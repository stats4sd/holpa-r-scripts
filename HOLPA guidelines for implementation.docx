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B0E7" w14:textId="77777777" w:rsidR="006470EC" w:rsidRDefault="006470EC" w:rsidP="006470EC">
      <w:pPr>
        <w:pStyle w:val="Title"/>
        <w:jc w:val="center"/>
      </w:pPr>
      <w:r>
        <w:t>HOLPA guidelines for implementation and analysis of results</w:t>
      </w:r>
    </w:p>
    <w:p w14:paraId="75864BC0" w14:textId="77777777" w:rsidR="00520659" w:rsidRDefault="00520659">
      <w:pPr>
        <w:rPr>
          <w:rFonts w:asciiTheme="majorHAnsi" w:eastAsiaTheme="majorEastAsia" w:hAnsiTheme="majorHAnsi" w:cstheme="majorBidi"/>
          <w:color w:val="0F4761" w:themeColor="accent1" w:themeShade="BF"/>
          <w:sz w:val="40"/>
          <w:szCs w:val="40"/>
        </w:rPr>
      </w:pPr>
      <w:bookmarkStart w:id="0" w:name="_Toc166680128"/>
      <w:bookmarkStart w:id="1" w:name="_Toc206927362"/>
      <w:r>
        <w:br w:type="page"/>
      </w:r>
    </w:p>
    <w:p w14:paraId="29385CE2" w14:textId="61EA5330" w:rsidR="00520659" w:rsidRPr="0037562D" w:rsidRDefault="00520659" w:rsidP="00520659">
      <w:pPr>
        <w:pStyle w:val="Heading1"/>
      </w:pPr>
      <w:bookmarkStart w:id="2" w:name="_Toc213065208"/>
      <w:r w:rsidRPr="0037562D">
        <w:lastRenderedPageBreak/>
        <w:t>HOLPA Key Performance Indicator Protocols</w:t>
      </w:r>
      <w:bookmarkEnd w:id="1"/>
      <w:bookmarkEnd w:id="2"/>
    </w:p>
    <w:p w14:paraId="725020CA" w14:textId="77777777" w:rsidR="00520659" w:rsidRPr="001805D1" w:rsidRDefault="00520659" w:rsidP="00520659">
      <w:pPr>
        <w:pStyle w:val="Heading2"/>
      </w:pPr>
      <w:bookmarkStart w:id="3" w:name="_Toc166680083"/>
      <w:bookmarkStart w:id="4" w:name="_Toc127819086"/>
      <w:bookmarkStart w:id="5" w:name="_Toc206927363"/>
      <w:bookmarkStart w:id="6" w:name="_Toc213065209"/>
      <w:r w:rsidRPr="001805D1">
        <w:t>Indicator protocol</w:t>
      </w:r>
      <w:bookmarkEnd w:id="3"/>
      <w:bookmarkEnd w:id="4"/>
      <w:r w:rsidRPr="001805D1">
        <w:t xml:space="preserve"> format</w:t>
      </w:r>
      <w:bookmarkEnd w:id="5"/>
      <w:bookmarkEnd w:id="6"/>
    </w:p>
    <w:p w14:paraId="0706EBA8" w14:textId="77777777" w:rsidR="00520659" w:rsidRPr="0037562D" w:rsidRDefault="00520659" w:rsidP="00520659">
      <w:r w:rsidRPr="0037562D">
        <w:t>Each indicator has a protocol for use, which describes the indicator purpose, how to collect data for it, and references for further information. The protocol format is as follows:</w:t>
      </w:r>
    </w:p>
    <w:tbl>
      <w:tblPr>
        <w:tblStyle w:val="TableGrid"/>
        <w:tblW w:w="0" w:type="auto"/>
        <w:tblLook w:val="04A0" w:firstRow="1" w:lastRow="0" w:firstColumn="1" w:lastColumn="0" w:noHBand="0" w:noVBand="1"/>
      </w:tblPr>
      <w:tblGrid>
        <w:gridCol w:w="2155"/>
        <w:gridCol w:w="7195"/>
      </w:tblGrid>
      <w:tr w:rsidR="00520659" w:rsidRPr="0037562D" w14:paraId="2A7447F5" w14:textId="77777777">
        <w:tc>
          <w:tcPr>
            <w:tcW w:w="2155" w:type="dxa"/>
            <w:shd w:val="clear" w:color="auto" w:fill="8DD873" w:themeFill="accent6" w:themeFillTint="99"/>
          </w:tcPr>
          <w:p w14:paraId="2F8B52B1" w14:textId="77777777" w:rsidR="00520659" w:rsidRPr="0037562D" w:rsidRDefault="00520659">
            <w:pPr>
              <w:rPr>
                <w:b/>
                <w:bCs/>
              </w:rPr>
            </w:pPr>
            <w:r w:rsidRPr="0037562D">
              <w:rPr>
                <w:b/>
                <w:bCs/>
              </w:rPr>
              <w:t>Indicator</w:t>
            </w:r>
          </w:p>
        </w:tc>
        <w:tc>
          <w:tcPr>
            <w:tcW w:w="7195" w:type="dxa"/>
          </w:tcPr>
          <w:p w14:paraId="0EF00ECB" w14:textId="77777777" w:rsidR="00520659" w:rsidRPr="0037562D" w:rsidRDefault="00520659">
            <w:pPr>
              <w:rPr>
                <w:b/>
                <w:bCs/>
              </w:rPr>
            </w:pPr>
            <w:r w:rsidRPr="0037562D">
              <w:rPr>
                <w:b/>
                <w:bCs/>
              </w:rPr>
              <w:t>Name of indicator</w:t>
            </w:r>
          </w:p>
        </w:tc>
      </w:tr>
      <w:tr w:rsidR="00520659" w:rsidRPr="0037562D" w14:paraId="36882068" w14:textId="77777777">
        <w:tc>
          <w:tcPr>
            <w:tcW w:w="2155" w:type="dxa"/>
            <w:shd w:val="clear" w:color="auto" w:fill="8DD873" w:themeFill="accent6" w:themeFillTint="99"/>
          </w:tcPr>
          <w:p w14:paraId="49F93D0C" w14:textId="77777777" w:rsidR="00520659" w:rsidRPr="0037562D" w:rsidRDefault="00520659">
            <w:r w:rsidRPr="0037562D">
              <w:t>Theme</w:t>
            </w:r>
          </w:p>
        </w:tc>
        <w:tc>
          <w:tcPr>
            <w:tcW w:w="7195" w:type="dxa"/>
          </w:tcPr>
          <w:p w14:paraId="79A7D44A" w14:textId="77777777" w:rsidR="00520659" w:rsidRPr="0037562D" w:rsidRDefault="00520659">
            <w:r w:rsidRPr="0037562D">
              <w:t>Performance framework theme</w:t>
            </w:r>
          </w:p>
        </w:tc>
      </w:tr>
      <w:tr w:rsidR="00520659" w:rsidRPr="0037562D" w14:paraId="5DD80535" w14:textId="77777777">
        <w:tc>
          <w:tcPr>
            <w:tcW w:w="2155" w:type="dxa"/>
            <w:shd w:val="clear" w:color="auto" w:fill="8DD873" w:themeFill="accent6" w:themeFillTint="99"/>
          </w:tcPr>
          <w:p w14:paraId="1F5003A2" w14:textId="77777777" w:rsidR="00520659" w:rsidRPr="0037562D" w:rsidRDefault="00520659">
            <w:r w:rsidRPr="0037562D">
              <w:t>Purpose of indicator</w:t>
            </w:r>
          </w:p>
        </w:tc>
        <w:tc>
          <w:tcPr>
            <w:tcW w:w="7195" w:type="dxa"/>
          </w:tcPr>
          <w:p w14:paraId="5BA82D20" w14:textId="77777777" w:rsidR="00520659" w:rsidRPr="0037562D" w:rsidRDefault="00520659">
            <w:r w:rsidRPr="0037562D">
              <w:t>Rationale for monitoring this indicator</w:t>
            </w:r>
          </w:p>
        </w:tc>
      </w:tr>
      <w:tr w:rsidR="00520659" w:rsidRPr="0037562D" w14:paraId="631B5E2C" w14:textId="77777777">
        <w:tc>
          <w:tcPr>
            <w:tcW w:w="2155" w:type="dxa"/>
            <w:shd w:val="clear" w:color="auto" w:fill="8DD873" w:themeFill="accent6" w:themeFillTint="99"/>
          </w:tcPr>
          <w:p w14:paraId="434CA143" w14:textId="77777777" w:rsidR="00520659" w:rsidRPr="0037562D" w:rsidRDefault="00520659">
            <w:r w:rsidRPr="0037562D">
              <w:t>Data source</w:t>
            </w:r>
          </w:p>
        </w:tc>
        <w:tc>
          <w:tcPr>
            <w:tcW w:w="7195" w:type="dxa"/>
          </w:tcPr>
          <w:p w14:paraId="6DD36D77" w14:textId="77777777" w:rsidR="00520659" w:rsidRPr="0037562D" w:rsidRDefault="00520659">
            <w:r w:rsidRPr="0037562D">
              <w:t>Proposed data source, e.g. farmer recall, farm records, household survey or interview, focus group, transect, plot measurements, local expert, satellite data.</w:t>
            </w:r>
          </w:p>
        </w:tc>
      </w:tr>
      <w:tr w:rsidR="00520659" w:rsidRPr="0037562D" w14:paraId="7E56F38C" w14:textId="77777777">
        <w:tc>
          <w:tcPr>
            <w:tcW w:w="2155" w:type="dxa"/>
            <w:shd w:val="clear" w:color="auto" w:fill="8DD873" w:themeFill="accent6" w:themeFillTint="99"/>
          </w:tcPr>
          <w:p w14:paraId="2BF8A636" w14:textId="77777777" w:rsidR="00520659" w:rsidRPr="0037562D" w:rsidRDefault="00520659">
            <w:r w:rsidRPr="0037562D">
              <w:t>Measurement</w:t>
            </w:r>
          </w:p>
        </w:tc>
        <w:tc>
          <w:tcPr>
            <w:tcW w:w="7195" w:type="dxa"/>
          </w:tcPr>
          <w:p w14:paraId="7D0D327D" w14:textId="3CF8A521" w:rsidR="00520659" w:rsidRPr="0037562D" w:rsidRDefault="00520659">
            <w:r w:rsidRPr="0037562D">
              <w:t xml:space="preserve">Recommended measurement </w:t>
            </w:r>
          </w:p>
        </w:tc>
      </w:tr>
      <w:tr w:rsidR="00520659" w:rsidRPr="0037562D" w14:paraId="2164EF25" w14:textId="77777777">
        <w:tc>
          <w:tcPr>
            <w:tcW w:w="2155" w:type="dxa"/>
            <w:shd w:val="clear" w:color="auto" w:fill="8DD873" w:themeFill="accent6" w:themeFillTint="99"/>
          </w:tcPr>
          <w:p w14:paraId="68CA31BA" w14:textId="77777777" w:rsidR="00520659" w:rsidRPr="0037562D" w:rsidRDefault="00520659">
            <w:r w:rsidRPr="0037562D">
              <w:t>Measurement units</w:t>
            </w:r>
          </w:p>
        </w:tc>
        <w:tc>
          <w:tcPr>
            <w:tcW w:w="7195" w:type="dxa"/>
          </w:tcPr>
          <w:p w14:paraId="2FE28DC1" w14:textId="77777777" w:rsidR="00520659" w:rsidRPr="0037562D" w:rsidRDefault="00520659">
            <w:r w:rsidRPr="0037562D">
              <w:t xml:space="preserve">Recommended measurement units </w:t>
            </w:r>
          </w:p>
        </w:tc>
      </w:tr>
      <w:tr w:rsidR="00520659" w:rsidRPr="0037562D" w14:paraId="3F8ABB95" w14:textId="77777777">
        <w:tc>
          <w:tcPr>
            <w:tcW w:w="2155" w:type="dxa"/>
            <w:shd w:val="clear" w:color="auto" w:fill="8DD873" w:themeFill="accent6" w:themeFillTint="99"/>
          </w:tcPr>
          <w:p w14:paraId="3837239A" w14:textId="77777777" w:rsidR="00520659" w:rsidRPr="0037562D" w:rsidRDefault="00520659">
            <w:r w:rsidRPr="0037562D">
              <w:t>Guidance on measurement</w:t>
            </w:r>
          </w:p>
        </w:tc>
        <w:tc>
          <w:tcPr>
            <w:tcW w:w="7195" w:type="dxa"/>
          </w:tcPr>
          <w:p w14:paraId="365D9786" w14:textId="643DE1E7" w:rsidR="00520659" w:rsidRPr="0037562D" w:rsidRDefault="00520659">
            <w:r w:rsidRPr="0037562D">
              <w:t xml:space="preserve">Guidance on how to correctly </w:t>
            </w:r>
            <w:r w:rsidR="00CA088A">
              <w:t>collect data for and calculate</w:t>
            </w:r>
            <w:r w:rsidRPr="0037562D">
              <w:t xml:space="preserve"> the recommended measurement, including tips on where common measurement errors occur and how to avoid them</w:t>
            </w:r>
            <w:r w:rsidR="003031A3">
              <w:t>.</w:t>
            </w:r>
          </w:p>
        </w:tc>
      </w:tr>
      <w:tr w:rsidR="00520659" w:rsidRPr="0037562D" w14:paraId="707FCD7B" w14:textId="77777777">
        <w:tc>
          <w:tcPr>
            <w:tcW w:w="2155" w:type="dxa"/>
            <w:shd w:val="clear" w:color="auto" w:fill="8DD873" w:themeFill="accent6" w:themeFillTint="99"/>
          </w:tcPr>
          <w:p w14:paraId="484B1D0B" w14:textId="77777777" w:rsidR="00520659" w:rsidRPr="0037562D" w:rsidRDefault="00520659">
            <w:r w:rsidRPr="0037562D">
              <w:t>Guidance on data entry and reporting</w:t>
            </w:r>
          </w:p>
        </w:tc>
        <w:tc>
          <w:tcPr>
            <w:tcW w:w="7195" w:type="dxa"/>
          </w:tcPr>
          <w:p w14:paraId="04A607A4" w14:textId="77777777" w:rsidR="00520659" w:rsidRPr="0037562D" w:rsidRDefault="00520659">
            <w:r w:rsidRPr="0037562D">
              <w:t>Guidance on how to report data in a transparent and consistent way to facilitate understanding and comparability.  This includes any data conversion steps (e.g. to code qualitative data, or convert tree height and diameter measurements to estimated carbon stocks).</w:t>
            </w:r>
          </w:p>
        </w:tc>
      </w:tr>
      <w:tr w:rsidR="000665F2" w:rsidRPr="0037562D" w14:paraId="56B3200E" w14:textId="77777777">
        <w:tc>
          <w:tcPr>
            <w:tcW w:w="2155" w:type="dxa"/>
            <w:shd w:val="clear" w:color="auto" w:fill="8DD873" w:themeFill="accent6" w:themeFillTint="99"/>
          </w:tcPr>
          <w:p w14:paraId="1937B19E" w14:textId="10989402" w:rsidR="000665F2" w:rsidRPr="0037562D" w:rsidRDefault="00CA088A">
            <w:r>
              <w:t xml:space="preserve">Indicator interpretation </w:t>
            </w:r>
            <w:r w:rsidR="008436BE">
              <w:t>and threshold setting</w:t>
            </w:r>
          </w:p>
        </w:tc>
        <w:tc>
          <w:tcPr>
            <w:tcW w:w="7195" w:type="dxa"/>
          </w:tcPr>
          <w:p w14:paraId="08A5AB8E" w14:textId="4760A424" w:rsidR="00AB1AA7" w:rsidRPr="0037562D" w:rsidRDefault="00D2746F">
            <w:r>
              <w:t xml:space="preserve">How to interpret the measurements used for this indicator and </w:t>
            </w:r>
            <w:r w:rsidR="00DB16F3">
              <w:t>t</w:t>
            </w:r>
            <w:r w:rsidR="00CA088A">
              <w:t>hresholds</w:t>
            </w:r>
            <w:r w:rsidR="008B4B7A">
              <w:t xml:space="preserve"> or reference points</w:t>
            </w:r>
            <w:r w:rsidR="00CA088A">
              <w:t xml:space="preserve"> </w:t>
            </w:r>
            <w:r w:rsidR="00DB16F3">
              <w:t xml:space="preserve">to use for defining </w:t>
            </w:r>
            <w:r w:rsidR="00E4553E">
              <w:t xml:space="preserve">sustainable and unsustainable </w:t>
            </w:r>
            <w:r w:rsidR="008436BE">
              <w:t>values</w:t>
            </w:r>
            <w:r w:rsidR="009D7C37">
              <w:t xml:space="preserve"> </w:t>
            </w:r>
            <w:r w:rsidR="004F04B5">
              <w:t xml:space="preserve">ideally </w:t>
            </w:r>
            <w:r w:rsidR="009D7C37">
              <w:t xml:space="preserve">justified </w:t>
            </w:r>
            <w:r w:rsidR="004F04B5">
              <w:t>with</w:t>
            </w:r>
            <w:r w:rsidR="009D7C37">
              <w:t xml:space="preserve"> scientific literature</w:t>
            </w:r>
            <w:r w:rsidR="004F04B5">
              <w:t>.</w:t>
            </w:r>
            <w:r w:rsidR="00AB1AA7">
              <w:t xml:space="preserve"> Threshol</w:t>
            </w:r>
            <w:r w:rsidR="00826BFF">
              <w:t>d</w:t>
            </w:r>
            <w:r w:rsidR="00AB1AA7">
              <w:t>s can be set in t</w:t>
            </w:r>
            <w:r w:rsidR="005B0763">
              <w:t>wo</w:t>
            </w:r>
            <w:r w:rsidR="00AB1AA7">
              <w:t xml:space="preserve"> ways: 1. Using absolute values,</w:t>
            </w:r>
            <w:r w:rsidR="000604A3">
              <w:t xml:space="preserve"> e.g. </w:t>
            </w:r>
            <w:r w:rsidR="005370C2">
              <w:t>setting minimum and maximum</w:t>
            </w:r>
            <w:r w:rsidR="00E6334B">
              <w:t xml:space="preserve"> limits based on scientific literature or expert opinion</w:t>
            </w:r>
            <w:r w:rsidR="00772730">
              <w:t>,</w:t>
            </w:r>
            <w:r w:rsidR="00AB1AA7">
              <w:t xml:space="preserve"> 2. Using relative val</w:t>
            </w:r>
            <w:r w:rsidR="005B0763">
              <w:t>ues</w:t>
            </w:r>
            <w:r w:rsidR="000604A3">
              <w:t>, e.g. compared to the best and worst values in the dataset</w:t>
            </w:r>
            <w:r w:rsidR="005B0763">
              <w:t>.</w:t>
            </w:r>
          </w:p>
        </w:tc>
      </w:tr>
      <w:tr w:rsidR="000665F2" w:rsidRPr="0037562D" w14:paraId="69BA54A4" w14:textId="77777777">
        <w:tc>
          <w:tcPr>
            <w:tcW w:w="2155" w:type="dxa"/>
            <w:shd w:val="clear" w:color="auto" w:fill="8DD873" w:themeFill="accent6" w:themeFillTint="99"/>
          </w:tcPr>
          <w:p w14:paraId="64806186" w14:textId="141F7093" w:rsidR="000665F2" w:rsidRDefault="0088015C">
            <w:r>
              <w:t xml:space="preserve">Limitations </w:t>
            </w:r>
          </w:p>
        </w:tc>
        <w:tc>
          <w:tcPr>
            <w:tcW w:w="7195" w:type="dxa"/>
          </w:tcPr>
          <w:p w14:paraId="2C2A3184" w14:textId="35104325" w:rsidR="000665F2" w:rsidRPr="0037562D" w:rsidRDefault="005B0763">
            <w:r>
              <w:t>Limitations of the measurement method</w:t>
            </w:r>
            <w:r w:rsidR="00167EC4">
              <w:t xml:space="preserve"> and </w:t>
            </w:r>
            <w:r w:rsidR="00A92A0F">
              <w:t xml:space="preserve">ideas for alternative </w:t>
            </w:r>
            <w:r w:rsidR="0068615F">
              <w:t>measurements to consider in future research and projects</w:t>
            </w:r>
            <w:r w:rsidR="003031A3">
              <w:t>.</w:t>
            </w:r>
          </w:p>
        </w:tc>
      </w:tr>
      <w:tr w:rsidR="00520659" w:rsidRPr="0037562D" w14:paraId="65250973" w14:textId="77777777">
        <w:tc>
          <w:tcPr>
            <w:tcW w:w="2155" w:type="dxa"/>
            <w:shd w:val="clear" w:color="auto" w:fill="8DD873" w:themeFill="accent6" w:themeFillTint="99"/>
          </w:tcPr>
          <w:p w14:paraId="71FADCA5" w14:textId="77777777" w:rsidR="00520659" w:rsidRPr="0037562D" w:rsidRDefault="00520659">
            <w:r w:rsidRPr="0037562D">
              <w:t>References</w:t>
            </w:r>
          </w:p>
        </w:tc>
        <w:tc>
          <w:tcPr>
            <w:tcW w:w="7195" w:type="dxa"/>
          </w:tcPr>
          <w:p w14:paraId="3FEF949C" w14:textId="77777777" w:rsidR="00520659" w:rsidRPr="0037562D" w:rsidRDefault="00520659">
            <w:r w:rsidRPr="0037562D">
              <w:t>Key references on the indicator</w:t>
            </w:r>
          </w:p>
        </w:tc>
      </w:tr>
    </w:tbl>
    <w:p w14:paraId="58E86661" w14:textId="77777777" w:rsidR="00520659" w:rsidRPr="0037562D" w:rsidRDefault="00520659" w:rsidP="00520659"/>
    <w:p w14:paraId="66AC7CC4" w14:textId="77777777" w:rsidR="00520659" w:rsidRPr="0037562D" w:rsidRDefault="00520659" w:rsidP="00520659"/>
    <w:p w14:paraId="023B49C4" w14:textId="77777777" w:rsidR="00520659" w:rsidRPr="0037562D" w:rsidRDefault="00520659" w:rsidP="00520659">
      <w:pPr>
        <w:rPr>
          <w:rFonts w:asciiTheme="majorHAnsi" w:eastAsiaTheme="majorEastAsia" w:hAnsiTheme="majorHAnsi" w:cstheme="majorBidi"/>
          <w:color w:val="0F4761" w:themeColor="accent1" w:themeShade="BF"/>
          <w:sz w:val="26"/>
          <w:szCs w:val="26"/>
        </w:rPr>
      </w:pPr>
      <w:r w:rsidRPr="0037562D">
        <w:br w:type="page"/>
      </w:r>
    </w:p>
    <w:p w14:paraId="3789A085" w14:textId="77777777" w:rsidR="00520659" w:rsidRPr="001805D1" w:rsidRDefault="00520659" w:rsidP="00520659">
      <w:pPr>
        <w:pStyle w:val="Heading2"/>
      </w:pPr>
      <w:bookmarkStart w:id="7" w:name="_Toc127819087"/>
      <w:bookmarkStart w:id="8" w:name="_Toc166680084"/>
      <w:bookmarkStart w:id="9" w:name="_Toc206927364"/>
      <w:bookmarkStart w:id="10" w:name="_Toc213065210"/>
      <w:r w:rsidRPr="0037562D">
        <w:lastRenderedPageBreak/>
        <w:t>Environmental</w:t>
      </w:r>
      <w:r w:rsidRPr="001805D1">
        <w:t xml:space="preserve"> KPIs</w:t>
      </w:r>
      <w:bookmarkEnd w:id="7"/>
      <w:bookmarkEnd w:id="8"/>
      <w:bookmarkEnd w:id="9"/>
      <w:bookmarkEnd w:id="10"/>
    </w:p>
    <w:p w14:paraId="35DFF0A0" w14:textId="77777777" w:rsidR="00520659" w:rsidRPr="0037562D" w:rsidRDefault="00520659" w:rsidP="00520659">
      <w:pPr>
        <w:pStyle w:val="Heading3"/>
      </w:pPr>
      <w:bookmarkStart w:id="11" w:name="_Toc127819089"/>
      <w:bookmarkStart w:id="12" w:name="_Toc166680085"/>
      <w:r w:rsidRPr="0037562D">
        <w:t>Crop, livestock and fish diversity</w:t>
      </w:r>
      <w:bookmarkEnd w:id="11"/>
      <w:bookmarkEnd w:id="12"/>
    </w:p>
    <w:tbl>
      <w:tblPr>
        <w:tblStyle w:val="TableGrid"/>
        <w:tblW w:w="0" w:type="auto"/>
        <w:tblLook w:val="04A0" w:firstRow="1" w:lastRow="0" w:firstColumn="1" w:lastColumn="0" w:noHBand="0" w:noVBand="1"/>
      </w:tblPr>
      <w:tblGrid>
        <w:gridCol w:w="2155"/>
        <w:gridCol w:w="7195"/>
      </w:tblGrid>
      <w:tr w:rsidR="00520659" w:rsidRPr="0037562D" w14:paraId="3D0467CE" w14:textId="77777777">
        <w:tc>
          <w:tcPr>
            <w:tcW w:w="2155" w:type="dxa"/>
            <w:shd w:val="clear" w:color="auto" w:fill="8DD873" w:themeFill="accent6" w:themeFillTint="99"/>
          </w:tcPr>
          <w:p w14:paraId="6B1F0097" w14:textId="77777777" w:rsidR="00520659" w:rsidRPr="0037562D" w:rsidRDefault="00520659">
            <w:pPr>
              <w:rPr>
                <w:b/>
                <w:bCs/>
              </w:rPr>
            </w:pPr>
            <w:r w:rsidRPr="0037562D">
              <w:rPr>
                <w:b/>
                <w:bCs/>
              </w:rPr>
              <w:t>Indicator</w:t>
            </w:r>
          </w:p>
        </w:tc>
        <w:tc>
          <w:tcPr>
            <w:tcW w:w="7195" w:type="dxa"/>
          </w:tcPr>
          <w:p w14:paraId="1F669239" w14:textId="406A30B8" w:rsidR="00520659" w:rsidRPr="0037562D" w:rsidRDefault="00520659">
            <w:pPr>
              <w:rPr>
                <w:b/>
                <w:bCs/>
                <w:highlight w:val="yellow"/>
              </w:rPr>
            </w:pPr>
            <w:r w:rsidRPr="0037562D">
              <w:rPr>
                <w:b/>
                <w:bCs/>
              </w:rPr>
              <w:t>Crop, livestock and fish diversity</w:t>
            </w:r>
            <w:r w:rsidR="00392FEC">
              <w:rPr>
                <w:b/>
                <w:bCs/>
              </w:rPr>
              <w:t xml:space="preserve"> </w:t>
            </w:r>
          </w:p>
        </w:tc>
      </w:tr>
      <w:tr w:rsidR="00520659" w:rsidRPr="0037562D" w14:paraId="0230922A" w14:textId="77777777">
        <w:tc>
          <w:tcPr>
            <w:tcW w:w="2155" w:type="dxa"/>
            <w:shd w:val="clear" w:color="auto" w:fill="8DD873" w:themeFill="accent6" w:themeFillTint="99"/>
          </w:tcPr>
          <w:p w14:paraId="6D0F0E2B" w14:textId="77777777" w:rsidR="00520659" w:rsidRPr="0037562D" w:rsidRDefault="00520659">
            <w:r w:rsidRPr="0037562D">
              <w:t>Theme</w:t>
            </w:r>
          </w:p>
        </w:tc>
        <w:tc>
          <w:tcPr>
            <w:tcW w:w="7195" w:type="dxa"/>
          </w:tcPr>
          <w:p w14:paraId="759F7AA2" w14:textId="77777777" w:rsidR="00520659" w:rsidRPr="0037562D" w:rsidRDefault="00520659">
            <w:pPr>
              <w:rPr>
                <w:highlight w:val="yellow"/>
              </w:rPr>
            </w:pPr>
            <w:r w:rsidRPr="0037562D">
              <w:t>Agrobiodiversity</w:t>
            </w:r>
          </w:p>
        </w:tc>
      </w:tr>
      <w:tr w:rsidR="00520659" w:rsidRPr="0037562D" w14:paraId="6616D71C" w14:textId="77777777">
        <w:tc>
          <w:tcPr>
            <w:tcW w:w="2155" w:type="dxa"/>
            <w:shd w:val="clear" w:color="auto" w:fill="8DD873" w:themeFill="accent6" w:themeFillTint="99"/>
          </w:tcPr>
          <w:p w14:paraId="1C640BBC" w14:textId="77777777" w:rsidR="00520659" w:rsidRPr="0037562D" w:rsidRDefault="00520659">
            <w:r w:rsidRPr="0037562D">
              <w:t>Purpose of indicator</w:t>
            </w:r>
          </w:p>
        </w:tc>
        <w:tc>
          <w:tcPr>
            <w:tcW w:w="7195" w:type="dxa"/>
          </w:tcPr>
          <w:p w14:paraId="4522E0CC" w14:textId="77777777" w:rsidR="00520659" w:rsidRPr="0037562D" w:rsidRDefault="00520659">
            <w:pPr>
              <w:rPr>
                <w:highlight w:val="yellow"/>
              </w:rPr>
            </w:pPr>
            <w:r w:rsidRPr="0037562D">
              <w:t>Relevant for the post-2020 Global Biodiversity Framework Target 10 on ‘Proportion of agricultural area under productive and sustainable agriculture’, where the Agrobiodiversity Index is a complementary indicator (CBD/COP/15/L.26). The Agrobiodiversity Index includes various measures of agrobiodiversity, including crop and livestock diversity.</w:t>
            </w:r>
          </w:p>
        </w:tc>
      </w:tr>
      <w:tr w:rsidR="00520659" w:rsidRPr="0037562D" w14:paraId="0CA8BD90" w14:textId="77777777">
        <w:tc>
          <w:tcPr>
            <w:tcW w:w="2155" w:type="dxa"/>
            <w:shd w:val="clear" w:color="auto" w:fill="8DD873" w:themeFill="accent6" w:themeFillTint="99"/>
          </w:tcPr>
          <w:p w14:paraId="154747AF" w14:textId="77777777" w:rsidR="00520659" w:rsidRPr="0037562D" w:rsidRDefault="00520659">
            <w:r w:rsidRPr="0037562D">
              <w:t>Data source</w:t>
            </w:r>
          </w:p>
        </w:tc>
        <w:tc>
          <w:tcPr>
            <w:tcW w:w="7195" w:type="dxa"/>
          </w:tcPr>
          <w:p w14:paraId="6A95B760" w14:textId="77777777" w:rsidR="00520659" w:rsidRPr="0037562D" w:rsidRDefault="00520659">
            <w:pPr>
              <w:rPr>
                <w:highlight w:val="yellow"/>
              </w:rPr>
            </w:pPr>
            <w:r w:rsidRPr="0037562D">
              <w:t>Household survey</w:t>
            </w:r>
          </w:p>
        </w:tc>
      </w:tr>
      <w:tr w:rsidR="00520659" w:rsidRPr="0037562D" w14:paraId="661539FD" w14:textId="77777777">
        <w:tc>
          <w:tcPr>
            <w:tcW w:w="2155" w:type="dxa"/>
            <w:shd w:val="clear" w:color="auto" w:fill="8DD873" w:themeFill="accent6" w:themeFillTint="99"/>
          </w:tcPr>
          <w:p w14:paraId="407CEF11" w14:textId="77777777" w:rsidR="00520659" w:rsidRPr="0037562D" w:rsidRDefault="00520659">
            <w:r w:rsidRPr="0037562D">
              <w:t>Measurement</w:t>
            </w:r>
          </w:p>
        </w:tc>
        <w:tc>
          <w:tcPr>
            <w:tcW w:w="7195" w:type="dxa"/>
          </w:tcPr>
          <w:p w14:paraId="13EC2A08" w14:textId="77777777" w:rsidR="00520659" w:rsidRPr="0037562D" w:rsidRDefault="00520659">
            <w:pPr>
              <w:rPr>
                <w:highlight w:val="yellow"/>
              </w:rPr>
            </w:pPr>
            <w:r w:rsidRPr="0037562D">
              <w:t xml:space="preserve">Diversity of crop varieties (or species) and fish and livestock breeds (or species) on the farm, measured using data on richness and area coverage. </w:t>
            </w:r>
          </w:p>
        </w:tc>
      </w:tr>
      <w:tr w:rsidR="00520659" w:rsidRPr="0037562D" w14:paraId="43F7352A" w14:textId="77777777">
        <w:tc>
          <w:tcPr>
            <w:tcW w:w="2155" w:type="dxa"/>
            <w:shd w:val="clear" w:color="auto" w:fill="8DD873" w:themeFill="accent6" w:themeFillTint="99"/>
          </w:tcPr>
          <w:p w14:paraId="575E8AE1" w14:textId="77777777" w:rsidR="00520659" w:rsidRPr="0037562D" w:rsidRDefault="00520659">
            <w:r w:rsidRPr="0037562D">
              <w:t>Measurement units</w:t>
            </w:r>
          </w:p>
        </w:tc>
        <w:tc>
          <w:tcPr>
            <w:tcW w:w="7195" w:type="dxa"/>
          </w:tcPr>
          <w:p w14:paraId="6102D020" w14:textId="77777777" w:rsidR="00520659" w:rsidRPr="0037562D" w:rsidRDefault="00520659">
            <w:pPr>
              <w:rPr>
                <w:highlight w:val="yellow"/>
              </w:rPr>
            </w:pPr>
            <w:r w:rsidRPr="0037562D">
              <w:t>Count with associated production area recorded in hectares, disaggregated by crop and animal species and ideally also variety/breed</w:t>
            </w:r>
          </w:p>
        </w:tc>
      </w:tr>
      <w:tr w:rsidR="00520659" w:rsidRPr="0037562D" w14:paraId="7594A608" w14:textId="77777777">
        <w:tc>
          <w:tcPr>
            <w:tcW w:w="2155" w:type="dxa"/>
            <w:shd w:val="clear" w:color="auto" w:fill="8DD873" w:themeFill="accent6" w:themeFillTint="99"/>
          </w:tcPr>
          <w:p w14:paraId="7DBF686B" w14:textId="77777777" w:rsidR="00520659" w:rsidRPr="0037562D" w:rsidRDefault="00520659">
            <w:r w:rsidRPr="0037562D">
              <w:t>Guidance on measurement</w:t>
            </w:r>
          </w:p>
        </w:tc>
        <w:tc>
          <w:tcPr>
            <w:tcW w:w="7195" w:type="dxa"/>
          </w:tcPr>
          <w:p w14:paraId="3315BABF" w14:textId="77777777" w:rsidR="00520659" w:rsidRPr="0037562D" w:rsidRDefault="00520659">
            <w:r w:rsidRPr="0037562D">
              <w:t xml:space="preserve">This indicator can be calculated by collecting data on the: </w:t>
            </w:r>
          </w:p>
          <w:p w14:paraId="63A9FE30" w14:textId="77777777" w:rsidR="00520659" w:rsidRPr="0037562D" w:rsidRDefault="00520659">
            <w:pPr>
              <w:pStyle w:val="ListParagraph"/>
              <w:numPr>
                <w:ilvl w:val="0"/>
                <w:numId w:val="33"/>
              </w:numPr>
            </w:pPr>
            <w:r w:rsidRPr="0037562D">
              <w:t xml:space="preserve">Count of crop varieties and species, and the relative area occupied. </w:t>
            </w:r>
          </w:p>
          <w:p w14:paraId="0B895840" w14:textId="77777777" w:rsidR="00520659" w:rsidRPr="0037562D" w:rsidRDefault="00520659">
            <w:pPr>
              <w:pStyle w:val="ListParagraph"/>
              <w:numPr>
                <w:ilvl w:val="0"/>
                <w:numId w:val="33"/>
              </w:numPr>
            </w:pPr>
            <w:r w:rsidRPr="0037562D">
              <w:t>Count of livestock breeds and species.</w:t>
            </w:r>
          </w:p>
          <w:p w14:paraId="2F0B3670" w14:textId="77777777" w:rsidR="00520659" w:rsidRPr="0037562D" w:rsidRDefault="00520659">
            <w:pPr>
              <w:pStyle w:val="ListParagraph"/>
              <w:numPr>
                <w:ilvl w:val="0"/>
                <w:numId w:val="33"/>
              </w:numPr>
            </w:pPr>
            <w:r w:rsidRPr="0037562D">
              <w:t>Count of fish breeds and species.</w:t>
            </w:r>
          </w:p>
          <w:p w14:paraId="5C344073" w14:textId="77777777" w:rsidR="00520659" w:rsidRPr="0037562D" w:rsidRDefault="00520659"/>
          <w:p w14:paraId="5B996CD8" w14:textId="77777777" w:rsidR="00520659" w:rsidRPr="0037562D" w:rsidRDefault="00520659">
            <w:r w:rsidRPr="0037562D">
              <w:t xml:space="preserve">These data can be collected as part of a household survey. To verify the data, and if time allows, the researcher and farmer could conduct a transect of the farm and discuss and record where different crops are planted. </w:t>
            </w:r>
          </w:p>
          <w:p w14:paraId="27F177FB" w14:textId="77777777" w:rsidR="00520659" w:rsidRPr="0037562D" w:rsidRDefault="00520659"/>
        </w:tc>
      </w:tr>
      <w:tr w:rsidR="00520659" w:rsidRPr="0037562D" w14:paraId="406F0504" w14:textId="77777777">
        <w:tc>
          <w:tcPr>
            <w:tcW w:w="2155" w:type="dxa"/>
            <w:shd w:val="clear" w:color="auto" w:fill="8DD873" w:themeFill="accent6" w:themeFillTint="99"/>
          </w:tcPr>
          <w:p w14:paraId="62B2768B" w14:textId="77777777" w:rsidR="00520659" w:rsidRPr="0037562D" w:rsidRDefault="00520659">
            <w:r w:rsidRPr="0037562D">
              <w:t>Guidance on data entry and reporting</w:t>
            </w:r>
          </w:p>
        </w:tc>
        <w:tc>
          <w:tcPr>
            <w:tcW w:w="7195" w:type="dxa"/>
          </w:tcPr>
          <w:p w14:paraId="737A933A" w14:textId="77777777" w:rsidR="00520659" w:rsidRPr="0037562D" w:rsidRDefault="00520659">
            <w:r w:rsidRPr="0037562D">
              <w:t xml:space="preserve">Be sure to use the same area units for all species/varieties/breeds, so that diversity indices can be calculated.  Crop and livestock varieties/breeds and species names should be stored in the local language and also using their scientific and English names to enable comparisons across sites. A local agronomist may need to help identify the scientific and English names. </w:t>
            </w:r>
          </w:p>
        </w:tc>
      </w:tr>
      <w:tr w:rsidR="00CE58B4" w:rsidRPr="0037562D" w14:paraId="05DA3144" w14:textId="77777777">
        <w:tc>
          <w:tcPr>
            <w:tcW w:w="2155" w:type="dxa"/>
            <w:shd w:val="clear" w:color="auto" w:fill="8DD873" w:themeFill="accent6" w:themeFillTint="99"/>
          </w:tcPr>
          <w:p w14:paraId="6AEDCB09" w14:textId="07AD02C2" w:rsidR="00CE58B4" w:rsidRPr="0037562D" w:rsidRDefault="00CE58B4" w:rsidP="00CE58B4">
            <w:r>
              <w:t>Indicator interpretation and threshold setting</w:t>
            </w:r>
          </w:p>
        </w:tc>
        <w:tc>
          <w:tcPr>
            <w:tcW w:w="7195" w:type="dxa"/>
          </w:tcPr>
          <w:p w14:paraId="3F9302AB" w14:textId="77777777" w:rsidR="00CE58B4" w:rsidRPr="0037562D" w:rsidRDefault="00CE58B4" w:rsidP="00CE58B4"/>
        </w:tc>
      </w:tr>
      <w:tr w:rsidR="00CE58B4" w:rsidRPr="0037562D" w14:paraId="0CA56199" w14:textId="77777777">
        <w:tc>
          <w:tcPr>
            <w:tcW w:w="2155" w:type="dxa"/>
            <w:shd w:val="clear" w:color="auto" w:fill="8DD873" w:themeFill="accent6" w:themeFillTint="99"/>
          </w:tcPr>
          <w:p w14:paraId="4FE06FF4" w14:textId="134F7863" w:rsidR="00CE58B4" w:rsidRPr="0037562D" w:rsidRDefault="00CE58B4" w:rsidP="00CE58B4">
            <w:r>
              <w:t xml:space="preserve">Limitations </w:t>
            </w:r>
          </w:p>
        </w:tc>
        <w:tc>
          <w:tcPr>
            <w:tcW w:w="7195" w:type="dxa"/>
          </w:tcPr>
          <w:p w14:paraId="7033C1F9" w14:textId="77777777" w:rsidR="00CE58B4" w:rsidRPr="0037562D" w:rsidRDefault="00CE58B4" w:rsidP="00CE58B4"/>
        </w:tc>
      </w:tr>
      <w:tr w:rsidR="00CE58B4" w:rsidRPr="0037562D" w14:paraId="39F1B4CA" w14:textId="77777777">
        <w:tc>
          <w:tcPr>
            <w:tcW w:w="2155" w:type="dxa"/>
            <w:shd w:val="clear" w:color="auto" w:fill="8DD873" w:themeFill="accent6" w:themeFillTint="99"/>
          </w:tcPr>
          <w:p w14:paraId="7E20487C" w14:textId="77777777" w:rsidR="00CE58B4" w:rsidRPr="0037562D" w:rsidRDefault="00CE58B4" w:rsidP="00CE58B4">
            <w:r w:rsidRPr="0037562D">
              <w:t>References</w:t>
            </w:r>
          </w:p>
        </w:tc>
        <w:tc>
          <w:tcPr>
            <w:tcW w:w="7195" w:type="dxa"/>
          </w:tcPr>
          <w:p w14:paraId="3789BBAD" w14:textId="59E2DAA1" w:rsidR="00CE58B4" w:rsidRPr="0037562D" w:rsidRDefault="00CE58B4" w:rsidP="00CE58B4">
            <w:pPr>
              <w:rPr>
                <w:rFonts w:ascii="Aptos" w:hAnsi="Aptos" w:cs="Times New Roman"/>
                <w:vertAlign w:val="superscript"/>
              </w:rPr>
            </w:pPr>
            <w:r w:rsidRPr="0037562D">
              <w:t xml:space="preserve">FAO (2019), Jones et al. (2021) </w:t>
            </w:r>
            <w:r w:rsidRPr="0037562D">
              <w:fldChar w:fldCharType="begin" w:fldLock="1"/>
            </w:r>
            <w:r>
              <w:instrText xml:space="preserve"> ADDIN ZOTERO_ITEM CSL_CITATION {"citationID":"Xq4mFhhL","properties":{"formattedCitation":"\\super 1,2\\nosupersub{}","plainCitation":"1,2","noteIndex":0},"citationItems":[{"id":"PKjnWeTD/QjIFW9jw","uris":["http://www.mendeley.com/documents/?uuid=ad174f86-09f2-4a10-b2b5-5233e59a2625"],"itemData":{"ISBN":"9789251320648","abstract":"TAPE can be used to assess all types of production systems and sub-sectors: crop and livestock production, aquaculture, fisheries, and forestry. The tool is adaptable to local contexts and languages and is flexible enough to be complemented with other indicators or methodologies, to inform additional dimensions of sustainability or to provide deeper analyses on a specific topic. On-line questionnaires are available using the KoBoToolbox STEP 0 This \"preliminary step\" is a collection of all relevant context information, from territorial and higher scales, including the descriptions of production systems and agroecosystem and the enabling local and regional environments. STEP 1 The 10 Elements of Agroecology are used to characterize production systems by assessing their level of transition to agroecology. This diagnostic can be used to identify strengths and weaknesses of the systems assessed, but also to monitor and evaluate projects or to establish entry points for future activities to address needs. STEP 2 The 10 core criteria of performance quantify the impact of the level of transition to agroecology assessed in STEP 1 by informing various dimensions of sustainability, namely: land tenure, productivity, income, added value, exposure to pesticides, dietary diversity, women's empowerment, youth employment, biodiversity, and soil health. STEP 3 The final step is a participatory analysis of the results, where the performances (STEP 2) are reviewed in the light of the level of transition to agroecology (STEP 1) and the context and enabling environment (STEP 0). Step 3 can help to inform the identification of ways forward to achieve greater sustainability with the community.","author":[{"dropping-particle":"","family":"FAO","given":"","non-dropping-particle":"","parse-names":false,"suffix":""}],"id":"ITEM-1","issued":{"date-parts":[["2019"]]},"number-of-pages":"98","publisher-place":"Rome","title":"TAPE Tool for Agroecology Performance Evaluation 2019 - Process of development and guidelines for application. Test version","type":"report"}},{"id":195,"uris":["http://zotero.org/users/6629962/items/YI2N73QK"],"itemData":{"id":195,"type":"article-journal","abstract":"The diversity of plants, animals and microorganisms that directly or indirectly support food and agriculture is critical to achieving healthy diets and agroecosystems. Here we present the Agrobiodiversity Index (based on 22 indicators), which provides a monitoring framework and informs food systems policy. Agrobiodiversity Index calculations for 80 countries reveal a moderate mean agrobiodiversity status score (56.0 out of 100), a moderate mean agrobiodiversity action score (47.8 out of 100) and a low mean agrobiodiversity commitment score (21.4 out of 100), indicating that much stronger commitments and concrete actions are needed to enhance agrobiodiversity across the food system. Mean agrobiodiversity status scores in consumption and conservation are 14–82% higher in developed countries than in developing countries, while scores in production are consistently low across least developed, developing and developed countries. We also found an absence of globally consistent data for several important components of agrobiodiversity, including varietal, functional and underutilized species diversity.","container-title":"Nature Food","DOI":"10.1038/s43016-021-00344-3","ISSN":"2662-1355","issue":"9","journalAbbreviation":"Nat Food","language":"en","license":"2021 The Author(s), under exclusive licence to Springer Nature Limited","note":"number: 9\npublisher: Nature Publishing Group","page":"712-723","source":"www.nature.com","title":"Agrobiodiversity Index scores show agrobiodiversity is underutilized in national food systems","volume":"2","author":[{"family":"Jones","given":"Sarah K."},{"family":"Estrada-Carmona","given":"Natalia"},{"family":"Juventia","given":"Stella D."},{"family":"Dulloo","given":"M. Ehsan"},{"family":"Laporte","given":"Marie-Angelique"},{"family":"Villani","given":"Chiara"},{"family":"Remans","given":"Roseline"}],"issued":{"date-parts":[["2021",9]]}}}],"schema":"https://github.com/citation-style-language/schema/raw/master/csl-citation.json"} </w:instrText>
            </w:r>
            <w:r w:rsidRPr="0037562D">
              <w:fldChar w:fldCharType="separate"/>
            </w:r>
            <w:r w:rsidRPr="0037562D">
              <w:rPr>
                <w:rFonts w:ascii="Aptos" w:hAnsi="Aptos" w:cs="Times New Roman"/>
                <w:vertAlign w:val="superscript"/>
              </w:rPr>
              <w:t>1,2</w:t>
            </w:r>
            <w:r w:rsidRPr="0037562D">
              <w:fldChar w:fldCharType="end"/>
            </w:r>
          </w:p>
        </w:tc>
      </w:tr>
    </w:tbl>
    <w:p w14:paraId="08B1742A" w14:textId="77777777" w:rsidR="00520659" w:rsidRPr="0037562D" w:rsidRDefault="00520659" w:rsidP="00520659"/>
    <w:p w14:paraId="1AC22D60"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3" w:name="_Toc166680086"/>
      <w:r w:rsidRPr="0037562D">
        <w:br w:type="page"/>
      </w:r>
    </w:p>
    <w:p w14:paraId="2653859B" w14:textId="77777777" w:rsidR="00520659" w:rsidRPr="0037562D" w:rsidRDefault="00520659" w:rsidP="00520659">
      <w:pPr>
        <w:pStyle w:val="Heading3"/>
      </w:pPr>
      <w:r w:rsidRPr="0037562D">
        <w:lastRenderedPageBreak/>
        <w:t>Insect, mammal and tree diversity</w:t>
      </w:r>
      <w:bookmarkEnd w:id="13"/>
    </w:p>
    <w:tbl>
      <w:tblPr>
        <w:tblW w:w="0" w:type="auto"/>
        <w:tblLayout w:type="fixed"/>
        <w:tblLook w:val="04A0" w:firstRow="1" w:lastRow="0" w:firstColumn="1" w:lastColumn="0" w:noHBand="0" w:noVBand="1"/>
      </w:tblPr>
      <w:tblGrid>
        <w:gridCol w:w="2145"/>
        <w:gridCol w:w="7185"/>
      </w:tblGrid>
      <w:tr w:rsidR="00520659" w:rsidRPr="0037562D" w14:paraId="1783C4BB"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6D395AF4" w14:textId="77777777" w:rsidR="00520659" w:rsidRPr="0037562D" w:rsidRDefault="00520659">
            <w:pPr>
              <w:spacing w:line="257" w:lineRule="auto"/>
            </w:pPr>
            <w:r w:rsidRPr="0037562D">
              <w:rPr>
                <w:rFonts w:eastAsia="Calibri" w:cs="Calibri"/>
                <w:b/>
                <w:bCs/>
                <w:color w:val="000000" w:themeColor="text1"/>
              </w:rPr>
              <w:t>Indicator</w:t>
            </w:r>
            <w:r w:rsidRPr="0037562D">
              <w:rPr>
                <w:rFonts w:eastAsia="Calibri" w:cs="Calibri"/>
                <w:color w:val="000000" w:themeColor="text1"/>
              </w:rPr>
              <w:t xml:space="preserve"> </w:t>
            </w:r>
          </w:p>
        </w:tc>
        <w:tc>
          <w:tcPr>
            <w:tcW w:w="7185" w:type="dxa"/>
            <w:tcBorders>
              <w:top w:val="single" w:sz="8" w:space="0" w:color="auto"/>
              <w:left w:val="single" w:sz="8" w:space="0" w:color="auto"/>
              <w:bottom w:val="single" w:sz="8" w:space="0" w:color="auto"/>
              <w:right w:val="single" w:sz="8" w:space="0" w:color="auto"/>
            </w:tcBorders>
          </w:tcPr>
          <w:p w14:paraId="4C634610" w14:textId="77777777" w:rsidR="00520659" w:rsidRPr="0037562D" w:rsidRDefault="00520659">
            <w:pPr>
              <w:spacing w:line="257" w:lineRule="auto"/>
              <w:rPr>
                <w:rFonts w:eastAsia="Calibri" w:cs="Calibri"/>
              </w:rPr>
            </w:pPr>
            <w:r w:rsidRPr="0037562D">
              <w:rPr>
                <w:rFonts w:eastAsia="Calibri" w:cs="Calibri"/>
                <w:b/>
              </w:rPr>
              <w:t>Insect, mammal and tree diversity</w:t>
            </w:r>
          </w:p>
        </w:tc>
      </w:tr>
      <w:tr w:rsidR="00520659" w:rsidRPr="0037562D" w14:paraId="17DF9651"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351F0982" w14:textId="77777777" w:rsidR="00520659" w:rsidRPr="0037562D" w:rsidRDefault="00520659">
            <w:pPr>
              <w:spacing w:line="257" w:lineRule="auto"/>
            </w:pPr>
            <w:r w:rsidRPr="0037562D">
              <w:rPr>
                <w:rFonts w:eastAsia="Calibri" w:cs="Calibri"/>
                <w:color w:val="000000" w:themeColor="text1"/>
              </w:rPr>
              <w:t xml:space="preserve">Theme </w:t>
            </w:r>
          </w:p>
        </w:tc>
        <w:tc>
          <w:tcPr>
            <w:tcW w:w="7185" w:type="dxa"/>
            <w:tcBorders>
              <w:top w:val="single" w:sz="8" w:space="0" w:color="auto"/>
              <w:left w:val="single" w:sz="8" w:space="0" w:color="auto"/>
              <w:bottom w:val="single" w:sz="8" w:space="0" w:color="auto"/>
              <w:right w:val="single" w:sz="8" w:space="0" w:color="auto"/>
            </w:tcBorders>
          </w:tcPr>
          <w:p w14:paraId="02BC9653" w14:textId="77777777" w:rsidR="00520659" w:rsidRPr="0037562D" w:rsidRDefault="00520659">
            <w:pPr>
              <w:spacing w:line="257" w:lineRule="auto"/>
            </w:pPr>
            <w:r w:rsidRPr="0037562D">
              <w:rPr>
                <w:rFonts w:eastAsia="Calibri" w:cs="Calibri"/>
              </w:rPr>
              <w:t xml:space="preserve">Biodiversity </w:t>
            </w:r>
          </w:p>
        </w:tc>
      </w:tr>
      <w:tr w:rsidR="00520659" w:rsidRPr="0037562D" w14:paraId="58F3557F"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779662B0" w14:textId="77777777" w:rsidR="00520659" w:rsidRPr="0037562D" w:rsidRDefault="00520659">
            <w:pPr>
              <w:spacing w:line="257" w:lineRule="auto"/>
            </w:pPr>
            <w:r w:rsidRPr="0037562D">
              <w:rPr>
                <w:rFonts w:eastAsia="Calibri" w:cs="Calibri"/>
                <w:color w:val="000000" w:themeColor="text1"/>
              </w:rPr>
              <w:t xml:space="preserve">Purpose of indicator </w:t>
            </w:r>
          </w:p>
        </w:tc>
        <w:tc>
          <w:tcPr>
            <w:tcW w:w="7185" w:type="dxa"/>
            <w:tcBorders>
              <w:top w:val="single" w:sz="8" w:space="0" w:color="auto"/>
              <w:left w:val="single" w:sz="8" w:space="0" w:color="auto"/>
              <w:bottom w:val="single" w:sz="8" w:space="0" w:color="auto"/>
              <w:right w:val="single" w:sz="8" w:space="0" w:color="auto"/>
            </w:tcBorders>
          </w:tcPr>
          <w:p w14:paraId="5F54F2CC" w14:textId="77777777" w:rsidR="00520659" w:rsidRPr="0037562D" w:rsidRDefault="00520659">
            <w:pPr>
              <w:spacing w:line="257" w:lineRule="auto"/>
              <w:rPr>
                <w:rFonts w:eastAsia="Calibri" w:cs="Calibri"/>
              </w:rPr>
            </w:pPr>
            <w:r w:rsidRPr="0037562D">
              <w:rPr>
                <w:rFonts w:eastAsia="Calibri" w:cs="Calibri"/>
              </w:rPr>
              <w:t>Relevant for global climate mitigation targets (the Paris Agreement) and the post-2020 Global Biodiversity Framework Target 10 on ‘Proportion of agricultural area under productive and sustainable agriculture’.</w:t>
            </w:r>
            <w:r>
              <w:rPr>
                <w:rFonts w:eastAsia="Calibri" w:cs="Calibri"/>
              </w:rPr>
              <w:t xml:space="preserve"> Biodiversity indicators selected to be easy to use and scalable, in line with </w:t>
            </w:r>
            <w:r w:rsidRPr="00797B93">
              <w:rPr>
                <w:rFonts w:eastAsia="Calibri" w:cs="Calibri"/>
              </w:rPr>
              <w:t>Essential Biodiversity Variables 2020</w:t>
            </w:r>
            <w:r>
              <w:rPr>
                <w:rFonts w:eastAsia="Calibri" w:cs="Calibri"/>
              </w:rPr>
              <w:t xml:space="preserve"> initiative recommendations.</w:t>
            </w:r>
            <w:r w:rsidRPr="00797B93">
              <w:rPr>
                <w:rFonts w:eastAsia="Calibri" w:cs="Calibri"/>
              </w:rPr>
              <w:t xml:space="preserve"> </w:t>
            </w:r>
          </w:p>
        </w:tc>
      </w:tr>
      <w:tr w:rsidR="00520659" w:rsidRPr="0037562D" w14:paraId="5592E021"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0A23DDBB" w14:textId="77777777" w:rsidR="00520659" w:rsidRPr="0037562D" w:rsidRDefault="00520659">
            <w:pPr>
              <w:spacing w:line="257" w:lineRule="auto"/>
            </w:pPr>
            <w:r w:rsidRPr="0037562D">
              <w:rPr>
                <w:rFonts w:eastAsia="Calibri" w:cs="Calibri"/>
                <w:color w:val="000000" w:themeColor="text1"/>
              </w:rPr>
              <w:t xml:space="preserve">Data source </w:t>
            </w:r>
          </w:p>
        </w:tc>
        <w:tc>
          <w:tcPr>
            <w:tcW w:w="7185" w:type="dxa"/>
            <w:tcBorders>
              <w:top w:val="single" w:sz="8" w:space="0" w:color="auto"/>
              <w:left w:val="single" w:sz="8" w:space="0" w:color="auto"/>
              <w:bottom w:val="single" w:sz="8" w:space="0" w:color="auto"/>
              <w:right w:val="single" w:sz="8" w:space="0" w:color="auto"/>
            </w:tcBorders>
          </w:tcPr>
          <w:p w14:paraId="1CFDF453" w14:textId="77777777" w:rsidR="00520659" w:rsidRPr="0037562D" w:rsidRDefault="00520659">
            <w:pPr>
              <w:spacing w:line="257" w:lineRule="auto"/>
            </w:pPr>
            <w:r w:rsidRPr="0037562D">
              <w:rPr>
                <w:rFonts w:eastAsia="Calibri" w:cs="Calibri"/>
              </w:rPr>
              <w:t>Household survey, field survey</w:t>
            </w:r>
          </w:p>
        </w:tc>
      </w:tr>
      <w:tr w:rsidR="00520659" w:rsidRPr="0037562D" w14:paraId="7A2E5C0C"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7EAD32DE" w14:textId="77777777" w:rsidR="00520659" w:rsidRPr="0037562D" w:rsidRDefault="00520659">
            <w:pPr>
              <w:spacing w:line="257" w:lineRule="auto"/>
            </w:pPr>
            <w:r w:rsidRPr="0037562D">
              <w:rPr>
                <w:rFonts w:eastAsia="Calibri" w:cs="Calibri"/>
                <w:color w:val="000000" w:themeColor="text1"/>
              </w:rPr>
              <w:t xml:space="preserve">Measurement </w:t>
            </w:r>
          </w:p>
        </w:tc>
        <w:tc>
          <w:tcPr>
            <w:tcW w:w="7185" w:type="dxa"/>
            <w:tcBorders>
              <w:top w:val="single" w:sz="8" w:space="0" w:color="auto"/>
              <w:left w:val="single" w:sz="8" w:space="0" w:color="auto"/>
              <w:bottom w:val="single" w:sz="8" w:space="0" w:color="auto"/>
              <w:right w:val="single" w:sz="8" w:space="0" w:color="auto"/>
            </w:tcBorders>
          </w:tcPr>
          <w:p w14:paraId="55856988" w14:textId="77777777" w:rsidR="00520659" w:rsidRPr="0037562D" w:rsidRDefault="00520659">
            <w:pPr>
              <w:spacing w:line="257" w:lineRule="auto"/>
            </w:pPr>
            <w:r w:rsidRPr="0037562D">
              <w:t>Diversity of insect, mammal and tree species per hectare of farmland, measured using data on richness, abundance, and density</w:t>
            </w:r>
            <w:r>
              <w:t>, and standardised to a scale of 0 to 100 to enable data aggregation</w:t>
            </w:r>
            <w:r w:rsidRPr="0037562D">
              <w:t xml:space="preserve">. </w:t>
            </w:r>
          </w:p>
        </w:tc>
      </w:tr>
      <w:tr w:rsidR="00520659" w:rsidRPr="0037562D" w14:paraId="03878939"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5F8E29CD" w14:textId="77777777" w:rsidR="00520659" w:rsidRPr="0037562D" w:rsidRDefault="00520659">
            <w:pPr>
              <w:spacing w:line="257" w:lineRule="auto"/>
            </w:pPr>
            <w:r w:rsidRPr="0037562D">
              <w:rPr>
                <w:rFonts w:eastAsia="Calibri" w:cs="Calibri"/>
                <w:color w:val="000000" w:themeColor="text1"/>
              </w:rPr>
              <w:t xml:space="preserve">Measurement units </w:t>
            </w:r>
          </w:p>
        </w:tc>
        <w:tc>
          <w:tcPr>
            <w:tcW w:w="7185" w:type="dxa"/>
            <w:tcBorders>
              <w:top w:val="single" w:sz="8" w:space="0" w:color="auto"/>
              <w:left w:val="single" w:sz="8" w:space="0" w:color="auto"/>
              <w:bottom w:val="single" w:sz="8" w:space="0" w:color="auto"/>
              <w:right w:val="single" w:sz="8" w:space="0" w:color="auto"/>
            </w:tcBorders>
          </w:tcPr>
          <w:p w14:paraId="6BE6779C" w14:textId="77777777" w:rsidR="00520659" w:rsidRPr="0037562D" w:rsidRDefault="00520659">
            <w:pPr>
              <w:spacing w:line="257" w:lineRule="auto"/>
            </w:pPr>
            <w:r w:rsidRPr="0037562D">
              <w:t>Count with associated production area recorded in hectares, disaggregated by insect/mammal/tree species, tree maturity, and local/exotic origin.</w:t>
            </w:r>
          </w:p>
        </w:tc>
      </w:tr>
      <w:tr w:rsidR="00520659" w:rsidRPr="0037562D" w14:paraId="0193EDBC"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01A7F267" w14:textId="77777777" w:rsidR="00520659" w:rsidRPr="0037562D" w:rsidRDefault="00520659">
            <w:pPr>
              <w:spacing w:line="257" w:lineRule="auto"/>
            </w:pPr>
            <w:r w:rsidRPr="0037562D">
              <w:rPr>
                <w:rFonts w:eastAsia="Calibri" w:cs="Calibri"/>
                <w:color w:val="000000" w:themeColor="text1"/>
              </w:rPr>
              <w:t xml:space="preserve">Guidance on measurement </w:t>
            </w:r>
          </w:p>
        </w:tc>
        <w:tc>
          <w:tcPr>
            <w:tcW w:w="7185" w:type="dxa"/>
            <w:tcBorders>
              <w:top w:val="single" w:sz="8" w:space="0" w:color="auto"/>
              <w:left w:val="single" w:sz="8" w:space="0" w:color="auto"/>
              <w:bottom w:val="single" w:sz="8" w:space="0" w:color="auto"/>
              <w:right w:val="single" w:sz="8" w:space="0" w:color="auto"/>
            </w:tcBorders>
          </w:tcPr>
          <w:p w14:paraId="230B10B8" w14:textId="77777777" w:rsidR="00520659" w:rsidRPr="0037562D" w:rsidRDefault="00520659">
            <w:pPr>
              <w:spacing w:line="257" w:lineRule="auto"/>
            </w:pPr>
            <w:r w:rsidRPr="0037562D">
              <w:rPr>
                <w:rFonts w:eastAsia="Calibri" w:cs="Calibri"/>
              </w:rPr>
              <w:t xml:space="preserve">This indicator can be calculated by collecting data on the:  </w:t>
            </w:r>
          </w:p>
          <w:p w14:paraId="7A8D1844" w14:textId="77777777" w:rsidR="00520659" w:rsidRPr="0037562D" w:rsidRDefault="00520659">
            <w:pPr>
              <w:pStyle w:val="ListParagraph"/>
              <w:numPr>
                <w:ilvl w:val="0"/>
                <w:numId w:val="33"/>
              </w:numPr>
              <w:tabs>
                <w:tab w:val="left" w:pos="0"/>
                <w:tab w:val="left" w:pos="720"/>
              </w:tabs>
              <w:spacing w:line="257" w:lineRule="auto"/>
              <w:rPr>
                <w:rFonts w:eastAsia="Calibri" w:cs="Calibri"/>
              </w:rPr>
            </w:pPr>
            <w:r w:rsidRPr="0037562D">
              <w:rPr>
                <w:rFonts w:eastAsia="Calibri" w:cs="Calibri"/>
              </w:rPr>
              <w:t>Richness and abundance of mammals</w:t>
            </w:r>
            <w:r>
              <w:rPr>
                <w:rFonts w:eastAsia="Calibri" w:cs="Calibri"/>
              </w:rPr>
              <w:t xml:space="preserve">, </w:t>
            </w:r>
            <w:r w:rsidRPr="0037562D">
              <w:rPr>
                <w:rFonts w:eastAsia="Calibri" w:cs="Calibri"/>
              </w:rPr>
              <w:t xml:space="preserve">insects </w:t>
            </w:r>
            <w:r>
              <w:rPr>
                <w:rFonts w:eastAsia="Calibri" w:cs="Calibri"/>
              </w:rPr>
              <w:t>and trees</w:t>
            </w:r>
          </w:p>
          <w:p w14:paraId="11E8E19A" w14:textId="77777777" w:rsidR="00520659" w:rsidRDefault="00520659">
            <w:pPr>
              <w:spacing w:line="257" w:lineRule="auto"/>
              <w:rPr>
                <w:rFonts w:eastAsia="Calibri" w:cs="Calibri"/>
              </w:rPr>
            </w:pPr>
            <w:r w:rsidRPr="0037562D">
              <w:rPr>
                <w:rFonts w:eastAsia="Calibri" w:cs="Calibri"/>
              </w:rPr>
              <w:t>These data can be collected as part of household and field surveys.</w:t>
            </w:r>
          </w:p>
          <w:p w14:paraId="2E239A9A" w14:textId="77777777" w:rsidR="00520659" w:rsidRDefault="00520659">
            <w:pPr>
              <w:spacing w:line="257" w:lineRule="auto"/>
              <w:rPr>
                <w:rFonts w:eastAsia="Calibri" w:cs="Calibri"/>
              </w:rPr>
            </w:pPr>
            <w:r>
              <w:rPr>
                <w:rFonts w:eastAsia="Calibri" w:cs="Calibri"/>
              </w:rPr>
              <w:t>To enable more indepth tree data analysis, e.g. to support efforts to monitor native species, ancient specimens, and carbon sequestration on-farm, additional data can be collected on:</w:t>
            </w:r>
          </w:p>
          <w:p w14:paraId="26EECEA1" w14:textId="77777777" w:rsidR="00520659" w:rsidRPr="0037562D" w:rsidRDefault="00520659">
            <w:pPr>
              <w:pStyle w:val="ListParagraph"/>
              <w:numPr>
                <w:ilvl w:val="0"/>
                <w:numId w:val="33"/>
              </w:numPr>
              <w:tabs>
                <w:tab w:val="left" w:pos="0"/>
                <w:tab w:val="left" w:pos="720"/>
              </w:tabs>
              <w:spacing w:line="257" w:lineRule="auto"/>
              <w:rPr>
                <w:rFonts w:eastAsia="Calibri" w:cs="Calibri"/>
              </w:rPr>
            </w:pPr>
            <w:r w:rsidRPr="0037562D">
              <w:rPr>
                <w:rFonts w:eastAsia="Calibri" w:cs="Calibri"/>
              </w:rPr>
              <w:t>Proportion of native tree species</w:t>
            </w:r>
          </w:p>
          <w:p w14:paraId="3279B14F" w14:textId="77777777" w:rsidR="00520659" w:rsidRPr="00F70EFF" w:rsidRDefault="00520659">
            <w:pPr>
              <w:pStyle w:val="ListParagraph"/>
              <w:numPr>
                <w:ilvl w:val="0"/>
                <w:numId w:val="33"/>
              </w:numPr>
              <w:tabs>
                <w:tab w:val="left" w:pos="720"/>
              </w:tabs>
              <w:spacing w:line="257" w:lineRule="auto"/>
              <w:rPr>
                <w:rFonts w:eastAsia="Calibri" w:cs="Calibri"/>
              </w:rPr>
            </w:pPr>
            <w:r w:rsidRPr="0037562D">
              <w:rPr>
                <w:rFonts w:eastAsia="Calibri" w:cs="Calibri"/>
              </w:rPr>
              <w:t xml:space="preserve">Proportion of mature trees (&gt;50cm diameter at breast height, or height &gt;10m) </w:t>
            </w:r>
          </w:p>
        </w:tc>
      </w:tr>
      <w:tr w:rsidR="00520659" w:rsidRPr="0037562D" w14:paraId="34FCF004"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2313E418" w14:textId="77777777" w:rsidR="00520659" w:rsidRPr="0037562D" w:rsidRDefault="00520659">
            <w:pPr>
              <w:spacing w:line="257" w:lineRule="auto"/>
            </w:pPr>
            <w:r w:rsidRPr="0037562D">
              <w:rPr>
                <w:rFonts w:eastAsia="Calibri" w:cs="Calibri"/>
                <w:color w:val="000000" w:themeColor="text1"/>
              </w:rPr>
              <w:t xml:space="preserve">Guidance on data entry and reporting </w:t>
            </w:r>
          </w:p>
        </w:tc>
        <w:tc>
          <w:tcPr>
            <w:tcW w:w="7185" w:type="dxa"/>
            <w:tcBorders>
              <w:top w:val="single" w:sz="8" w:space="0" w:color="auto"/>
              <w:left w:val="single" w:sz="8" w:space="0" w:color="auto"/>
              <w:bottom w:val="single" w:sz="8" w:space="0" w:color="auto"/>
              <w:right w:val="single" w:sz="8" w:space="0" w:color="auto"/>
            </w:tcBorders>
          </w:tcPr>
          <w:p w14:paraId="4D22394C" w14:textId="77777777" w:rsidR="00520659" w:rsidRPr="0037562D" w:rsidRDefault="00520659">
            <w:pPr>
              <w:spacing w:line="257" w:lineRule="auto"/>
              <w:rPr>
                <w:rFonts w:eastAsia="Calibri" w:cs="Calibri"/>
              </w:rPr>
            </w:pPr>
            <w:r w:rsidRPr="0037562D">
              <w:rPr>
                <w:rFonts w:eastAsia="Calibri" w:cs="Calibri"/>
              </w:rPr>
              <w:t xml:space="preserve">Species names (if available) should be stored in the local language and also using their scientific and English names to enable comparisons across sites. </w:t>
            </w:r>
          </w:p>
        </w:tc>
      </w:tr>
      <w:tr w:rsidR="00CE58B4" w:rsidRPr="0037562D" w14:paraId="2728E1C3"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1D2BEC29" w14:textId="7D981B73" w:rsidR="00CE58B4" w:rsidRPr="0037562D" w:rsidRDefault="00CE58B4" w:rsidP="00CE58B4">
            <w:pPr>
              <w:spacing w:line="257" w:lineRule="auto"/>
              <w:rPr>
                <w:rFonts w:eastAsia="Calibri" w:cs="Calibri"/>
                <w:color w:val="000000" w:themeColor="text1"/>
              </w:rPr>
            </w:pPr>
            <w:r>
              <w:t>Indicator interpretation and threshold setting</w:t>
            </w:r>
          </w:p>
        </w:tc>
        <w:tc>
          <w:tcPr>
            <w:tcW w:w="7185" w:type="dxa"/>
            <w:tcBorders>
              <w:top w:val="single" w:sz="8" w:space="0" w:color="auto"/>
              <w:left w:val="single" w:sz="8" w:space="0" w:color="auto"/>
              <w:bottom w:val="single" w:sz="8" w:space="0" w:color="auto"/>
              <w:right w:val="single" w:sz="8" w:space="0" w:color="auto"/>
            </w:tcBorders>
          </w:tcPr>
          <w:p w14:paraId="390F9DE3" w14:textId="77777777" w:rsidR="00CE58B4" w:rsidRPr="00CE58B4" w:rsidRDefault="00CE58B4" w:rsidP="00CE58B4">
            <w:pPr>
              <w:spacing w:line="257" w:lineRule="auto"/>
              <w:rPr>
                <w:lang w:val="en-US"/>
              </w:rPr>
            </w:pPr>
          </w:p>
        </w:tc>
      </w:tr>
      <w:tr w:rsidR="00CE58B4" w:rsidRPr="0037562D" w14:paraId="2930904A"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5ACA9071" w14:textId="4F62092E" w:rsidR="00CE58B4" w:rsidRPr="0037562D" w:rsidRDefault="00CE58B4" w:rsidP="00CE58B4">
            <w:pPr>
              <w:spacing w:line="257" w:lineRule="auto"/>
              <w:rPr>
                <w:rFonts w:eastAsia="Calibri" w:cs="Calibri"/>
                <w:color w:val="000000" w:themeColor="text1"/>
              </w:rPr>
            </w:pPr>
            <w:r>
              <w:t xml:space="preserve">Limitations </w:t>
            </w:r>
          </w:p>
        </w:tc>
        <w:tc>
          <w:tcPr>
            <w:tcW w:w="7185" w:type="dxa"/>
            <w:tcBorders>
              <w:top w:val="single" w:sz="8" w:space="0" w:color="auto"/>
              <w:left w:val="single" w:sz="8" w:space="0" w:color="auto"/>
              <w:bottom w:val="single" w:sz="8" w:space="0" w:color="auto"/>
              <w:right w:val="single" w:sz="8" w:space="0" w:color="auto"/>
            </w:tcBorders>
          </w:tcPr>
          <w:p w14:paraId="28142DDF" w14:textId="77777777" w:rsidR="00CE58B4" w:rsidRPr="00BF2579" w:rsidRDefault="00CE58B4" w:rsidP="00CE58B4">
            <w:pPr>
              <w:spacing w:line="257" w:lineRule="auto"/>
              <w:rPr>
                <w:lang w:val="fr-FR"/>
              </w:rPr>
            </w:pPr>
          </w:p>
        </w:tc>
      </w:tr>
      <w:tr w:rsidR="00CE58B4" w:rsidRPr="0037562D" w14:paraId="4143D634"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66908BB0" w14:textId="77777777" w:rsidR="00CE58B4" w:rsidRPr="0037562D" w:rsidRDefault="00CE58B4" w:rsidP="00CE58B4">
            <w:pPr>
              <w:spacing w:line="257" w:lineRule="auto"/>
            </w:pPr>
            <w:r w:rsidRPr="0037562D">
              <w:rPr>
                <w:rFonts w:eastAsia="Calibri" w:cs="Calibri"/>
                <w:color w:val="000000" w:themeColor="text1"/>
              </w:rPr>
              <w:t xml:space="preserve">References </w:t>
            </w:r>
          </w:p>
        </w:tc>
        <w:tc>
          <w:tcPr>
            <w:tcW w:w="7185" w:type="dxa"/>
            <w:tcBorders>
              <w:top w:val="single" w:sz="8" w:space="0" w:color="auto"/>
              <w:left w:val="single" w:sz="8" w:space="0" w:color="auto"/>
              <w:bottom w:val="single" w:sz="8" w:space="0" w:color="auto"/>
              <w:right w:val="single" w:sz="8" w:space="0" w:color="auto"/>
            </w:tcBorders>
          </w:tcPr>
          <w:p w14:paraId="524BCEA8" w14:textId="77777777" w:rsidR="00CE58B4" w:rsidRPr="00666386" w:rsidRDefault="00CE58B4" w:rsidP="00CE58B4">
            <w:pPr>
              <w:spacing w:line="257" w:lineRule="auto"/>
              <w:rPr>
                <w:lang w:val="en-US"/>
              </w:rPr>
            </w:pPr>
            <w:r w:rsidRPr="00BF2579">
              <w:rPr>
                <w:lang w:val="fr-FR"/>
              </w:rPr>
              <w:t>Landmann et al. (2023)</w:t>
            </w:r>
            <w:r>
              <w:fldChar w:fldCharType="begin"/>
            </w:r>
            <w:r w:rsidRPr="00BF2579">
              <w:rPr>
                <w:lang w:val="fr-FR"/>
              </w:rPr>
              <w:instrText xml:space="preserve"> ADDIN ZOTERO_ITEM CSL_CITATION {"citationID":"t6NPraU4"</w:instrText>
            </w:r>
            <w:r w:rsidRPr="00CE7850">
              <w:rPr>
                <w:lang w:val="fr-FR"/>
              </w:rPr>
              <w:instrText>,"properties":{"formattedCitation":"\\super 3\\nosupersub{}","plainCitation":"3","noteIndex":0},"citationItems":[{"id":64679,"uris":["http://zotero.org/users/6629962/items/HIMV9994"],"itemData":{"id":64679,"type":"article-journal","abstract":"Reliable metrics to monitor human impacts on biodiversity are essential for informing conservation policy. As insects are indicators of global change, whose declines profoundly affect ecosystems, insect diversity may predict biodiversity status. Here we present an unbiased and straightforward biodiversity status metric based on insect diversity (richness) and landscape naturalness. Insect diversity was estimated using spatially explicit earth observation data and insect species assemblages across microhabitats in two agro-ecological zones in Africa. Landscape naturalness was estimated using various human impact factors. Biodiversity status values differed considerably (p</w:instrText>
            </w:r>
            <w:r w:rsidRPr="00CE7850">
              <w:rPr>
                <w:rFonts w:ascii="Arial" w:hAnsi="Arial" w:cs="Arial"/>
                <w:lang w:val="fr-FR"/>
              </w:rPr>
              <w:instrText> </w:instrText>
            </w:r>
            <w:r w:rsidRPr="00CE7850">
              <w:rPr>
                <w:lang w:val="fr-FR"/>
              </w:rPr>
              <w:instrText>&lt;</w:instrText>
            </w:r>
            <w:r w:rsidRPr="00CE7850">
              <w:rPr>
                <w:rFonts w:ascii="Arial" w:hAnsi="Arial" w:cs="Arial"/>
                <w:lang w:val="fr-FR"/>
              </w:rPr>
              <w:instrText> </w:instrText>
            </w:r>
            <w:r w:rsidRPr="00CE7850">
              <w:rPr>
                <w:lang w:val="fr-FR"/>
              </w:rPr>
              <w:instrText xml:space="preserve">0.05) between protected and non-protected areas, while protected areas, regardless of agro-ecology, shared similar biodiversity status values. The metric is consistent when using richness from different indicator taxa (i.e., stingless bees, butterflies, dragonflies) and independent data for landscape naturalness. Our biodiversity status metric is applicable to data-scarce environments and practical for conservation actions and reporting the status of biodiversity targets.","container-title":"Communications Earth &amp; Environment","DOI":"10.1038/s43247-023-00896-1","ISSN":"2662-4435","issue":"1","journalAbbreviation":"Commun Earth Environ","language":"en","license":"2023 The Author(s)","note":"publisher: Nature Publishing Group","page":"234","source":"www.nature.com","title":"Insect diversity is a good indicator of biodiversity status in Africa","volume":"4","author":[{"family":"Landmann","given":"Tobias"},{"family":"Schmitt","given":"Michael"},{"family":"Ekim","given":"Burak"},{"family":"Villinger","given":"Jandouwe"},{"family":"Ashiono","given":"Faith"},{"family":"Habel","given":"Jan C."},{"family":"Tonnang","given":"Henri E. Z."}],"issued":{"date-parts":[["2023",7,3]]}}}],"schema":"https://github.com/citation-style-language/schema/raw/master/csl-citation.json"} </w:instrText>
            </w:r>
            <w:r>
              <w:fldChar w:fldCharType="separate"/>
            </w:r>
            <w:r w:rsidRPr="00CE7850">
              <w:rPr>
                <w:rFonts w:ascii="Aptos" w:hAnsi="Aptos" w:cs="Times New Roman"/>
                <w:kern w:val="0"/>
                <w:vertAlign w:val="superscript"/>
                <w:lang w:val="fr-FR"/>
              </w:rPr>
              <w:t>3</w:t>
            </w:r>
            <w:r>
              <w:fldChar w:fldCharType="end"/>
            </w:r>
            <w:r>
              <w:rPr>
                <w:lang w:val="fr-FR"/>
              </w:rPr>
              <w:t xml:space="preserve">, </w:t>
            </w:r>
            <w:r w:rsidRPr="00CE7850">
              <w:rPr>
                <w:lang w:val="fr-FR"/>
              </w:rPr>
              <w:t xml:space="preserve">Navarro et al. </w:t>
            </w:r>
            <w:r>
              <w:t>(2017)</w:t>
            </w:r>
            <w:r>
              <w:fldChar w:fldCharType="begin"/>
            </w:r>
            <w:r>
              <w:instrText xml:space="preserve"> ADDIN ZOTERO_ITEM CSL_CITATION {"citationID":"Bkp4MW0e","properties":{"formattedCitation":"\\super 4\\nosupersub{}","plainCitation":"4","noteIndex":0},"citationItems":[{"id":64681,"uris":["http://zotero.org/users/6629962/items/DBQ5DTN6"],"itemData":{"id":64681,"type":"article-journal","abstract":"The ability to monitor changes in biodiversity, and their societal impact, is critical to conserving species and managing ecosystems. While emerging technologies increase the breadth and reach of data acquisition, monitoring efforts are still spatially and temporally fragmented, and taxonomically biased. Appropriate long-term information remains therefore limited. The Group on Earth Observations Biodiversity Observation Network (GEO BON) aims to provide a general framework for biodiversity monitoring to support decision-makers. Here, we discuss the coordinated observing system adopted by GEO BON, and review challenges and advances in its implementation, focusing on two interconnected core components—the Essential Biodiversity Variables as a standard framework for biodiversity monitoring, and the Biodiversity Observation Networks that support harmonized observation systems—while highlighting their societal relevance.","container-title":"Current Opinion in Environmental Sustainability","DOI":"10.1016/j.cosust.2018.02.005","ISSN":"1877-3435","journalAbbreviation":"Current Opinion in Environmental Sustainability","page":"158-169","source":"ScienceDirect","title":"Monitoring biodiversity change through effective global coordination","volume":"29","author":[{"family":"Navarro","given":"Laetitia M"},{"family":"Fernández","given":"Néstor"},{"family":"Guerra","given":"Carlos"},{"family":"Guralnick","given":"Rob"},{"family":"Kissling","given":"W Daniel"},{"family":"Londoño","given":"Maria Cecilia"},{"family":"Muller-Karger","given":"Frank"},{"family":"Turak","given":"Eren"},{"family":"Balvanera","given":"Patricia"},{"family":"Costello","given":"Mark J"},{"family":"Delavaud","given":"Aurelie"},{"family":"El Serafy","given":"GY"},{"family":"Ferrier","given":"Simon"},{"family":"Geijzendorffer","given":"Ilse"},{"family":"Geller","given":"Gary N"},{"family":"Jetz","given":"Walter"},{"family":"Kim","given":"Eun-Shik"},{"family":"Kim","given":"HyeJin"},{"family":"Martin","given":"Corinne S"},{"family":"McGeoch","given":"Melodie A"},{"family":"Mwampamba","given":"Tuyeni H"},{"family":"Nel","given":"Jeanne L"},{"family":"Nicholson","given":"Emily"},{"family":"Pettorelli","given":"Nathalie"},{"family":"Schaepman","given":"Michael E"},{"family":"Skidmore","given":"Andrew"},{"family":"Sousa Pinto","given":"Isabel"},{"family":"Vergara","given":"Sheila"},{"family":"Vihervaara","given":"Petteri"},{"family":"Xu","given":"Haigen"},{"family":"Yahara","given":"Tetsukazu"},{"family":"Gill","given":"Mike"},{"family":"Pereira","given":"Henrique M"}],"issued":{"date-parts":[["2017",12,1]]}}}],"schema":"https://github.com/citation-style-language/schema/raw/master/csl-citation.json"} </w:instrText>
            </w:r>
            <w:r>
              <w:fldChar w:fldCharType="separate"/>
            </w:r>
            <w:r w:rsidRPr="00A67D83">
              <w:rPr>
                <w:rFonts w:ascii="Aptos" w:hAnsi="Aptos" w:cs="Times New Roman"/>
                <w:kern w:val="0"/>
                <w:vertAlign w:val="superscript"/>
              </w:rPr>
              <w:t>4</w:t>
            </w:r>
            <w:r>
              <w:fldChar w:fldCharType="end"/>
            </w:r>
            <w:r>
              <w:t>, GEO-BON</w:t>
            </w:r>
            <w:r w:rsidRPr="00666386">
              <w:rPr>
                <w:rFonts w:ascii="Aptos" w:hAnsi="Aptos" w:cs="Times New Roman"/>
                <w:kern w:val="0"/>
                <w:vertAlign w:val="superscript"/>
              </w:rPr>
              <w:t>5</w:t>
            </w:r>
          </w:p>
        </w:tc>
      </w:tr>
    </w:tbl>
    <w:p w14:paraId="627D5431" w14:textId="77777777" w:rsidR="00520659" w:rsidRPr="0037562D" w:rsidRDefault="00520659" w:rsidP="00520659"/>
    <w:p w14:paraId="7D13CAB1"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4" w:name="_Toc166680087"/>
      <w:r w:rsidRPr="0037562D">
        <w:lastRenderedPageBreak/>
        <w:br w:type="page"/>
      </w:r>
    </w:p>
    <w:p w14:paraId="7B53E1E8" w14:textId="77777777" w:rsidR="00520659" w:rsidRPr="0037562D" w:rsidRDefault="00520659" w:rsidP="00520659">
      <w:pPr>
        <w:pStyle w:val="Heading3"/>
      </w:pPr>
      <w:r w:rsidRPr="0037562D">
        <w:lastRenderedPageBreak/>
        <w:t>Landscape complexity</w:t>
      </w:r>
      <w:bookmarkEnd w:id="14"/>
    </w:p>
    <w:tbl>
      <w:tblPr>
        <w:tblStyle w:val="TableGrid"/>
        <w:tblW w:w="0" w:type="auto"/>
        <w:tblLook w:val="04A0" w:firstRow="1" w:lastRow="0" w:firstColumn="1" w:lastColumn="0" w:noHBand="0" w:noVBand="1"/>
      </w:tblPr>
      <w:tblGrid>
        <w:gridCol w:w="2155"/>
        <w:gridCol w:w="7195"/>
      </w:tblGrid>
      <w:tr w:rsidR="00520659" w:rsidRPr="0037562D" w14:paraId="46D6460A" w14:textId="77777777">
        <w:tc>
          <w:tcPr>
            <w:tcW w:w="2155" w:type="dxa"/>
            <w:shd w:val="clear" w:color="auto" w:fill="8DD873" w:themeFill="accent6" w:themeFillTint="99"/>
          </w:tcPr>
          <w:p w14:paraId="5C0E79FD" w14:textId="77777777" w:rsidR="00520659" w:rsidRPr="0037562D" w:rsidRDefault="00520659">
            <w:pPr>
              <w:rPr>
                <w:b/>
                <w:bCs/>
              </w:rPr>
            </w:pPr>
            <w:r w:rsidRPr="0037562D">
              <w:rPr>
                <w:b/>
                <w:bCs/>
              </w:rPr>
              <w:t>Indicator</w:t>
            </w:r>
          </w:p>
        </w:tc>
        <w:tc>
          <w:tcPr>
            <w:tcW w:w="7195" w:type="dxa"/>
          </w:tcPr>
          <w:p w14:paraId="326AD0BA" w14:textId="77777777" w:rsidR="00520659" w:rsidRPr="0037562D" w:rsidRDefault="00520659">
            <w:pPr>
              <w:rPr>
                <w:b/>
                <w:bCs/>
                <w:highlight w:val="yellow"/>
              </w:rPr>
            </w:pPr>
            <w:r w:rsidRPr="0037562D">
              <w:rPr>
                <w:b/>
                <w:bCs/>
              </w:rPr>
              <w:t>Landscape complexity</w:t>
            </w:r>
          </w:p>
        </w:tc>
      </w:tr>
      <w:tr w:rsidR="00520659" w:rsidRPr="0037562D" w14:paraId="7AD79986" w14:textId="77777777">
        <w:tc>
          <w:tcPr>
            <w:tcW w:w="2155" w:type="dxa"/>
            <w:shd w:val="clear" w:color="auto" w:fill="8DD873" w:themeFill="accent6" w:themeFillTint="99"/>
          </w:tcPr>
          <w:p w14:paraId="2549B8A3" w14:textId="77777777" w:rsidR="00520659" w:rsidRPr="0037562D" w:rsidRDefault="00520659">
            <w:r w:rsidRPr="0037562D">
              <w:t>Theme</w:t>
            </w:r>
          </w:p>
        </w:tc>
        <w:tc>
          <w:tcPr>
            <w:tcW w:w="7195" w:type="dxa"/>
          </w:tcPr>
          <w:p w14:paraId="183D183D" w14:textId="77777777" w:rsidR="00520659" w:rsidRPr="0037562D" w:rsidRDefault="00520659">
            <w:r w:rsidRPr="0037562D">
              <w:t>Biodiversity</w:t>
            </w:r>
          </w:p>
        </w:tc>
      </w:tr>
      <w:tr w:rsidR="00520659" w:rsidRPr="0037562D" w14:paraId="5F527C4A" w14:textId="77777777">
        <w:tc>
          <w:tcPr>
            <w:tcW w:w="2155" w:type="dxa"/>
            <w:shd w:val="clear" w:color="auto" w:fill="8DD873" w:themeFill="accent6" w:themeFillTint="99"/>
          </w:tcPr>
          <w:p w14:paraId="3C29A0D1" w14:textId="77777777" w:rsidR="00520659" w:rsidRPr="0037562D" w:rsidRDefault="00520659">
            <w:r w:rsidRPr="0037562D">
              <w:t>Purpose of indicator</w:t>
            </w:r>
          </w:p>
        </w:tc>
        <w:tc>
          <w:tcPr>
            <w:tcW w:w="7195" w:type="dxa"/>
          </w:tcPr>
          <w:p w14:paraId="240B4493" w14:textId="77777777" w:rsidR="00520659" w:rsidRPr="0037562D" w:rsidRDefault="00520659">
            <w:r w:rsidRPr="0037562D">
              <w:t xml:space="preserve">Relevant for the post-2020 Global Biodiversity Framework Goal B on conserving services provided by ecosystems and Target 10 on ‘Proportion of agricultural area under productive and sustainable agriculture’ (CBD/COP/15/L.26). Aligns with SDG indicators 2.4.1 and 15.3.1 on proportion of agricultural area under productive and sustainable agriculture. Maintaining at least 20% natural and semi-natural habitat in agricultural landscapes is important for safeguarding food security, biodiversity, and ecosystem services (Garibaldi et al. 2020).  </w:t>
            </w:r>
          </w:p>
        </w:tc>
      </w:tr>
      <w:tr w:rsidR="00520659" w:rsidRPr="0037562D" w14:paraId="5738424A" w14:textId="77777777">
        <w:tc>
          <w:tcPr>
            <w:tcW w:w="2155" w:type="dxa"/>
            <w:shd w:val="clear" w:color="auto" w:fill="8DD873" w:themeFill="accent6" w:themeFillTint="99"/>
          </w:tcPr>
          <w:p w14:paraId="7A770842" w14:textId="77777777" w:rsidR="00520659" w:rsidRPr="0037562D" w:rsidRDefault="00520659">
            <w:r w:rsidRPr="0037562D">
              <w:t>Data source</w:t>
            </w:r>
          </w:p>
        </w:tc>
        <w:tc>
          <w:tcPr>
            <w:tcW w:w="7195" w:type="dxa"/>
          </w:tcPr>
          <w:p w14:paraId="4384C2F6" w14:textId="77777777" w:rsidR="00520659" w:rsidRPr="0037562D" w:rsidRDefault="00520659">
            <w:pPr>
              <w:rPr>
                <w:highlight w:val="yellow"/>
              </w:rPr>
            </w:pPr>
            <w:r w:rsidRPr="0037562D">
              <w:t>Satellite data, or direct measurement by walking around natural or semi-natural features on-farm with a GPS. In both cases, the field or farm boundary needs delineating.</w:t>
            </w:r>
          </w:p>
        </w:tc>
      </w:tr>
      <w:tr w:rsidR="00520659" w:rsidRPr="0037562D" w14:paraId="6B5E07DD" w14:textId="77777777">
        <w:tc>
          <w:tcPr>
            <w:tcW w:w="2155" w:type="dxa"/>
            <w:shd w:val="clear" w:color="auto" w:fill="8DD873" w:themeFill="accent6" w:themeFillTint="99"/>
          </w:tcPr>
          <w:p w14:paraId="2453F271" w14:textId="77777777" w:rsidR="00520659" w:rsidRPr="0037562D" w:rsidRDefault="00520659">
            <w:r w:rsidRPr="0037562D">
              <w:t>Measurement</w:t>
            </w:r>
          </w:p>
        </w:tc>
        <w:tc>
          <w:tcPr>
            <w:tcW w:w="7195" w:type="dxa"/>
          </w:tcPr>
          <w:p w14:paraId="43889F8F" w14:textId="77777777" w:rsidR="00520659" w:rsidRPr="0037562D" w:rsidRDefault="00520659">
            <w:pPr>
              <w:rPr>
                <w:highlight w:val="yellow"/>
              </w:rPr>
            </w:pPr>
            <w:r w:rsidRPr="0037562D">
              <w:t xml:space="preserve">Percentage of farmland area that is covered with natural or semi-natural vegetation. </w:t>
            </w:r>
          </w:p>
        </w:tc>
      </w:tr>
      <w:tr w:rsidR="00520659" w:rsidRPr="0037562D" w14:paraId="4351E982" w14:textId="77777777">
        <w:tc>
          <w:tcPr>
            <w:tcW w:w="2155" w:type="dxa"/>
            <w:shd w:val="clear" w:color="auto" w:fill="8DD873" w:themeFill="accent6" w:themeFillTint="99"/>
          </w:tcPr>
          <w:p w14:paraId="11609E1A" w14:textId="77777777" w:rsidR="00520659" w:rsidRPr="0037562D" w:rsidRDefault="00520659">
            <w:r w:rsidRPr="0037562D">
              <w:t>Measurement units</w:t>
            </w:r>
          </w:p>
        </w:tc>
        <w:tc>
          <w:tcPr>
            <w:tcW w:w="7195" w:type="dxa"/>
          </w:tcPr>
          <w:p w14:paraId="429E05D1" w14:textId="77777777" w:rsidR="00520659" w:rsidRPr="0037562D" w:rsidRDefault="00520659">
            <w:pPr>
              <w:rPr>
                <w:highlight w:val="yellow"/>
              </w:rPr>
            </w:pPr>
            <w:r w:rsidRPr="0037562D">
              <w:t>Percentage cover, disaggregated by type of feature</w:t>
            </w:r>
          </w:p>
        </w:tc>
      </w:tr>
      <w:tr w:rsidR="00520659" w:rsidRPr="0037562D" w14:paraId="2486F274" w14:textId="77777777">
        <w:tc>
          <w:tcPr>
            <w:tcW w:w="2155" w:type="dxa"/>
            <w:shd w:val="clear" w:color="auto" w:fill="8DD873" w:themeFill="accent6" w:themeFillTint="99"/>
          </w:tcPr>
          <w:p w14:paraId="3877FE1D" w14:textId="77777777" w:rsidR="00520659" w:rsidRPr="0037562D" w:rsidRDefault="00520659">
            <w:r w:rsidRPr="0037562D">
              <w:t>Guidance on measurement</w:t>
            </w:r>
          </w:p>
        </w:tc>
        <w:tc>
          <w:tcPr>
            <w:tcW w:w="7195" w:type="dxa"/>
          </w:tcPr>
          <w:p w14:paraId="6E5C68DD" w14:textId="77777777" w:rsidR="00520659" w:rsidRPr="0037562D" w:rsidRDefault="00520659">
            <w:r w:rsidRPr="0037562D">
              <w:t>We discuss three options for measurement, i) farmer estimates validated through field surveys (default option in HOLPA), ii) using satellite imagery, iii) direct measurement.</w:t>
            </w:r>
          </w:p>
          <w:p w14:paraId="6A2FC751" w14:textId="77777777" w:rsidR="00520659" w:rsidRPr="0037562D" w:rsidRDefault="00520659"/>
          <w:p w14:paraId="45FE50F5" w14:textId="77777777" w:rsidR="00520659" w:rsidRPr="0037562D" w:rsidRDefault="00520659">
            <w:pPr>
              <w:rPr>
                <w:i/>
                <w:iCs/>
              </w:rPr>
            </w:pPr>
            <w:r w:rsidRPr="0037562D">
              <w:rPr>
                <w:b/>
                <w:bCs/>
                <w:i/>
                <w:iCs/>
              </w:rPr>
              <w:t>Farmer estimates</w:t>
            </w:r>
          </w:p>
          <w:p w14:paraId="48749B5F" w14:textId="77777777" w:rsidR="00520659" w:rsidRPr="0037562D" w:rsidRDefault="00520659">
            <w:r w:rsidRPr="0037562D">
              <w:t xml:space="preserve">A simplistic and rapid way to assess this indicator is to ask respondents to estimate the proportion of their farmland covered by </w:t>
            </w:r>
            <w:r w:rsidRPr="0037562D">
              <w:rPr>
                <w:color w:val="000000" w:themeColor="text1"/>
              </w:rPr>
              <w:t>natural or</w:t>
            </w:r>
            <w:r w:rsidRPr="0037562D">
              <w:t xml:space="preserve"> semi-natural vegetation (e.g. bushland, fallow land, hedgerows, natural grassland, ponds, lakes, forest patches). This can be validated by assessing the proportion of natural vegetation contained within three 10x10m plots sampled on the farm, taking a GPS point to allow for satellite-based analysis of the proportion of natural vegetation at larger spatial scales. </w:t>
            </w:r>
          </w:p>
          <w:p w14:paraId="3C797995" w14:textId="77777777" w:rsidR="00520659" w:rsidRPr="0037562D" w:rsidRDefault="00520659"/>
          <w:p w14:paraId="1B3A1C74" w14:textId="77777777" w:rsidR="00520659" w:rsidRPr="0037562D" w:rsidRDefault="00520659">
            <w:pPr>
              <w:rPr>
                <w:b/>
                <w:bCs/>
                <w:i/>
                <w:iCs/>
              </w:rPr>
            </w:pPr>
            <w:r w:rsidRPr="0037562D">
              <w:rPr>
                <w:b/>
                <w:bCs/>
                <w:i/>
                <w:iCs/>
              </w:rPr>
              <w:t>Satellite imagery</w:t>
            </w:r>
          </w:p>
          <w:p w14:paraId="1F624105" w14:textId="77777777" w:rsidR="00520659" w:rsidRPr="0037562D" w:rsidRDefault="00520659">
            <w:r w:rsidRPr="0037562D">
              <w:t xml:space="preserve">Natural or semi-natural features on farmland (see Definitions) are often visible on high resolution (&lt;50m and ideally &lt;10m) satellite imagery, such as Google Earth imagery. In a GIS, import the boundary of the field or farm of interest (see Definitions). If no boundary is available, generate a 1km diameter circular plot around each fieldwork plot, using a GPS point collected at the centre of the plot on the ground. In Google Earth Engine, digitise all visible natural or semi-natural features within the area of interest. Calculate the area of land with natural or semi-natural features to obtain an estimate of the share of land covered with natural or semi-natural features.  Where possible this should be verified on the ground. </w:t>
            </w:r>
          </w:p>
          <w:p w14:paraId="17651D1C" w14:textId="77777777" w:rsidR="00520659" w:rsidRPr="0037562D" w:rsidRDefault="00520659"/>
          <w:p w14:paraId="1D1A68CE" w14:textId="77777777" w:rsidR="00520659" w:rsidRPr="0037562D" w:rsidRDefault="00520659">
            <w:r w:rsidRPr="0037562D">
              <w:t xml:space="preserve">Examples: </w:t>
            </w:r>
          </w:p>
          <w:p w14:paraId="19337211" w14:textId="77777777" w:rsidR="00520659" w:rsidRPr="0037562D" w:rsidRDefault="00520659">
            <w:pPr>
              <w:rPr>
                <w:highlight w:val="yellow"/>
              </w:rPr>
            </w:pPr>
            <w:r w:rsidRPr="00196D24">
              <w:rPr>
                <w:rFonts w:ascii="Calibri" w:hAnsi="Calibri" w:cs="Calibri"/>
                <w:b/>
                <w:bCs/>
                <w:noProof/>
                <w:color w:val="000000"/>
                <w:bdr w:val="none" w:sz="0" w:space="0" w:color="auto" w:frame="1"/>
              </w:rPr>
              <w:lastRenderedPageBreak/>
              <w:drawing>
                <wp:inline distT="0" distB="0" distL="0" distR="0" wp14:anchorId="2B6CEA64" wp14:editId="0C68D061">
                  <wp:extent cx="4010025" cy="3000375"/>
                  <wp:effectExtent l="0" t="0" r="9525" b="9525"/>
                  <wp:docPr id="1785486018" name="Picture 1785486018" descr="A computer screen shot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6018" name="Picture 1785486018" descr="A computer screen shot of a field&#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32532" t="10000"/>
                          <a:stretch/>
                        </pic:blipFill>
                        <pic:spPr bwMode="auto">
                          <a:xfrm>
                            <a:off x="0" y="0"/>
                            <a:ext cx="4010025" cy="3000375"/>
                          </a:xfrm>
                          <a:prstGeom prst="rect">
                            <a:avLst/>
                          </a:prstGeom>
                          <a:noFill/>
                          <a:ln>
                            <a:noFill/>
                          </a:ln>
                          <a:extLst>
                            <a:ext uri="{53640926-AAD7-44D8-BBD7-CCE9431645EC}">
                              <a14:shadowObscured xmlns:a14="http://schemas.microsoft.com/office/drawing/2010/main"/>
                            </a:ext>
                          </a:extLst>
                        </pic:spPr>
                      </pic:pic>
                    </a:graphicData>
                  </a:graphic>
                </wp:inline>
              </w:drawing>
            </w:r>
          </w:p>
          <w:p w14:paraId="65ABB7BC" w14:textId="77777777" w:rsidR="00520659" w:rsidRPr="0037562D" w:rsidRDefault="00520659">
            <w:pPr>
              <w:rPr>
                <w:highlight w:val="yellow"/>
              </w:rPr>
            </w:pPr>
            <w:r w:rsidRPr="00196D24">
              <w:rPr>
                <w:rFonts w:ascii="Calibri" w:hAnsi="Calibri" w:cs="Calibri"/>
                <w:b/>
                <w:bCs/>
                <w:noProof/>
                <w:color w:val="000000"/>
                <w:bdr w:val="none" w:sz="0" w:space="0" w:color="auto" w:frame="1"/>
              </w:rPr>
              <w:drawing>
                <wp:inline distT="0" distB="0" distL="0" distR="0" wp14:anchorId="2C0EC8BF" wp14:editId="4E380102">
                  <wp:extent cx="4048125" cy="3000375"/>
                  <wp:effectExtent l="0" t="0" r="9525" b="9525"/>
                  <wp:docPr id="186141490" name="Picture 1861414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490" name="Picture 186141490" descr="A screenshot of a computer&#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31891" t="10000"/>
                          <a:stretch/>
                        </pic:blipFill>
                        <pic:spPr bwMode="auto">
                          <a:xfrm>
                            <a:off x="0" y="0"/>
                            <a:ext cx="4048125" cy="3000375"/>
                          </a:xfrm>
                          <a:prstGeom prst="rect">
                            <a:avLst/>
                          </a:prstGeom>
                          <a:noFill/>
                          <a:ln>
                            <a:noFill/>
                          </a:ln>
                          <a:extLst>
                            <a:ext uri="{53640926-AAD7-44D8-BBD7-CCE9431645EC}">
                              <a14:shadowObscured xmlns:a14="http://schemas.microsoft.com/office/drawing/2010/main"/>
                            </a:ext>
                          </a:extLst>
                        </pic:spPr>
                      </pic:pic>
                    </a:graphicData>
                  </a:graphic>
                </wp:inline>
              </w:drawing>
            </w:r>
          </w:p>
          <w:p w14:paraId="07B4A508" w14:textId="77777777" w:rsidR="00520659" w:rsidRPr="0037562D" w:rsidRDefault="00520659">
            <w:pPr>
              <w:spacing w:before="240" w:after="240"/>
              <w:rPr>
                <w:rFonts w:ascii="Times New Roman" w:eastAsia="Times New Roman" w:hAnsi="Times New Roman" w:cs="Times New Roman"/>
                <w:i/>
                <w:iCs/>
                <w:sz w:val="24"/>
                <w:szCs w:val="24"/>
              </w:rPr>
            </w:pPr>
            <w:r w:rsidRPr="0037562D">
              <w:rPr>
                <w:rFonts w:ascii="Calibri" w:eastAsia="Times New Roman" w:hAnsi="Calibri" w:cs="Calibri"/>
                <w:i/>
                <w:iCs/>
                <w:color w:val="000000"/>
              </w:rPr>
              <w:t xml:space="preserve">Known problems: </w:t>
            </w:r>
          </w:p>
          <w:p w14:paraId="382BCF71" w14:textId="77777777" w:rsidR="00520659" w:rsidRPr="0037562D" w:rsidRDefault="00520659">
            <w:pPr>
              <w:pStyle w:val="ListParagraph"/>
              <w:numPr>
                <w:ilvl w:val="0"/>
                <w:numId w:val="30"/>
              </w:numPr>
              <w:spacing w:before="240" w:after="240"/>
              <w:rPr>
                <w:rFonts w:ascii="Calibri" w:eastAsia="Times New Roman" w:hAnsi="Calibri" w:cs="Calibri"/>
                <w:color w:val="000000"/>
              </w:rPr>
            </w:pPr>
            <w:r w:rsidRPr="0037562D">
              <w:rPr>
                <w:rFonts w:ascii="Calibri" w:eastAsia="Times New Roman" w:hAnsi="Calibri" w:cs="Calibri"/>
                <w:color w:val="000000"/>
              </w:rPr>
              <w:t>Distinguishing between tree canopies and shade</w:t>
            </w:r>
            <w:r w:rsidRPr="0037562D">
              <w:rPr>
                <w:rFonts w:ascii="Calibri" w:eastAsia="Times New Roman" w:hAnsi="Calibri" w:cs="Calibri"/>
                <w:b/>
                <w:bCs/>
                <w:color w:val="000000"/>
              </w:rPr>
              <w:t xml:space="preserve"> </w:t>
            </w:r>
            <w:r w:rsidRPr="0037562D">
              <w:rPr>
                <w:rFonts w:ascii="Calibri" w:eastAsia="Times New Roman" w:hAnsi="Calibri" w:cs="Calibri"/>
                <w:color w:val="000000"/>
              </w:rPr>
              <w:t>can be difficult.</w:t>
            </w:r>
          </w:p>
          <w:p w14:paraId="03C1E9FC" w14:textId="77777777" w:rsidR="00520659" w:rsidRPr="0037562D" w:rsidRDefault="00520659">
            <w:pPr>
              <w:pStyle w:val="ListParagraph"/>
              <w:numPr>
                <w:ilvl w:val="0"/>
                <w:numId w:val="30"/>
              </w:numPr>
              <w:spacing w:before="240" w:after="240"/>
              <w:rPr>
                <w:rFonts w:ascii="Calibri" w:eastAsia="Times New Roman" w:hAnsi="Calibri" w:cs="Calibri"/>
                <w:color w:val="000000"/>
              </w:rPr>
            </w:pPr>
            <w:r w:rsidRPr="0037562D">
              <w:rPr>
                <w:rFonts w:ascii="Calibri" w:eastAsia="Times New Roman" w:hAnsi="Calibri" w:cs="Calibri"/>
                <w:color w:val="000000" w:themeColor="text1"/>
              </w:rPr>
              <w:t>Determining what is farmland and what is natural land can be difficult.</w:t>
            </w:r>
          </w:p>
          <w:p w14:paraId="413A2A69" w14:textId="77777777" w:rsidR="00520659" w:rsidRPr="0037562D" w:rsidRDefault="00520659">
            <w:pPr>
              <w:pStyle w:val="ListParagraph"/>
              <w:numPr>
                <w:ilvl w:val="0"/>
                <w:numId w:val="30"/>
              </w:numPr>
              <w:spacing w:before="240" w:after="240"/>
              <w:rPr>
                <w:rFonts w:ascii="Calibri" w:eastAsia="Times New Roman" w:hAnsi="Calibri" w:cs="Calibri"/>
                <w:color w:val="000000"/>
              </w:rPr>
            </w:pPr>
            <w:r w:rsidRPr="0037562D">
              <w:rPr>
                <w:rFonts w:ascii="Calibri" w:eastAsia="Times New Roman" w:hAnsi="Calibri" w:cs="Calibri"/>
                <w:color w:val="000000" w:themeColor="text1"/>
              </w:rPr>
              <w:t>Distinguishing between grass and shrubs is not always easy.</w:t>
            </w:r>
          </w:p>
          <w:p w14:paraId="6F79CB05" w14:textId="77777777" w:rsidR="00520659" w:rsidRPr="0037562D" w:rsidRDefault="00520659">
            <w:pPr>
              <w:pStyle w:val="ListParagraph"/>
              <w:numPr>
                <w:ilvl w:val="0"/>
                <w:numId w:val="30"/>
              </w:numPr>
              <w:spacing w:before="240" w:after="240"/>
              <w:rPr>
                <w:rFonts w:ascii="Calibri" w:eastAsia="Times New Roman" w:hAnsi="Calibri" w:cs="Calibri"/>
                <w:color w:val="000000"/>
              </w:rPr>
            </w:pPr>
            <w:r w:rsidRPr="0037562D">
              <w:rPr>
                <w:rFonts w:ascii="Calibri" w:eastAsia="Times New Roman" w:hAnsi="Calibri" w:cs="Calibri"/>
                <w:color w:val="000000" w:themeColor="text1"/>
              </w:rPr>
              <w:t>The condition of the vegetation is an unknown but important variable.</w:t>
            </w:r>
          </w:p>
          <w:p w14:paraId="2E6E6698" w14:textId="77777777" w:rsidR="00520659" w:rsidRPr="0037562D" w:rsidRDefault="00520659">
            <w:pPr>
              <w:rPr>
                <w:b/>
                <w:bCs/>
                <w:i/>
                <w:iCs/>
              </w:rPr>
            </w:pPr>
            <w:r w:rsidRPr="0037562D">
              <w:rPr>
                <w:b/>
                <w:bCs/>
                <w:i/>
                <w:iCs/>
              </w:rPr>
              <w:lastRenderedPageBreak/>
              <w:t>Direct measurement</w:t>
            </w:r>
          </w:p>
          <w:p w14:paraId="5C629EB9" w14:textId="77777777" w:rsidR="00520659" w:rsidRPr="0037562D" w:rsidRDefault="00520659">
            <w:r w:rsidRPr="0037562D">
              <w:t>Natural or semi-natural features coverage can be determined by walking around the field or farm of interest including all natural or semi-natural features, recording the boundaries with a handheld GPS. These areas can be imported into a GIS and used to obtain an estimate of the percentage of farmland covered with natural or semi-natural features.</w:t>
            </w:r>
          </w:p>
          <w:p w14:paraId="4E700050" w14:textId="77777777" w:rsidR="00520659" w:rsidRPr="0037562D" w:rsidRDefault="00520659">
            <w:pPr>
              <w:rPr>
                <w:highlight w:val="yellow"/>
              </w:rPr>
            </w:pPr>
          </w:p>
          <w:p w14:paraId="39C8E67D" w14:textId="77777777" w:rsidR="00520659" w:rsidRPr="0037562D" w:rsidRDefault="00520659">
            <w:pPr>
              <w:rPr>
                <w:b/>
                <w:bCs/>
              </w:rPr>
            </w:pPr>
            <w:r w:rsidRPr="0037562D">
              <w:rPr>
                <w:b/>
                <w:bCs/>
              </w:rPr>
              <w:t>Definitions:</w:t>
            </w:r>
          </w:p>
          <w:p w14:paraId="6B3F12B0" w14:textId="77777777" w:rsidR="00520659" w:rsidRPr="0037562D" w:rsidRDefault="00520659">
            <w:pPr>
              <w:pStyle w:val="NormalWeb"/>
              <w:spacing w:before="0" w:beforeAutospacing="0" w:after="0" w:afterAutospacing="0"/>
              <w:textAlignment w:val="baseline"/>
              <w:rPr>
                <w:rFonts w:asciiTheme="minorHAnsi" w:hAnsiTheme="minorHAnsi" w:cs="Calibri"/>
                <w:color w:val="000000"/>
                <w:sz w:val="22"/>
                <w:szCs w:val="22"/>
              </w:rPr>
            </w:pPr>
            <w:r w:rsidRPr="0037562D">
              <w:rPr>
                <w:rFonts w:asciiTheme="minorHAnsi" w:hAnsiTheme="minorHAnsi" w:cs="Calibri"/>
                <w:b/>
                <w:i/>
                <w:color w:val="000000" w:themeColor="text1"/>
                <w:sz w:val="22"/>
                <w:szCs w:val="22"/>
              </w:rPr>
              <w:t xml:space="preserve">Farmland </w:t>
            </w:r>
            <w:r w:rsidRPr="0037562D">
              <w:rPr>
                <w:rFonts w:asciiTheme="minorHAnsi" w:hAnsiTheme="minorHAnsi" w:cs="Calibri"/>
                <w:color w:val="000000" w:themeColor="text1"/>
                <w:sz w:val="22"/>
                <w:szCs w:val="22"/>
              </w:rPr>
              <w:t>includes areas delineated with generally linear boundaries and inside which there are one of the following:</w:t>
            </w:r>
          </w:p>
          <w:p w14:paraId="6DBCDC80" w14:textId="77777777" w:rsidR="00520659" w:rsidRPr="0037562D" w:rsidRDefault="00520659">
            <w:pPr>
              <w:pStyle w:val="NormalWeb"/>
              <w:numPr>
                <w:ilvl w:val="0"/>
                <w:numId w:val="32"/>
              </w:numPr>
              <w:spacing w:before="0" w:beforeAutospacing="0" w:after="0" w:afterAutospacing="0"/>
              <w:textAlignment w:val="baseline"/>
              <w:rPr>
                <w:rFonts w:asciiTheme="minorHAnsi" w:hAnsiTheme="minorHAnsi" w:cs="Calibri"/>
                <w:color w:val="000000"/>
                <w:sz w:val="22"/>
                <w:szCs w:val="22"/>
              </w:rPr>
            </w:pPr>
            <w:r w:rsidRPr="0037562D">
              <w:rPr>
                <w:rFonts w:asciiTheme="minorHAnsi" w:hAnsiTheme="minorHAnsi" w:cs="Calibri"/>
                <w:color w:val="000000"/>
                <w:sz w:val="22"/>
                <w:szCs w:val="22"/>
              </w:rPr>
              <w:t>Regular rows of woody or herbaceous crops</w:t>
            </w:r>
          </w:p>
          <w:p w14:paraId="0164105E" w14:textId="77777777" w:rsidR="00520659" w:rsidRPr="0037562D" w:rsidRDefault="00520659">
            <w:pPr>
              <w:pStyle w:val="NormalWeb"/>
              <w:numPr>
                <w:ilvl w:val="0"/>
                <w:numId w:val="32"/>
              </w:numPr>
              <w:spacing w:before="0" w:beforeAutospacing="0" w:after="0" w:afterAutospacing="0"/>
              <w:textAlignment w:val="baseline"/>
              <w:rPr>
                <w:rFonts w:asciiTheme="minorHAnsi" w:hAnsiTheme="minorHAnsi" w:cs="Calibri"/>
                <w:color w:val="000000"/>
                <w:sz w:val="22"/>
                <w:szCs w:val="22"/>
              </w:rPr>
            </w:pPr>
            <w:r w:rsidRPr="0037562D">
              <w:rPr>
                <w:rFonts w:asciiTheme="minorHAnsi" w:hAnsiTheme="minorHAnsi" w:cs="Calibri"/>
                <w:color w:val="000000"/>
                <w:sz w:val="22"/>
                <w:szCs w:val="22"/>
              </w:rPr>
              <w:t>Visible tractor tracks</w:t>
            </w:r>
          </w:p>
          <w:p w14:paraId="76D48EFB" w14:textId="77777777" w:rsidR="00520659" w:rsidRPr="0037562D" w:rsidRDefault="00520659">
            <w:pPr>
              <w:pStyle w:val="NormalWeb"/>
              <w:numPr>
                <w:ilvl w:val="0"/>
                <w:numId w:val="32"/>
              </w:numPr>
              <w:spacing w:before="0" w:beforeAutospacing="0" w:after="0" w:afterAutospacing="0"/>
              <w:textAlignment w:val="baseline"/>
              <w:rPr>
                <w:rFonts w:asciiTheme="minorHAnsi" w:hAnsiTheme="minorHAnsi" w:cs="Calibri"/>
                <w:color w:val="000000"/>
                <w:sz w:val="22"/>
                <w:szCs w:val="22"/>
              </w:rPr>
            </w:pPr>
            <w:r w:rsidRPr="0037562D">
              <w:rPr>
                <w:rFonts w:asciiTheme="minorHAnsi" w:hAnsiTheme="minorHAnsi" w:cs="Calibri"/>
                <w:color w:val="000000"/>
                <w:sz w:val="22"/>
                <w:szCs w:val="22"/>
              </w:rPr>
              <w:t>Visible rows of tilled soil</w:t>
            </w:r>
          </w:p>
          <w:p w14:paraId="537E3329" w14:textId="77777777" w:rsidR="00520659" w:rsidRPr="0037562D" w:rsidRDefault="00520659">
            <w:pPr>
              <w:pStyle w:val="NormalWeb"/>
              <w:numPr>
                <w:ilvl w:val="0"/>
                <w:numId w:val="32"/>
              </w:numPr>
              <w:spacing w:before="0" w:beforeAutospacing="0" w:after="0" w:afterAutospacing="0"/>
              <w:textAlignment w:val="baseline"/>
              <w:rPr>
                <w:rFonts w:asciiTheme="minorHAnsi" w:hAnsiTheme="minorHAnsi" w:cs="Calibri"/>
                <w:color w:val="000000"/>
                <w:sz w:val="22"/>
                <w:szCs w:val="22"/>
              </w:rPr>
            </w:pPr>
            <w:r w:rsidRPr="0037562D">
              <w:rPr>
                <w:rFonts w:asciiTheme="minorHAnsi" w:hAnsiTheme="minorHAnsi" w:cs="Calibri"/>
                <w:color w:val="000000" w:themeColor="text1"/>
                <w:sz w:val="22"/>
                <w:szCs w:val="22"/>
              </w:rPr>
              <w:t>Evidence of irrigation, e.g. area is much greener than surrounding land, or visible sprinkler system</w:t>
            </w:r>
          </w:p>
          <w:p w14:paraId="2B7D9A91" w14:textId="77777777" w:rsidR="00520659" w:rsidRPr="0037562D" w:rsidRDefault="00520659">
            <w:pPr>
              <w:pStyle w:val="NormalWeb"/>
              <w:numPr>
                <w:ilvl w:val="0"/>
                <w:numId w:val="32"/>
              </w:numPr>
              <w:spacing w:before="0" w:beforeAutospacing="0" w:after="160" w:afterAutospacing="0"/>
              <w:textAlignment w:val="baseline"/>
              <w:rPr>
                <w:rFonts w:asciiTheme="minorHAnsi" w:hAnsiTheme="minorHAnsi" w:cs="Calibri"/>
                <w:color w:val="000000"/>
                <w:sz w:val="22"/>
                <w:szCs w:val="22"/>
              </w:rPr>
            </w:pPr>
            <w:r w:rsidRPr="0037562D">
              <w:rPr>
                <w:rFonts w:asciiTheme="minorHAnsi" w:hAnsiTheme="minorHAnsi" w:cs="Calibri"/>
                <w:color w:val="000000"/>
                <w:sz w:val="22"/>
                <w:szCs w:val="22"/>
              </w:rPr>
              <w:t>Hay bales in field</w:t>
            </w:r>
          </w:p>
          <w:p w14:paraId="0C9F6B05" w14:textId="77777777" w:rsidR="00520659" w:rsidRPr="0037562D" w:rsidRDefault="00520659">
            <w:pPr>
              <w:textAlignment w:val="baseline"/>
              <w:rPr>
                <w:rFonts w:ascii="Calibri" w:eastAsia="Times New Roman" w:hAnsi="Calibri" w:cs="Calibri"/>
                <w:color w:val="000000"/>
              </w:rPr>
            </w:pPr>
            <w:r w:rsidRPr="0037562D">
              <w:rPr>
                <w:b/>
                <w:i/>
              </w:rPr>
              <w:t>Natural or semi-natural features</w:t>
            </w:r>
            <w:r w:rsidRPr="0037562D">
              <w:t xml:space="preserve"> on farmland </w:t>
            </w:r>
            <w:r w:rsidRPr="0037562D">
              <w:rPr>
                <w:rFonts w:ascii="Calibri" w:eastAsia="Times New Roman" w:hAnsi="Calibri" w:cs="Calibri"/>
                <w:color w:val="000000" w:themeColor="text1"/>
              </w:rPr>
              <w:t>includes linear or areal features on farmland comprising:</w:t>
            </w:r>
          </w:p>
          <w:p w14:paraId="5AD95716" w14:textId="77777777" w:rsidR="00520659" w:rsidRPr="001805D1" w:rsidRDefault="00520659">
            <w:pPr>
              <w:numPr>
                <w:ilvl w:val="0"/>
                <w:numId w:val="31"/>
              </w:numPr>
              <w:textAlignment w:val="baseline"/>
              <w:rPr>
                <w:rFonts w:ascii="Calibri" w:eastAsia="Times New Roman" w:hAnsi="Calibri" w:cs="Calibri"/>
                <w:color w:val="000000"/>
              </w:rPr>
            </w:pPr>
            <w:r w:rsidRPr="0037562D">
              <w:rPr>
                <w:rFonts w:ascii="Calibri" w:eastAsia="Times New Roman" w:hAnsi="Calibri" w:cs="Calibri"/>
                <w:color w:val="000000" w:themeColor="text1"/>
              </w:rPr>
              <w:t xml:space="preserve">Single or small groups of trees or shrubs not regularly arranged within the field. </w:t>
            </w:r>
            <w:r w:rsidRPr="001805D1">
              <w:rPr>
                <w:rFonts w:ascii="Calibri" w:eastAsia="Times New Roman" w:hAnsi="Calibri" w:cs="Calibri"/>
                <w:color w:val="000000" w:themeColor="text1"/>
              </w:rPr>
              <w:t xml:space="preserve">These include </w:t>
            </w:r>
            <w:r w:rsidRPr="001805D1">
              <w:t>woodlots,</w:t>
            </w:r>
            <w:r>
              <w:t xml:space="preserve"> forest remnants.</w:t>
            </w:r>
          </w:p>
          <w:p w14:paraId="5EEED0A4" w14:textId="77777777" w:rsidR="00520659" w:rsidRPr="0070594C" w:rsidRDefault="00520659">
            <w:pPr>
              <w:numPr>
                <w:ilvl w:val="0"/>
                <w:numId w:val="31"/>
              </w:numPr>
              <w:textAlignment w:val="baseline"/>
              <w:rPr>
                <w:rFonts w:ascii="Calibri" w:eastAsia="Times New Roman" w:hAnsi="Calibri" w:cs="Calibri"/>
                <w:color w:val="000000"/>
              </w:rPr>
            </w:pPr>
            <w:r w:rsidRPr="0037562D">
              <w:rPr>
                <w:rFonts w:ascii="Calibri" w:eastAsia="Times New Roman" w:hAnsi="Calibri" w:cs="Calibri"/>
                <w:color w:val="000000" w:themeColor="text1"/>
              </w:rPr>
              <w:t xml:space="preserve">Narrow strips of trees, shrubs or other vegetation along field edge that have no visible management, e.g., are not arranged in rows, no signs of tractor or tillage activity, irregular shape. </w:t>
            </w:r>
            <w:r w:rsidRPr="0070594C">
              <w:rPr>
                <w:rFonts w:ascii="Calibri" w:eastAsia="Times New Roman" w:hAnsi="Calibri" w:cs="Calibri"/>
                <w:color w:val="000000" w:themeColor="text1"/>
              </w:rPr>
              <w:t xml:space="preserve">These include </w:t>
            </w:r>
            <w:r w:rsidRPr="0070594C">
              <w:t xml:space="preserve">hedgerows, flower strips, grass borders. </w:t>
            </w:r>
          </w:p>
          <w:p w14:paraId="0AC701C4" w14:textId="77777777" w:rsidR="00520659" w:rsidRPr="0037562D" w:rsidRDefault="00520659">
            <w:pPr>
              <w:numPr>
                <w:ilvl w:val="0"/>
                <w:numId w:val="31"/>
              </w:numPr>
              <w:textAlignment w:val="baseline"/>
              <w:rPr>
                <w:rFonts w:ascii="Calibri" w:eastAsia="Times New Roman" w:hAnsi="Calibri" w:cs="Calibri"/>
                <w:color w:val="000000"/>
              </w:rPr>
            </w:pPr>
            <w:r w:rsidRPr="0037562D">
              <w:t xml:space="preserve">Other natural or semi-natural features, including long-term (&gt;6 month) fallow land, rivers, ponds. </w:t>
            </w:r>
          </w:p>
          <w:p w14:paraId="0F9B7C0C" w14:textId="77777777" w:rsidR="00520659" w:rsidRPr="0037562D" w:rsidRDefault="00520659">
            <w:pPr>
              <w:rPr>
                <w:highlight w:val="yellow"/>
              </w:rPr>
            </w:pPr>
          </w:p>
          <w:p w14:paraId="5AF2828B" w14:textId="77777777" w:rsidR="00520659" w:rsidRPr="0037562D" w:rsidRDefault="00520659">
            <w:r w:rsidRPr="0037562D">
              <w:t>This list of natural or semi-natural features should be discussed and adjusted with local communities and/or based on expert knowledge of the context</w:t>
            </w:r>
          </w:p>
        </w:tc>
      </w:tr>
      <w:tr w:rsidR="00520659" w:rsidRPr="0037562D" w14:paraId="367340A7" w14:textId="77777777">
        <w:tc>
          <w:tcPr>
            <w:tcW w:w="2155" w:type="dxa"/>
            <w:shd w:val="clear" w:color="auto" w:fill="8DD873" w:themeFill="accent6" w:themeFillTint="99"/>
          </w:tcPr>
          <w:p w14:paraId="68100B74" w14:textId="77777777" w:rsidR="00520659" w:rsidRPr="0037562D" w:rsidRDefault="00520659">
            <w:r w:rsidRPr="0037562D">
              <w:lastRenderedPageBreak/>
              <w:t>Guidance on data entry and reporting</w:t>
            </w:r>
          </w:p>
        </w:tc>
        <w:tc>
          <w:tcPr>
            <w:tcW w:w="7195" w:type="dxa"/>
          </w:tcPr>
          <w:p w14:paraId="4A944DA3" w14:textId="77777777" w:rsidR="00520659" w:rsidRPr="0037562D" w:rsidRDefault="00520659">
            <w:pPr>
              <w:rPr>
                <w:highlight w:val="yellow"/>
              </w:rPr>
            </w:pPr>
            <w:r w:rsidRPr="0037562D">
              <w:t xml:space="preserve">Record which natural or semi-natural features were detected, e.g. hedgerows, flower strip. For fallow land, record how long the land has been in fallow. </w:t>
            </w:r>
          </w:p>
        </w:tc>
      </w:tr>
      <w:tr w:rsidR="00CE58B4" w:rsidRPr="0037562D" w14:paraId="1E68D79F" w14:textId="77777777">
        <w:trPr>
          <w:trHeight w:val="350"/>
        </w:trPr>
        <w:tc>
          <w:tcPr>
            <w:tcW w:w="2155" w:type="dxa"/>
            <w:shd w:val="clear" w:color="auto" w:fill="8DD873" w:themeFill="accent6" w:themeFillTint="99"/>
          </w:tcPr>
          <w:p w14:paraId="6DBB268A" w14:textId="2D3E7AEC" w:rsidR="00CE58B4" w:rsidRPr="0037562D" w:rsidRDefault="00CE58B4" w:rsidP="00CE58B4">
            <w:r>
              <w:t>Indicator interpretation and threshold setting</w:t>
            </w:r>
          </w:p>
        </w:tc>
        <w:tc>
          <w:tcPr>
            <w:tcW w:w="7195" w:type="dxa"/>
          </w:tcPr>
          <w:p w14:paraId="3FC25CA4" w14:textId="77777777" w:rsidR="00CE58B4" w:rsidRPr="00CE58B4" w:rsidRDefault="00CE58B4" w:rsidP="00CE58B4">
            <w:pPr>
              <w:rPr>
                <w:lang w:val="en-US"/>
              </w:rPr>
            </w:pPr>
          </w:p>
        </w:tc>
      </w:tr>
      <w:tr w:rsidR="00CE58B4" w:rsidRPr="0037562D" w14:paraId="2E1E7729" w14:textId="77777777">
        <w:trPr>
          <w:trHeight w:val="350"/>
        </w:trPr>
        <w:tc>
          <w:tcPr>
            <w:tcW w:w="2155" w:type="dxa"/>
            <w:shd w:val="clear" w:color="auto" w:fill="8DD873" w:themeFill="accent6" w:themeFillTint="99"/>
          </w:tcPr>
          <w:p w14:paraId="50F17B0A" w14:textId="50FE7651" w:rsidR="00CE58B4" w:rsidRPr="0037562D" w:rsidRDefault="00CE58B4" w:rsidP="00CE58B4">
            <w:r>
              <w:t xml:space="preserve">Limitations </w:t>
            </w:r>
          </w:p>
        </w:tc>
        <w:tc>
          <w:tcPr>
            <w:tcW w:w="7195" w:type="dxa"/>
          </w:tcPr>
          <w:p w14:paraId="5B0A1D9A" w14:textId="77777777" w:rsidR="00CE58B4" w:rsidRPr="00196D24" w:rsidRDefault="00CE58B4" w:rsidP="00CE58B4">
            <w:pPr>
              <w:rPr>
                <w:lang w:val="fr-FR"/>
              </w:rPr>
            </w:pPr>
          </w:p>
        </w:tc>
      </w:tr>
      <w:tr w:rsidR="00CE58B4" w:rsidRPr="0037562D" w14:paraId="00FAD6F4" w14:textId="77777777">
        <w:trPr>
          <w:trHeight w:val="350"/>
        </w:trPr>
        <w:tc>
          <w:tcPr>
            <w:tcW w:w="2155" w:type="dxa"/>
            <w:shd w:val="clear" w:color="auto" w:fill="8DD873" w:themeFill="accent6" w:themeFillTint="99"/>
          </w:tcPr>
          <w:p w14:paraId="7E8429B8" w14:textId="77777777" w:rsidR="00CE58B4" w:rsidRPr="0037562D" w:rsidRDefault="00CE58B4" w:rsidP="00CE58B4">
            <w:r w:rsidRPr="0037562D">
              <w:t>References</w:t>
            </w:r>
          </w:p>
        </w:tc>
        <w:tc>
          <w:tcPr>
            <w:tcW w:w="7195" w:type="dxa"/>
          </w:tcPr>
          <w:p w14:paraId="2F417CFE" w14:textId="397E245F" w:rsidR="00CE58B4" w:rsidRPr="001B0E15" w:rsidRDefault="00CE58B4" w:rsidP="00CE58B4">
            <w:r w:rsidRPr="00196D24">
              <w:rPr>
                <w:lang w:val="fr-FR"/>
              </w:rPr>
              <w:t xml:space="preserve">Garibaldi et al. (2020), Mohamed et al. </w:t>
            </w:r>
            <w:r w:rsidRPr="00201FA9">
              <w:t>(2024)</w:t>
            </w:r>
            <w:r w:rsidRPr="0037562D">
              <w:fldChar w:fldCharType="begin" w:fldLock="1"/>
            </w:r>
            <w:r>
              <w:rPr>
                <w:lang w:val="fr-FR"/>
              </w:rPr>
              <w:instrText xml:space="preserve"> ADDIN ZOTERO_ITEM CSL_CITATION {"citationID":"DgO051TI","properties":{"formattedCitation":"\\super 5,6\\nosupersub{}","plainCitation":"5,6","noteIndex":0},"citationItems":[{"id":"PKjnWeTD/4Sws66mQ","uris":["http://www.mendeley.com/documents/?uuid=35827fe1-f30f-4230-9180-88c35365c83c"],"itemData":{"DOI":"10.1111/conl.12773","author":[{"dropping-particle":"","family":"Garibaldi","given":"Lucas A","non-dropping-particle":"","parse-names":false,"suffix":""},{"dropping-particle":"","family":"Schulte","given":"Lisa A","non-dropping-particle":"","parse-names":false,"suffix":""},{"dropping-particle":"","family":"Oddi","given":"Facundo J","non-dropping-particle":"","parse-names":false,"suffix":""},{"dropping-particle":"","family":"Orr","given":"Michael C","non-dropping-particle":"","parse-names":false,"suffix":""},{"dropping-particle":"","family":"Miguez","given":"Fernando E","non-dropping-particle":"","parse-names":false,"suffix":""},{"dropping-particle":"","family":"Kremen","given":"Claire","non-dropping-particle":"","parse-names":false,"suffix":""},{"dropping-particle":"","family":"Jobbágy","given":"Esteban G","non-dropping-particle":"","parse-names":false,"suffix":""},{"dropping-particle":"","family":"Bagnato","given":"Camilo","non-dropping-particle":"","parse-names":false,"suffix":""},{"dropping-particle":"","family":"Goldenberg","given":"Matías","non-dropping-particle":"","parse-names":false,"suffix":""},{"dropping-particle":"","family":"Huaylla","given":"Claudia A","non-dropping-particle":"","parse-names":false,"suffix":""},{"dropping-particle":"","family":"Santibañez","given":"Fernanda","non-dropping-particle":"","parse-names":false,"suffix":""}],"id":"ITEM-1","issue":"September","issued":{"date-parts":[["2020"]]},"page":"1-10","title":"Working landscapes need at least 20 % native habitat","type":"article-journal"}},{"id":"PKjnWeTD/eSz1roL1","uris":["http://zotero.org/groups/5360230/items/CGYKJ7W3"],"itemData":{"id":6331,"type":"article-journal","container-title":"One Earth","DOI":"10.1016/j.oneear.2023.12.008","ISSN":"2590-3330, 2590-3322","issue":"1","journalAbbreviation":"One Earth","language":"English","note":"publisher: Elsevier","page":"59-71","source":"www.cell.com","title":"Securing Nature’s Contributions to People requires at least 20%–25% (semi-)natural habitat in human-modified landscapes","volume":"7","author":[{"family":"Mohamed","given":"Awaz"},{"family":"DeClerck","given":"Fabrice"},{"family":"Verburg","given":"Peter H."},{"family":"Obura","given":"David"},{"family":"Abrams","given":"Jesse F."},{"family":"Zafra-Calvo","given":"Noelia"},{"family":"Rocha","given":"Juan"},{"family":"Estrada-Carmona","given":"Natalia"},{"family":"Fremier","given":"Alexander"},{"family":"Jones","given":"Sarah K."},{"family":"Meier","given":"Ina C."},{"family":"Stewart-Koster","given":"Ben"}],"issued":{"date-parts":[["2024",1,19]]}}}],"schema":"https://github.com/citation-style-language/schema/raw/master/csl-citation.json"} </w:instrText>
            </w:r>
            <w:r w:rsidRPr="0037562D">
              <w:fldChar w:fldCharType="separate"/>
            </w:r>
            <w:r w:rsidRPr="00520659">
              <w:rPr>
                <w:rFonts w:ascii="Aptos" w:hAnsi="Aptos" w:cs="Times New Roman"/>
                <w:vertAlign w:val="superscript"/>
              </w:rPr>
              <w:t>5,6</w:t>
            </w:r>
            <w:r w:rsidRPr="0037562D">
              <w:fldChar w:fldCharType="end"/>
            </w:r>
          </w:p>
          <w:p w14:paraId="7E64ED91" w14:textId="77777777" w:rsidR="00CE58B4" w:rsidRPr="001B0E15" w:rsidRDefault="00CE58B4" w:rsidP="00CE58B4"/>
        </w:tc>
      </w:tr>
    </w:tbl>
    <w:p w14:paraId="32150B1C" w14:textId="77777777" w:rsidR="00520659" w:rsidRPr="0037562D" w:rsidRDefault="00520659" w:rsidP="00520659"/>
    <w:p w14:paraId="6C57FB0D" w14:textId="77777777" w:rsidR="00520659" w:rsidRPr="001B0E15" w:rsidRDefault="00520659" w:rsidP="00520659"/>
    <w:p w14:paraId="06470AD0" w14:textId="77777777" w:rsidR="00520659" w:rsidRPr="001B0E15" w:rsidRDefault="00520659" w:rsidP="00520659"/>
    <w:p w14:paraId="6E768AC7" w14:textId="77777777" w:rsidR="00520659" w:rsidRPr="001B0E15" w:rsidRDefault="00520659" w:rsidP="00520659">
      <w:pPr>
        <w:rPr>
          <w:rFonts w:asciiTheme="majorHAnsi" w:eastAsiaTheme="majorEastAsia" w:hAnsiTheme="majorHAnsi" w:cstheme="majorBidi"/>
          <w:color w:val="0F4761" w:themeColor="accent1" w:themeShade="BF"/>
          <w:sz w:val="28"/>
          <w:szCs w:val="28"/>
        </w:rPr>
      </w:pPr>
      <w:bookmarkStart w:id="15" w:name="_Toc127819095"/>
      <w:bookmarkStart w:id="16" w:name="_Toc166680088"/>
      <w:r w:rsidRPr="001B0E15">
        <w:lastRenderedPageBreak/>
        <w:br w:type="page"/>
      </w:r>
    </w:p>
    <w:p w14:paraId="54B6DD7E" w14:textId="799D4068" w:rsidR="00520659" w:rsidRPr="001C40F0" w:rsidRDefault="7F86E507" w:rsidP="00520659">
      <w:pPr>
        <w:pStyle w:val="Heading3"/>
      </w:pPr>
      <w:r w:rsidRPr="001C40F0">
        <w:lastRenderedPageBreak/>
        <w:t xml:space="preserve">Water </w:t>
      </w:r>
      <w:r w:rsidR="00811607" w:rsidRPr="001C40F0">
        <w:t>s</w:t>
      </w:r>
      <w:r w:rsidR="32DD6FE0" w:rsidRPr="001C40F0">
        <w:t>tress</w:t>
      </w:r>
      <w:bookmarkEnd w:id="15"/>
      <w:bookmarkEnd w:id="16"/>
    </w:p>
    <w:tbl>
      <w:tblPr>
        <w:tblStyle w:val="TableGrid"/>
        <w:tblW w:w="0" w:type="auto"/>
        <w:tblLook w:val="04A0" w:firstRow="1" w:lastRow="0" w:firstColumn="1" w:lastColumn="0" w:noHBand="0" w:noVBand="1"/>
      </w:tblPr>
      <w:tblGrid>
        <w:gridCol w:w="2155"/>
        <w:gridCol w:w="7195"/>
      </w:tblGrid>
      <w:tr w:rsidR="00520659" w:rsidRPr="0037562D" w14:paraId="70EC0BD4" w14:textId="77777777" w:rsidTr="664EF775">
        <w:tc>
          <w:tcPr>
            <w:tcW w:w="2155" w:type="dxa"/>
            <w:shd w:val="clear" w:color="auto" w:fill="8DD873" w:themeFill="accent6" w:themeFillTint="99"/>
          </w:tcPr>
          <w:p w14:paraId="065C0584" w14:textId="77777777" w:rsidR="00520659" w:rsidRPr="0037562D" w:rsidRDefault="00520659">
            <w:pPr>
              <w:rPr>
                <w:b/>
                <w:bCs/>
              </w:rPr>
            </w:pPr>
            <w:r w:rsidRPr="0037562D">
              <w:rPr>
                <w:b/>
                <w:bCs/>
              </w:rPr>
              <w:t>Indicator</w:t>
            </w:r>
          </w:p>
        </w:tc>
        <w:tc>
          <w:tcPr>
            <w:tcW w:w="7195" w:type="dxa"/>
          </w:tcPr>
          <w:p w14:paraId="134C4B28" w14:textId="009F29DC" w:rsidR="00520659" w:rsidRPr="0037562D" w:rsidRDefault="00562D01" w:rsidP="664EF775">
            <w:pPr>
              <w:rPr>
                <w:b/>
                <w:bCs/>
              </w:rPr>
            </w:pPr>
            <w:r>
              <w:rPr>
                <w:b/>
                <w:bCs/>
              </w:rPr>
              <w:t>W</w:t>
            </w:r>
            <w:r w:rsidR="7F86E507" w:rsidRPr="664EF775">
              <w:rPr>
                <w:b/>
                <w:bCs/>
              </w:rPr>
              <w:t xml:space="preserve">ater </w:t>
            </w:r>
            <w:r w:rsidR="00811607">
              <w:rPr>
                <w:b/>
                <w:bCs/>
              </w:rPr>
              <w:t>s</w:t>
            </w:r>
            <w:r w:rsidR="68982A29" w:rsidRPr="664EF775">
              <w:rPr>
                <w:b/>
                <w:bCs/>
              </w:rPr>
              <w:t>tress</w:t>
            </w:r>
            <w:r w:rsidR="452B87FB" w:rsidRPr="664EF775">
              <w:rPr>
                <w:b/>
                <w:bCs/>
              </w:rPr>
              <w:t xml:space="preserve"> </w:t>
            </w:r>
          </w:p>
        </w:tc>
      </w:tr>
      <w:tr w:rsidR="00520659" w:rsidRPr="0037562D" w14:paraId="3870A93B" w14:textId="77777777" w:rsidTr="664EF775">
        <w:tc>
          <w:tcPr>
            <w:tcW w:w="2155" w:type="dxa"/>
            <w:shd w:val="clear" w:color="auto" w:fill="8DD873" w:themeFill="accent6" w:themeFillTint="99"/>
          </w:tcPr>
          <w:p w14:paraId="2A8EBD1A" w14:textId="77777777" w:rsidR="00520659" w:rsidRPr="0037562D" w:rsidRDefault="00520659">
            <w:r w:rsidRPr="0037562D">
              <w:t>Theme</w:t>
            </w:r>
          </w:p>
        </w:tc>
        <w:tc>
          <w:tcPr>
            <w:tcW w:w="7195" w:type="dxa"/>
          </w:tcPr>
          <w:p w14:paraId="40F9564D" w14:textId="77777777" w:rsidR="00520659" w:rsidRPr="0037562D" w:rsidRDefault="00520659">
            <w:r w:rsidRPr="0037562D">
              <w:t>Water</w:t>
            </w:r>
          </w:p>
        </w:tc>
      </w:tr>
      <w:tr w:rsidR="00520659" w:rsidRPr="0037562D" w14:paraId="53BDE8BC" w14:textId="77777777" w:rsidTr="664EF775">
        <w:tc>
          <w:tcPr>
            <w:tcW w:w="2155" w:type="dxa"/>
            <w:shd w:val="clear" w:color="auto" w:fill="8DD873" w:themeFill="accent6" w:themeFillTint="99"/>
          </w:tcPr>
          <w:p w14:paraId="55190D6E" w14:textId="77777777" w:rsidR="00520659" w:rsidRPr="0037562D" w:rsidRDefault="00520659">
            <w:r w:rsidRPr="0037562D">
              <w:t>Purpose of indicator</w:t>
            </w:r>
          </w:p>
        </w:tc>
        <w:tc>
          <w:tcPr>
            <w:tcW w:w="7195" w:type="dxa"/>
          </w:tcPr>
          <w:p w14:paraId="3D251C5D" w14:textId="77777777" w:rsidR="00520659" w:rsidRPr="0037562D" w:rsidRDefault="00520659">
            <w:r w:rsidRPr="0037562D">
              <w:t xml:space="preserve">Aligns to SDG 6.4.2 on level of water stress, and SDG 6.6.1 on extent of water-related ecosystems. </w:t>
            </w:r>
          </w:p>
        </w:tc>
      </w:tr>
      <w:tr w:rsidR="00520659" w:rsidRPr="0037562D" w14:paraId="1C6224DA" w14:textId="77777777" w:rsidTr="664EF775">
        <w:tc>
          <w:tcPr>
            <w:tcW w:w="2155" w:type="dxa"/>
            <w:shd w:val="clear" w:color="auto" w:fill="8DD873" w:themeFill="accent6" w:themeFillTint="99"/>
          </w:tcPr>
          <w:p w14:paraId="3796630B" w14:textId="77777777" w:rsidR="00520659" w:rsidRPr="0037562D" w:rsidRDefault="00520659">
            <w:r w:rsidRPr="0037562D">
              <w:t>Data source</w:t>
            </w:r>
          </w:p>
        </w:tc>
        <w:tc>
          <w:tcPr>
            <w:tcW w:w="7195" w:type="dxa"/>
          </w:tcPr>
          <w:p w14:paraId="1F62624F" w14:textId="77777777" w:rsidR="00520659" w:rsidRPr="0037562D" w:rsidRDefault="00520659">
            <w:r w:rsidRPr="0037562D">
              <w:t xml:space="preserve">Household survey </w:t>
            </w:r>
          </w:p>
        </w:tc>
      </w:tr>
      <w:tr w:rsidR="00520659" w:rsidRPr="0037562D" w14:paraId="1B20EA75" w14:textId="77777777" w:rsidTr="664EF775">
        <w:tc>
          <w:tcPr>
            <w:tcW w:w="2155" w:type="dxa"/>
            <w:shd w:val="clear" w:color="auto" w:fill="8DD873" w:themeFill="accent6" w:themeFillTint="99"/>
          </w:tcPr>
          <w:p w14:paraId="7C2C82DA" w14:textId="77777777" w:rsidR="00520659" w:rsidRPr="0037562D" w:rsidRDefault="00520659">
            <w:r w:rsidRPr="0037562D">
              <w:t>Measurement</w:t>
            </w:r>
          </w:p>
        </w:tc>
        <w:tc>
          <w:tcPr>
            <w:tcW w:w="7195" w:type="dxa"/>
          </w:tcPr>
          <w:p w14:paraId="52A4E639" w14:textId="7A20C64E" w:rsidR="00520659" w:rsidRPr="0037562D" w:rsidRDefault="00520659">
            <w:r>
              <w:t>Proportion of months with agricultural water shortages per year, for all agriculturally active months</w:t>
            </w:r>
          </w:p>
        </w:tc>
      </w:tr>
      <w:tr w:rsidR="00520659" w:rsidRPr="0037562D" w14:paraId="30818270" w14:textId="77777777" w:rsidTr="664EF775">
        <w:tc>
          <w:tcPr>
            <w:tcW w:w="2155" w:type="dxa"/>
            <w:shd w:val="clear" w:color="auto" w:fill="8DD873" w:themeFill="accent6" w:themeFillTint="99"/>
          </w:tcPr>
          <w:p w14:paraId="58CF447F" w14:textId="77777777" w:rsidR="00520659" w:rsidRPr="0037562D" w:rsidRDefault="00520659">
            <w:r w:rsidRPr="0037562D">
              <w:t>Measurement units</w:t>
            </w:r>
          </w:p>
        </w:tc>
        <w:tc>
          <w:tcPr>
            <w:tcW w:w="7195" w:type="dxa"/>
          </w:tcPr>
          <w:p w14:paraId="2283AC9B" w14:textId="24A7F7E8" w:rsidR="00520659" w:rsidRPr="0037562D" w:rsidRDefault="7F86E507">
            <w:r>
              <w:t>%</w:t>
            </w:r>
            <w:r w:rsidR="00486CF5">
              <w:t xml:space="preserve"> </w:t>
            </w:r>
          </w:p>
        </w:tc>
      </w:tr>
      <w:tr w:rsidR="00520659" w:rsidRPr="0037562D" w14:paraId="63249C8A" w14:textId="77777777" w:rsidTr="664EF775">
        <w:tc>
          <w:tcPr>
            <w:tcW w:w="2155" w:type="dxa"/>
            <w:shd w:val="clear" w:color="auto" w:fill="8DD873" w:themeFill="accent6" w:themeFillTint="99"/>
          </w:tcPr>
          <w:p w14:paraId="7375CB24" w14:textId="77777777" w:rsidR="00520659" w:rsidRPr="0037562D" w:rsidRDefault="00520659">
            <w:r w:rsidRPr="0037562D">
              <w:t>Guidance on measurement</w:t>
            </w:r>
          </w:p>
        </w:tc>
        <w:tc>
          <w:tcPr>
            <w:tcW w:w="7195" w:type="dxa"/>
          </w:tcPr>
          <w:p w14:paraId="08FF16B9" w14:textId="77777777" w:rsidR="00520659" w:rsidRPr="00890287" w:rsidRDefault="00520659">
            <w:pPr>
              <w:spacing w:line="257" w:lineRule="auto"/>
            </w:pPr>
            <w:r w:rsidRPr="00890287">
              <w:rPr>
                <w:rFonts w:eastAsia="Calibri" w:cs="Calibri"/>
              </w:rPr>
              <w:t xml:space="preserve">This indicator can be calculated by collecting data on the:  </w:t>
            </w:r>
          </w:p>
          <w:p w14:paraId="5F7F7CF9" w14:textId="15B5442A" w:rsidR="70BF7098" w:rsidRDefault="00520659" w:rsidP="664EF775">
            <w:pPr>
              <w:pStyle w:val="ListParagraph"/>
              <w:numPr>
                <w:ilvl w:val="0"/>
                <w:numId w:val="33"/>
              </w:numPr>
              <w:tabs>
                <w:tab w:val="left" w:pos="720"/>
              </w:tabs>
              <w:spacing w:line="257" w:lineRule="auto"/>
            </w:pPr>
            <w:r w:rsidRPr="664EF775">
              <w:rPr>
                <w:rFonts w:eastAsia="Calibri" w:cs="Calibri"/>
              </w:rPr>
              <w:t xml:space="preserve">Number of months </w:t>
            </w:r>
            <w:r w:rsidR="00BB204E">
              <w:rPr>
                <w:rFonts w:eastAsia="Calibri" w:cs="Calibri"/>
              </w:rPr>
              <w:t xml:space="preserve">for which a household experienced </w:t>
            </w:r>
            <w:r w:rsidRPr="664EF775">
              <w:rPr>
                <w:rFonts w:eastAsia="Calibri" w:cs="Calibri"/>
              </w:rPr>
              <w:t>water shortages</w:t>
            </w:r>
            <w:r w:rsidR="00ED7679">
              <w:rPr>
                <w:rFonts w:eastAsia="Calibri" w:cs="Calibri"/>
              </w:rPr>
              <w:t xml:space="preserve"> in the last 12 months</w:t>
            </w:r>
            <w:r w:rsidRPr="664EF775">
              <w:rPr>
                <w:rFonts w:eastAsia="Calibri" w:cs="Calibri"/>
              </w:rPr>
              <w:t>,</w:t>
            </w:r>
            <w:r w:rsidR="00954F64">
              <w:rPr>
                <w:rFonts w:eastAsia="Calibri" w:cs="Calibri"/>
              </w:rPr>
              <w:t xml:space="preserve"> </w:t>
            </w:r>
            <w:r w:rsidR="00BB204E">
              <w:rPr>
                <w:rFonts w:eastAsia="Calibri" w:cs="Calibri"/>
              </w:rPr>
              <w:t>in relation</w:t>
            </w:r>
            <w:r w:rsidR="00954F64">
              <w:rPr>
                <w:rFonts w:eastAsia="Calibri" w:cs="Calibri"/>
              </w:rPr>
              <w:t xml:space="preserve"> to</w:t>
            </w:r>
            <w:r w:rsidRPr="664EF775">
              <w:rPr>
                <w:rFonts w:eastAsia="Calibri" w:cs="Calibri"/>
              </w:rPr>
              <w:t xml:space="preserve"> </w:t>
            </w:r>
            <w:r w:rsidR="00954F64" w:rsidRPr="664EF775">
              <w:rPr>
                <w:rFonts w:eastAsia="Calibri" w:cs="Calibri"/>
              </w:rPr>
              <w:t xml:space="preserve">crop, livestock, fish or other agricultural activities </w:t>
            </w:r>
            <w:r w:rsidR="00954F64">
              <w:rPr>
                <w:rFonts w:eastAsia="Calibri" w:cs="Calibri"/>
              </w:rPr>
              <w:t>(ideally disaggregated)</w:t>
            </w:r>
            <w:r w:rsidR="00ED7679">
              <w:rPr>
                <w:rFonts w:eastAsia="Calibri" w:cs="Calibri"/>
              </w:rPr>
              <w:t>.</w:t>
            </w:r>
          </w:p>
          <w:p w14:paraId="26715017" w14:textId="77777777" w:rsidR="00543687" w:rsidRPr="00543687" w:rsidRDefault="00543687" w:rsidP="00543687">
            <w:pPr>
              <w:tabs>
                <w:tab w:val="left" w:pos="0"/>
                <w:tab w:val="left" w:pos="720"/>
              </w:tabs>
              <w:spacing w:line="257" w:lineRule="auto"/>
              <w:rPr>
                <w:rFonts w:eastAsia="Calibri" w:cs="Calibri"/>
              </w:rPr>
            </w:pPr>
          </w:p>
          <w:p w14:paraId="2DC51488" w14:textId="56EBDABC" w:rsidR="002D1573" w:rsidRDefault="0025289B">
            <w:pPr>
              <w:spacing w:line="257" w:lineRule="auto"/>
              <w:rPr>
                <w:rFonts w:eastAsia="Calibri" w:cs="Calibri"/>
              </w:rPr>
            </w:pPr>
            <w:r>
              <w:rPr>
                <w:rFonts w:eastAsia="Calibri" w:cs="Calibri"/>
              </w:rPr>
              <w:t>The indicator is calculated by summing the number of months of water stress and dividing this by 12</w:t>
            </w:r>
            <w:r w:rsidR="00C77836">
              <w:rPr>
                <w:rFonts w:eastAsia="Calibri" w:cs="Calibri"/>
              </w:rPr>
              <w:t xml:space="preserve">, and then taking the </w:t>
            </w:r>
            <w:r w:rsidR="00545586">
              <w:rPr>
                <w:rFonts w:eastAsia="Calibri" w:cs="Calibri"/>
              </w:rPr>
              <w:t xml:space="preserve">inverse </w:t>
            </w:r>
            <w:r w:rsidR="002B25D1">
              <w:rPr>
                <w:rFonts w:eastAsia="Calibri" w:cs="Calibri"/>
              </w:rPr>
              <w:t xml:space="preserve">(1/x) </w:t>
            </w:r>
            <w:r w:rsidR="00545586">
              <w:rPr>
                <w:rFonts w:eastAsia="Calibri" w:cs="Calibri"/>
              </w:rPr>
              <w:t xml:space="preserve">so that higher values </w:t>
            </w:r>
            <w:r w:rsidR="002B25D1">
              <w:rPr>
                <w:rFonts w:eastAsia="Calibri" w:cs="Calibri"/>
              </w:rPr>
              <w:t>indicate less water stress.</w:t>
            </w:r>
          </w:p>
          <w:p w14:paraId="4D02D135" w14:textId="77777777" w:rsidR="0025289B" w:rsidRDefault="0025289B">
            <w:pPr>
              <w:spacing w:line="257" w:lineRule="auto"/>
              <w:rPr>
                <w:rFonts w:eastAsia="Calibri" w:cs="Calibri"/>
              </w:rPr>
            </w:pPr>
          </w:p>
          <w:p w14:paraId="641A4018" w14:textId="659E25C7" w:rsidR="00520659" w:rsidRDefault="7F86E507">
            <w:pPr>
              <w:spacing w:line="257" w:lineRule="auto"/>
              <w:rPr>
                <w:rFonts w:eastAsia="Calibri" w:cs="Calibri"/>
              </w:rPr>
            </w:pPr>
            <w:r w:rsidRPr="664EF775">
              <w:rPr>
                <w:rFonts w:eastAsia="Calibri" w:cs="Calibri"/>
              </w:rPr>
              <w:t xml:space="preserve">Additional data can be collected on water sources (disaggregated by rainwater, water storage on-farm, water storage off-farm, flood water, piped water, </w:t>
            </w:r>
            <w:r w:rsidR="00F336C9">
              <w:rPr>
                <w:rFonts w:eastAsia="Calibri" w:cs="Calibri"/>
              </w:rPr>
              <w:t>other</w:t>
            </w:r>
            <w:r w:rsidRPr="664EF775">
              <w:rPr>
                <w:rFonts w:eastAsia="Calibri" w:cs="Calibri"/>
              </w:rPr>
              <w:t xml:space="preserve">) </w:t>
            </w:r>
            <w:r w:rsidR="449CC3D3" w:rsidRPr="664EF775">
              <w:rPr>
                <w:rFonts w:eastAsia="Calibri" w:cs="Calibri"/>
              </w:rPr>
              <w:t>to</w:t>
            </w:r>
            <w:r w:rsidRPr="664EF775">
              <w:rPr>
                <w:rFonts w:eastAsia="Calibri" w:cs="Calibri"/>
              </w:rPr>
              <w:t xml:space="preserve"> distinguish rainfed water stress versus irrigated water stress, and whether water harvesting measures are used.</w:t>
            </w:r>
          </w:p>
          <w:p w14:paraId="5E19CC55" w14:textId="77777777" w:rsidR="00520659" w:rsidRPr="00890287" w:rsidRDefault="00520659">
            <w:pPr>
              <w:spacing w:line="257" w:lineRule="auto"/>
              <w:rPr>
                <w:rFonts w:eastAsia="Calibri" w:cs="Calibri"/>
              </w:rPr>
            </w:pPr>
          </w:p>
          <w:p w14:paraId="1EC0BD23" w14:textId="77777777" w:rsidR="00520659" w:rsidRPr="00890287" w:rsidRDefault="00520659">
            <w:r w:rsidRPr="00890287">
              <w:rPr>
                <w:rFonts w:eastAsia="Calibri" w:cs="Calibri"/>
              </w:rPr>
              <w:t>These data can be collected as part of a household survey.</w:t>
            </w:r>
          </w:p>
        </w:tc>
      </w:tr>
      <w:tr w:rsidR="00520659" w:rsidRPr="0037562D" w14:paraId="4FE32F35" w14:textId="77777777" w:rsidTr="664EF775">
        <w:tc>
          <w:tcPr>
            <w:tcW w:w="2155" w:type="dxa"/>
            <w:shd w:val="clear" w:color="auto" w:fill="8DD873" w:themeFill="accent6" w:themeFillTint="99"/>
          </w:tcPr>
          <w:p w14:paraId="0E963626" w14:textId="77777777" w:rsidR="00520659" w:rsidRPr="0037562D" w:rsidRDefault="00520659">
            <w:r w:rsidRPr="0037562D">
              <w:t>Guidance on data entry and reporting</w:t>
            </w:r>
          </w:p>
        </w:tc>
        <w:tc>
          <w:tcPr>
            <w:tcW w:w="7195" w:type="dxa"/>
          </w:tcPr>
          <w:p w14:paraId="12E0176D" w14:textId="2FD0F8AD" w:rsidR="00520659" w:rsidRPr="00543687" w:rsidRDefault="7F86E507" w:rsidP="00807EA6">
            <w:r w:rsidRPr="00543687">
              <w:t>Collect data by asking which months (Jan, Feb, Mar</w:t>
            </w:r>
            <w:r w:rsidR="15A82232" w:rsidRPr="00543687">
              <w:t>,</w:t>
            </w:r>
            <w:r w:rsidRPr="00543687">
              <w:t xml:space="preserve"> etc) water is needed per activity, and then which months there are water shortages per activity, to ensure alignment between the two responses.</w:t>
            </w:r>
          </w:p>
          <w:p w14:paraId="33A80561" w14:textId="0A6EFE2B" w:rsidR="00520659" w:rsidRPr="00543687" w:rsidRDefault="7F86E507">
            <w:r w:rsidRPr="00543687">
              <w:t xml:space="preserve">  </w:t>
            </w:r>
          </w:p>
        </w:tc>
      </w:tr>
      <w:tr w:rsidR="00CE58B4" w:rsidRPr="0037562D" w14:paraId="4054804F" w14:textId="77777777" w:rsidTr="664EF775">
        <w:tc>
          <w:tcPr>
            <w:tcW w:w="2155" w:type="dxa"/>
            <w:shd w:val="clear" w:color="auto" w:fill="8DD873" w:themeFill="accent6" w:themeFillTint="99"/>
          </w:tcPr>
          <w:p w14:paraId="4870FC5E" w14:textId="59BF0C66" w:rsidR="00CE58B4" w:rsidRPr="0037562D" w:rsidRDefault="00CE58B4" w:rsidP="00CE58B4">
            <w:r>
              <w:t>Indicator interpretation and threshold setting</w:t>
            </w:r>
          </w:p>
        </w:tc>
        <w:tc>
          <w:tcPr>
            <w:tcW w:w="7195" w:type="dxa"/>
          </w:tcPr>
          <w:p w14:paraId="318E6F67" w14:textId="15986988" w:rsidR="00CE58B4" w:rsidRPr="00543687" w:rsidRDefault="00A3538B" w:rsidP="00543687">
            <w:r>
              <w:t>This indicator</w:t>
            </w:r>
            <w:r w:rsidR="00C0550C">
              <w:t xml:space="preserve"> presents the percentage</w:t>
            </w:r>
            <w:r w:rsidRPr="00A3538B">
              <w:t xml:space="preserve"> of </w:t>
            </w:r>
            <w:r w:rsidR="00C0550C">
              <w:t>months in a year w</w:t>
            </w:r>
            <w:r w:rsidRPr="00A3538B">
              <w:t>ith water stress</w:t>
            </w:r>
            <w:r w:rsidR="00C0550C">
              <w:t xml:space="preserve">. Lower values indicate less stress, while high values indicate more stress. Therefore the indicator values should be </w:t>
            </w:r>
            <w:r w:rsidR="009C2940">
              <w:t xml:space="preserve">inversed </w:t>
            </w:r>
          </w:p>
        </w:tc>
      </w:tr>
      <w:tr w:rsidR="00CE58B4" w:rsidRPr="0037562D" w14:paraId="461CFD42" w14:textId="77777777" w:rsidTr="664EF775">
        <w:tc>
          <w:tcPr>
            <w:tcW w:w="2155" w:type="dxa"/>
            <w:shd w:val="clear" w:color="auto" w:fill="8DD873" w:themeFill="accent6" w:themeFillTint="99"/>
          </w:tcPr>
          <w:p w14:paraId="04CB31E4" w14:textId="114B89C3" w:rsidR="00CE58B4" w:rsidRPr="0037562D" w:rsidRDefault="00CE58B4" w:rsidP="00CE58B4">
            <w:r>
              <w:t xml:space="preserve">Limitations </w:t>
            </w:r>
          </w:p>
        </w:tc>
        <w:tc>
          <w:tcPr>
            <w:tcW w:w="7195" w:type="dxa"/>
          </w:tcPr>
          <w:p w14:paraId="60245EAA" w14:textId="29E95013" w:rsidR="001069B4" w:rsidRPr="001069B4" w:rsidRDefault="001069B4" w:rsidP="00807EA6">
            <w:r>
              <w:t xml:space="preserve">Key limitations of the measurement approach for this indicator include: </w:t>
            </w:r>
          </w:p>
          <w:p w14:paraId="7E11EB02" w14:textId="3769830B" w:rsidR="00CE58B4" w:rsidRPr="00890287" w:rsidRDefault="5EBA2B22" w:rsidP="00543687">
            <w:pPr>
              <w:pStyle w:val="ListParagraph"/>
              <w:numPr>
                <w:ilvl w:val="0"/>
                <w:numId w:val="17"/>
              </w:numPr>
            </w:pPr>
            <w:r>
              <w:t>Water quality is not accounted for.</w:t>
            </w:r>
          </w:p>
          <w:p w14:paraId="23655D11" w14:textId="77777777" w:rsidR="00CE58B4" w:rsidRDefault="0B1D6EE3" w:rsidP="00543687">
            <w:pPr>
              <w:pStyle w:val="ListParagraph"/>
              <w:numPr>
                <w:ilvl w:val="0"/>
                <w:numId w:val="17"/>
              </w:numPr>
            </w:pPr>
            <w:r>
              <w:t xml:space="preserve">Water storage and delivery infrastructure </w:t>
            </w:r>
            <w:r w:rsidR="4FCA5C05">
              <w:t xml:space="preserve">are </w:t>
            </w:r>
            <w:r>
              <w:t>not considered.</w:t>
            </w:r>
          </w:p>
          <w:p w14:paraId="03C2D993" w14:textId="200AA697" w:rsidR="0097521B" w:rsidRPr="0097521B" w:rsidRDefault="0097521B" w:rsidP="0097521B">
            <w:pPr>
              <w:rPr>
                <w:lang w:val="en-US"/>
              </w:rPr>
            </w:pPr>
          </w:p>
          <w:p w14:paraId="31C7461F" w14:textId="203E242B" w:rsidR="002E3594" w:rsidRDefault="0097521B" w:rsidP="00807EA6">
            <w:r w:rsidRPr="0097521B">
              <w:rPr>
                <w:lang w:val="en-US"/>
              </w:rPr>
              <w:t>Alternatives</w:t>
            </w:r>
            <w:r w:rsidR="001069B4">
              <w:rPr>
                <w:lang w:val="en-US"/>
              </w:rPr>
              <w:t xml:space="preserve"> to consider for future surveys include the</w:t>
            </w:r>
            <w:r w:rsidRPr="0097521B">
              <w:rPr>
                <w:lang w:val="en-US"/>
              </w:rPr>
              <w:t xml:space="preserve"> ''Agricultural Water Scarcity Index'' which is a dimensionless index; </w:t>
            </w:r>
            <w:r w:rsidR="00486CF5">
              <w:rPr>
                <w:lang w:val="en-US"/>
              </w:rPr>
              <w:t>or</w:t>
            </w:r>
            <w:r w:rsidRPr="0097521B">
              <w:rPr>
                <w:lang w:val="en-US"/>
              </w:rPr>
              <w:t xml:space="preserve"> ''Water Productivity'' (kg produced/m3 water consumed)</w:t>
            </w:r>
            <w:r w:rsidR="00486CF5">
              <w:rPr>
                <w:lang w:val="en-US"/>
              </w:rPr>
              <w:t xml:space="preserve">; or </w:t>
            </w:r>
            <w:r w:rsidR="00486CF5">
              <w:t>Quantify freshwater (rainfall, groundwater and surface water) supplied to different agricultural enterprises on the farm during the month or year</w:t>
            </w:r>
            <w:r w:rsidRPr="0097521B">
              <w:rPr>
                <w:lang w:val="en-US"/>
              </w:rPr>
              <w:t>.</w:t>
            </w:r>
            <w:r w:rsidR="00807EA6">
              <w:t xml:space="preserve"> For th</w:t>
            </w:r>
            <w:r w:rsidR="00486CF5">
              <w:t>e latter</w:t>
            </w:r>
            <w:r w:rsidR="00807EA6">
              <w:t>, users should</w:t>
            </w:r>
            <w:r w:rsidR="002E3594">
              <w:t xml:space="preserve">: </w:t>
            </w:r>
          </w:p>
          <w:p w14:paraId="69E9C60B" w14:textId="77777777" w:rsidR="00543687" w:rsidRPr="00890287" w:rsidRDefault="00543687" w:rsidP="00543687">
            <w:pPr>
              <w:pStyle w:val="ListParagraph"/>
              <w:numPr>
                <w:ilvl w:val="0"/>
                <w:numId w:val="17"/>
              </w:numPr>
              <w:tabs>
                <w:tab w:val="left" w:pos="0"/>
                <w:tab w:val="left" w:pos="720"/>
              </w:tabs>
              <w:spacing w:after="160" w:line="257" w:lineRule="auto"/>
              <w:rPr>
                <w:rFonts w:eastAsia="Calibri" w:cs="Calibri"/>
              </w:rPr>
            </w:pPr>
            <w:r w:rsidRPr="664EF775">
              <w:rPr>
                <w:rFonts w:eastAsia="Calibri" w:cs="Calibri"/>
              </w:rPr>
              <w:t>Estimate amount of water (m3/year) required by crop, livestock, fish or other agricultural  enterprises (disaggregated) on the farm.</w:t>
            </w:r>
          </w:p>
          <w:p w14:paraId="485F75DA" w14:textId="77777777" w:rsidR="00543687" w:rsidRPr="00890287" w:rsidRDefault="00543687" w:rsidP="00543687">
            <w:pPr>
              <w:pStyle w:val="ListParagraph"/>
              <w:numPr>
                <w:ilvl w:val="0"/>
                <w:numId w:val="17"/>
              </w:numPr>
              <w:tabs>
                <w:tab w:val="left" w:pos="720"/>
              </w:tabs>
              <w:spacing w:after="160" w:line="257" w:lineRule="auto"/>
              <w:rPr>
                <w:rFonts w:eastAsia="Calibri" w:cs="Calibri"/>
              </w:rPr>
            </w:pPr>
            <w:r w:rsidRPr="664EF775">
              <w:rPr>
                <w:rFonts w:eastAsia="Calibri" w:cs="Calibri"/>
              </w:rPr>
              <w:lastRenderedPageBreak/>
              <w:t xml:space="preserve"> Estimate the amount of water (m3/year) supplied to each agricultural enterprise on the farm.</w:t>
            </w:r>
          </w:p>
          <w:p w14:paraId="11390E94" w14:textId="77777777" w:rsidR="00486CF5" w:rsidRPr="00486CF5" w:rsidRDefault="00543687" w:rsidP="00486CF5">
            <w:pPr>
              <w:pStyle w:val="ListParagraph"/>
              <w:numPr>
                <w:ilvl w:val="0"/>
                <w:numId w:val="17"/>
              </w:numPr>
              <w:tabs>
                <w:tab w:val="left" w:pos="720"/>
              </w:tabs>
              <w:spacing w:after="160" w:line="257" w:lineRule="auto"/>
            </w:pPr>
            <w:r w:rsidRPr="00543687">
              <w:rPr>
                <w:rFonts w:eastAsia="Calibri" w:cs="Calibri"/>
              </w:rPr>
              <w:t xml:space="preserve">Calculate:  </w:t>
            </w:r>
            <w:r w:rsidRPr="00543687">
              <w:rPr>
                <w:rFonts w:ascii="Aptos" w:eastAsia="Aptos" w:hAnsi="Aptos" w:cs="Aptos"/>
              </w:rPr>
              <w:t xml:space="preserve">Water Stress (%) = (Total freshwater supplied </w:t>
            </w:r>
            <w:r w:rsidRPr="0066010A">
              <w:rPr>
                <w:rFonts w:ascii="Aptos" w:eastAsia="Aptos" w:hAnsi="Aptos" w:cs="Aptos"/>
                <w:b/>
                <w:bCs/>
              </w:rPr>
              <w:t>/</w:t>
            </w:r>
            <w:r w:rsidRPr="00543687">
              <w:rPr>
                <w:rFonts w:ascii="Aptos" w:eastAsia="Aptos" w:hAnsi="Aptos" w:cs="Aptos"/>
              </w:rPr>
              <w:t xml:space="preserve"> Available freshwater resources) × 100.</w:t>
            </w:r>
          </w:p>
          <w:p w14:paraId="09223410" w14:textId="77777777" w:rsidR="00807EA6" w:rsidRPr="00486CF5" w:rsidRDefault="00807EA6" w:rsidP="00486CF5">
            <w:pPr>
              <w:pStyle w:val="ListParagraph"/>
              <w:numPr>
                <w:ilvl w:val="0"/>
                <w:numId w:val="17"/>
              </w:numPr>
              <w:tabs>
                <w:tab w:val="left" w:pos="720"/>
              </w:tabs>
              <w:spacing w:after="160" w:line="257" w:lineRule="auto"/>
              <w:rPr>
                <w:rFonts w:eastAsiaTheme="minorEastAsia"/>
              </w:rPr>
            </w:pPr>
            <w:r w:rsidRPr="00486CF5">
              <w:rPr>
                <w:rFonts w:eastAsiaTheme="minorEastAsia"/>
              </w:rPr>
              <w:t>Classify water stress (%) into the following categories:</w:t>
            </w:r>
          </w:p>
          <w:p w14:paraId="0033F6B3" w14:textId="77777777" w:rsidR="00807EA6" w:rsidRPr="00890287" w:rsidRDefault="00807EA6" w:rsidP="00486CF5">
            <w:pPr>
              <w:pStyle w:val="ListParagraph"/>
              <w:numPr>
                <w:ilvl w:val="1"/>
                <w:numId w:val="17"/>
              </w:numPr>
              <w:spacing w:after="160" w:line="259" w:lineRule="auto"/>
              <w:rPr>
                <w:rFonts w:eastAsiaTheme="minorEastAsia"/>
              </w:rPr>
            </w:pPr>
            <w:r w:rsidRPr="001069B4">
              <w:rPr>
                <w:rFonts w:eastAsiaTheme="minorEastAsia"/>
              </w:rPr>
              <w:t xml:space="preserve">No stress = &lt;10. </w:t>
            </w:r>
            <w:r w:rsidRPr="00807EA6">
              <w:rPr>
                <w:rFonts w:eastAsiaTheme="minorEastAsia"/>
              </w:rPr>
              <w:t>Low water demand relative to water supply.</w:t>
            </w:r>
          </w:p>
          <w:p w14:paraId="648BDCEF" w14:textId="77777777" w:rsidR="00807EA6" w:rsidRPr="00890287" w:rsidRDefault="00807EA6" w:rsidP="00486CF5">
            <w:pPr>
              <w:pStyle w:val="ListParagraph"/>
              <w:numPr>
                <w:ilvl w:val="1"/>
                <w:numId w:val="17"/>
              </w:numPr>
              <w:spacing w:after="160" w:line="259" w:lineRule="auto"/>
            </w:pPr>
            <w:r w:rsidRPr="664EF775">
              <w:rPr>
                <w:rFonts w:eastAsiaTheme="minorEastAsia"/>
              </w:rPr>
              <w:t xml:space="preserve">Low stress = 10-20. </w:t>
            </w:r>
            <w:r w:rsidRPr="00807EA6">
              <w:rPr>
                <w:rFonts w:ascii="Aptos" w:eastAsia="Aptos" w:hAnsi="Aptos" w:cs="Aptos"/>
              </w:rPr>
              <w:t>Moderate demand – sustainable status.</w:t>
            </w:r>
          </w:p>
          <w:p w14:paraId="64A7A799" w14:textId="77777777" w:rsidR="00807EA6" w:rsidRPr="00890287" w:rsidRDefault="00807EA6" w:rsidP="00486CF5">
            <w:pPr>
              <w:pStyle w:val="ListParagraph"/>
              <w:numPr>
                <w:ilvl w:val="1"/>
                <w:numId w:val="17"/>
              </w:numPr>
              <w:spacing w:after="160" w:line="259" w:lineRule="auto"/>
            </w:pPr>
            <w:r w:rsidRPr="664EF775">
              <w:t xml:space="preserve">Medium stress = 20-40. </w:t>
            </w:r>
            <w:r w:rsidRPr="00807EA6">
              <w:rPr>
                <w:rFonts w:ascii="Aptos" w:eastAsia="Aptos" w:hAnsi="Aptos" w:cs="Aptos"/>
              </w:rPr>
              <w:t>Significant pressure on water resources.</w:t>
            </w:r>
          </w:p>
          <w:p w14:paraId="5BFAEDAE" w14:textId="77777777" w:rsidR="00807EA6" w:rsidRPr="00807EA6" w:rsidRDefault="00807EA6" w:rsidP="00486CF5">
            <w:pPr>
              <w:pStyle w:val="ListParagraph"/>
              <w:numPr>
                <w:ilvl w:val="1"/>
                <w:numId w:val="17"/>
              </w:numPr>
              <w:spacing w:after="160" w:line="259" w:lineRule="auto"/>
            </w:pPr>
            <w:r w:rsidRPr="00807EA6">
              <w:rPr>
                <w:rFonts w:ascii="Aptos" w:eastAsia="Aptos" w:hAnsi="Aptos" w:cs="Aptos"/>
              </w:rPr>
              <w:t>High stress = 40-80. Strong competition for water – management is critical.</w:t>
            </w:r>
          </w:p>
          <w:p w14:paraId="0245AD7B" w14:textId="6D6BFC0A" w:rsidR="0097521B" w:rsidRPr="00642A7D" w:rsidRDefault="00807EA6" w:rsidP="00642A7D">
            <w:pPr>
              <w:pStyle w:val="ListParagraph"/>
              <w:numPr>
                <w:ilvl w:val="1"/>
                <w:numId w:val="17"/>
              </w:numPr>
              <w:spacing w:after="160" w:line="259" w:lineRule="auto"/>
            </w:pPr>
            <w:r w:rsidRPr="00807EA6">
              <w:rPr>
                <w:rFonts w:ascii="Aptos" w:eastAsia="Aptos" w:hAnsi="Aptos" w:cs="Aptos"/>
              </w:rPr>
              <w:t>Critical stress = &gt;80. Unsustainable water extraction for agriculture.</w:t>
            </w:r>
          </w:p>
        </w:tc>
      </w:tr>
      <w:tr w:rsidR="00CE58B4" w:rsidRPr="0037562D" w14:paraId="6C6882CF" w14:textId="77777777" w:rsidTr="664EF775">
        <w:tc>
          <w:tcPr>
            <w:tcW w:w="2155" w:type="dxa"/>
            <w:shd w:val="clear" w:color="auto" w:fill="8DD873" w:themeFill="accent6" w:themeFillTint="99"/>
          </w:tcPr>
          <w:p w14:paraId="5996DD58" w14:textId="59B5DFDB" w:rsidR="00CE58B4" w:rsidRPr="0037562D" w:rsidRDefault="00CE58B4" w:rsidP="00CE58B4">
            <w:commentRangeStart w:id="17"/>
            <w:r w:rsidRPr="0037562D">
              <w:lastRenderedPageBreak/>
              <w:t>References</w:t>
            </w:r>
            <w:commentRangeEnd w:id="17"/>
            <w:r w:rsidR="00486CF5" w:rsidRPr="0037562D">
              <w:rPr>
                <w:rStyle w:val="CommentReference"/>
                <w:sz w:val="22"/>
                <w:szCs w:val="22"/>
              </w:rPr>
              <w:commentReference w:id="17"/>
            </w:r>
          </w:p>
        </w:tc>
        <w:tc>
          <w:tcPr>
            <w:tcW w:w="7195" w:type="dxa"/>
          </w:tcPr>
          <w:p w14:paraId="4633DA2A" w14:textId="07D2E650" w:rsidR="00CE58B4" w:rsidRPr="00486CF5" w:rsidRDefault="4791185F" w:rsidP="00486CF5">
            <w:pPr>
              <w:pStyle w:val="ListParagraph"/>
              <w:numPr>
                <w:ilvl w:val="0"/>
                <w:numId w:val="4"/>
              </w:numPr>
              <w:rPr>
                <w:rFonts w:eastAsiaTheme="minorEastAsia"/>
              </w:rPr>
            </w:pPr>
            <w:r w:rsidRPr="00486CF5">
              <w:rPr>
                <w:rFonts w:eastAsiaTheme="minorEastAsia"/>
              </w:rPr>
              <w:t xml:space="preserve">Biancalani, R., &amp; Marinelli, M. (2021). Assessing SDG indicator 6.4.2 "level of water stress" at major basins level. </w:t>
            </w:r>
            <w:r w:rsidRPr="00486CF5">
              <w:rPr>
                <w:rFonts w:eastAsiaTheme="minorEastAsia"/>
                <w:i/>
                <w:iCs/>
              </w:rPr>
              <w:t>UCL Open Environment</w:t>
            </w:r>
            <w:r w:rsidRPr="00486CF5">
              <w:rPr>
                <w:rFonts w:eastAsiaTheme="minorEastAsia"/>
              </w:rPr>
              <w:t>.</w:t>
            </w:r>
          </w:p>
          <w:p w14:paraId="4AF776CD" w14:textId="40D4CE4B" w:rsidR="00CE58B4" w:rsidRPr="0037562D" w:rsidRDefault="4791185F" w:rsidP="00486CF5">
            <w:pPr>
              <w:pStyle w:val="ListParagraph"/>
              <w:numPr>
                <w:ilvl w:val="0"/>
                <w:numId w:val="4"/>
              </w:numPr>
              <w:rPr>
                <w:rFonts w:eastAsiaTheme="minorEastAsia"/>
              </w:rPr>
            </w:pPr>
            <w:r w:rsidRPr="00486CF5">
              <w:rPr>
                <w:rFonts w:eastAsiaTheme="minorEastAsia"/>
              </w:rPr>
              <w:t xml:space="preserve">Food and Agriculture Organization (FAO). (2021). </w:t>
            </w:r>
            <w:r w:rsidRPr="00486CF5">
              <w:rPr>
                <w:rFonts w:eastAsiaTheme="minorEastAsia"/>
                <w:i/>
                <w:iCs/>
              </w:rPr>
              <w:t>SDG Indicator 6.4.2 – Level of water stress: Methodology</w:t>
            </w:r>
            <w:r w:rsidRPr="00486CF5">
              <w:rPr>
                <w:rFonts w:eastAsiaTheme="minorEastAsia"/>
              </w:rPr>
              <w:t>. United Nations FAO.</w:t>
            </w:r>
            <w:r w:rsidR="0D13A7EB" w:rsidRPr="00486CF5">
              <w:rPr>
                <w:rFonts w:eastAsiaTheme="minorEastAsia"/>
              </w:rPr>
              <w:t xml:space="preserve"> (</w:t>
            </w:r>
            <w:hyperlink r:id="rId17" w:history="1">
              <w:r w:rsidR="0D13A7EB" w:rsidRPr="00486CF5">
                <w:rPr>
                  <w:rStyle w:val="Hyperlink"/>
                  <w:rFonts w:eastAsiaTheme="minorEastAsia"/>
                </w:rPr>
                <w:t>http://www.fao.org/aquastat</w:t>
              </w:r>
            </w:hyperlink>
            <w:r w:rsidR="0D13A7EB" w:rsidRPr="00486CF5">
              <w:rPr>
                <w:rFonts w:eastAsiaTheme="minorEastAsia"/>
              </w:rPr>
              <w:t>).</w:t>
            </w:r>
          </w:p>
          <w:p w14:paraId="0BB651B0" w14:textId="6C7B75AB" w:rsidR="00CE58B4" w:rsidRPr="00486CF5" w:rsidRDefault="772E8FF1" w:rsidP="00486CF5">
            <w:pPr>
              <w:pStyle w:val="ListParagraph"/>
              <w:numPr>
                <w:ilvl w:val="0"/>
                <w:numId w:val="4"/>
              </w:numPr>
              <w:rPr>
                <w:rFonts w:eastAsiaTheme="minorEastAsia"/>
              </w:rPr>
            </w:pPr>
            <w:r w:rsidRPr="00486CF5">
              <w:rPr>
                <w:rFonts w:eastAsiaTheme="minorEastAsia"/>
                <w:lang w:val="fr-FR"/>
              </w:rPr>
              <w:t xml:space="preserve">van Vliet, M. T. H., Jones, E. R., et al. </w:t>
            </w:r>
            <w:r w:rsidRPr="00486CF5">
              <w:rPr>
                <w:rFonts w:eastAsiaTheme="minorEastAsia"/>
              </w:rPr>
              <w:t xml:space="preserve">(2021). Global water scarcity including surface water quality and expansions of clean water technologies. </w:t>
            </w:r>
            <w:r w:rsidRPr="00486CF5">
              <w:rPr>
                <w:rFonts w:eastAsiaTheme="minorEastAsia"/>
                <w:i/>
                <w:iCs/>
              </w:rPr>
              <w:t>Environmental Research Letters</w:t>
            </w:r>
            <w:r w:rsidRPr="00486CF5">
              <w:rPr>
                <w:rFonts w:eastAsiaTheme="minorEastAsia"/>
              </w:rPr>
              <w:t xml:space="preserve">, 16(2), 024020. </w:t>
            </w:r>
            <w:hyperlink r:id="rId18" w:history="1">
              <w:r w:rsidRPr="664EF775">
                <w:rPr>
                  <w:rStyle w:val="Hyperlink"/>
                  <w:rFonts w:ascii="system-ui" w:eastAsia="system-ui" w:hAnsi="system-ui" w:cs="system-ui"/>
                  <w:sz w:val="24"/>
                  <w:szCs w:val="24"/>
                </w:rPr>
                <w:t>https://doi.org/10.1088/1748-9326/ABBFC3</w:t>
              </w:r>
            </w:hyperlink>
          </w:p>
        </w:tc>
      </w:tr>
    </w:tbl>
    <w:p w14:paraId="006F300C" w14:textId="77777777" w:rsidR="00520659" w:rsidRPr="0037562D" w:rsidRDefault="00520659" w:rsidP="00520659"/>
    <w:p w14:paraId="4492DEC0"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8" w:name="_Toc166680089"/>
      <w:r w:rsidRPr="0037562D">
        <w:br w:type="page"/>
      </w:r>
    </w:p>
    <w:p w14:paraId="517853E7" w14:textId="77777777" w:rsidR="00520659" w:rsidRPr="008B031F" w:rsidRDefault="00520659" w:rsidP="00520659">
      <w:pPr>
        <w:pStyle w:val="Heading3"/>
        <w:numPr>
          <w:ilvl w:val="2"/>
          <w:numId w:val="45"/>
        </w:numPr>
        <w:rPr>
          <w:highlight w:val="yellow"/>
        </w:rPr>
      </w:pPr>
      <w:r w:rsidRPr="008B031F">
        <w:rPr>
          <w:highlight w:val="yellow"/>
        </w:rPr>
        <w:lastRenderedPageBreak/>
        <w:t>Energy use</w:t>
      </w:r>
      <w:bookmarkEnd w:id="18"/>
    </w:p>
    <w:tbl>
      <w:tblPr>
        <w:tblStyle w:val="TableGrid"/>
        <w:tblW w:w="0" w:type="auto"/>
        <w:tblLook w:val="04A0" w:firstRow="1" w:lastRow="0" w:firstColumn="1" w:lastColumn="0" w:noHBand="0" w:noVBand="1"/>
      </w:tblPr>
      <w:tblGrid>
        <w:gridCol w:w="2155"/>
        <w:gridCol w:w="7195"/>
      </w:tblGrid>
      <w:tr w:rsidR="00520659" w:rsidRPr="0037562D" w14:paraId="315EAF8D" w14:textId="77777777" w:rsidTr="664EF775">
        <w:tc>
          <w:tcPr>
            <w:tcW w:w="2155" w:type="dxa"/>
            <w:shd w:val="clear" w:color="auto" w:fill="8DD873" w:themeFill="accent6" w:themeFillTint="99"/>
          </w:tcPr>
          <w:p w14:paraId="1037964B" w14:textId="77777777" w:rsidR="00520659" w:rsidRPr="0037562D" w:rsidRDefault="00520659">
            <w:pPr>
              <w:rPr>
                <w:b/>
                <w:bCs/>
              </w:rPr>
            </w:pPr>
            <w:r w:rsidRPr="0037562D">
              <w:rPr>
                <w:b/>
                <w:bCs/>
              </w:rPr>
              <w:t>Indicator</w:t>
            </w:r>
          </w:p>
        </w:tc>
        <w:tc>
          <w:tcPr>
            <w:tcW w:w="7195" w:type="dxa"/>
          </w:tcPr>
          <w:p w14:paraId="3F8D78C3" w14:textId="77777777" w:rsidR="00520659" w:rsidRPr="0037562D" w:rsidRDefault="7F86E507">
            <w:pPr>
              <w:rPr>
                <w:b/>
                <w:bCs/>
              </w:rPr>
            </w:pPr>
            <w:commentRangeStart w:id="19"/>
            <w:commentRangeStart w:id="20"/>
            <w:commentRangeStart w:id="21"/>
            <w:r w:rsidRPr="664EF775">
              <w:rPr>
                <w:b/>
                <w:bCs/>
              </w:rPr>
              <w:t>Sustainable energy use</w:t>
            </w:r>
            <w:commentRangeEnd w:id="19"/>
            <w:r w:rsidR="00520659" w:rsidRPr="0037562D">
              <w:rPr>
                <w:rStyle w:val="CommentReference"/>
                <w:b/>
                <w:bCs/>
                <w:sz w:val="22"/>
                <w:szCs w:val="22"/>
              </w:rPr>
              <w:commentReference w:id="19"/>
            </w:r>
            <w:commentRangeEnd w:id="20"/>
            <w:r w:rsidR="00520659" w:rsidRPr="0037562D">
              <w:rPr>
                <w:rStyle w:val="CommentReference"/>
                <w:b/>
                <w:bCs/>
                <w:sz w:val="22"/>
                <w:szCs w:val="22"/>
              </w:rPr>
              <w:commentReference w:id="20"/>
            </w:r>
            <w:commentRangeEnd w:id="21"/>
            <w:r w:rsidR="00520659" w:rsidRPr="0037562D">
              <w:rPr>
                <w:rStyle w:val="CommentReference"/>
                <w:b/>
                <w:bCs/>
                <w:sz w:val="22"/>
                <w:szCs w:val="22"/>
              </w:rPr>
              <w:commentReference w:id="21"/>
            </w:r>
          </w:p>
        </w:tc>
      </w:tr>
      <w:tr w:rsidR="00520659" w:rsidRPr="0037562D" w14:paraId="6E28DE2D" w14:textId="77777777" w:rsidTr="664EF775">
        <w:tc>
          <w:tcPr>
            <w:tcW w:w="2155" w:type="dxa"/>
            <w:shd w:val="clear" w:color="auto" w:fill="8DD873" w:themeFill="accent6" w:themeFillTint="99"/>
          </w:tcPr>
          <w:p w14:paraId="18817E7B" w14:textId="77777777" w:rsidR="00520659" w:rsidRPr="0037562D" w:rsidRDefault="00520659">
            <w:r w:rsidRPr="0037562D">
              <w:t>Theme</w:t>
            </w:r>
          </w:p>
        </w:tc>
        <w:tc>
          <w:tcPr>
            <w:tcW w:w="7195" w:type="dxa"/>
          </w:tcPr>
          <w:p w14:paraId="3ADDE862" w14:textId="77777777" w:rsidR="00520659" w:rsidRPr="0037562D" w:rsidRDefault="00520659">
            <w:r w:rsidRPr="0037562D">
              <w:t>Energy use</w:t>
            </w:r>
          </w:p>
        </w:tc>
      </w:tr>
      <w:tr w:rsidR="00520659" w:rsidRPr="0037562D" w14:paraId="7D69DD46" w14:textId="77777777" w:rsidTr="664EF775">
        <w:tc>
          <w:tcPr>
            <w:tcW w:w="2155" w:type="dxa"/>
            <w:shd w:val="clear" w:color="auto" w:fill="8DD873" w:themeFill="accent6" w:themeFillTint="99"/>
          </w:tcPr>
          <w:p w14:paraId="30E057BD" w14:textId="77777777" w:rsidR="00520659" w:rsidRPr="0037562D" w:rsidRDefault="00520659">
            <w:r w:rsidRPr="0037562D">
              <w:t>Purpose of indicator</w:t>
            </w:r>
          </w:p>
        </w:tc>
        <w:tc>
          <w:tcPr>
            <w:tcW w:w="7195" w:type="dxa"/>
          </w:tcPr>
          <w:p w14:paraId="2992BD03" w14:textId="77777777" w:rsidR="00520659" w:rsidRPr="0037562D" w:rsidRDefault="00520659">
            <w:commentRangeStart w:id="22"/>
            <w:r>
              <w:t>Fossil fuels and other non-renewable energy sources</w:t>
            </w:r>
            <w:commentRangeEnd w:id="22"/>
            <w:r>
              <w:rPr>
                <w:rStyle w:val="CommentReference"/>
                <w:sz w:val="22"/>
                <w:szCs w:val="22"/>
              </w:rPr>
              <w:commentReference w:id="22"/>
            </w:r>
            <w:r>
              <w:t xml:space="preserve"> contribute to global greenhouse gas emissions, exacerbating global warming. Increasing the share of renewable energy sources while reducing overall energy consumption contributes to net zero emissions targets (Paris Agreement, SDG 13), while self- and locally produced energy helps ensure an affordable and reliable energy supply (SDG 7).</w:t>
            </w:r>
          </w:p>
        </w:tc>
      </w:tr>
      <w:tr w:rsidR="00520659" w:rsidRPr="0037562D" w14:paraId="2F7AC669" w14:textId="77777777" w:rsidTr="664EF775">
        <w:tc>
          <w:tcPr>
            <w:tcW w:w="2155" w:type="dxa"/>
            <w:shd w:val="clear" w:color="auto" w:fill="8DD873" w:themeFill="accent6" w:themeFillTint="99"/>
          </w:tcPr>
          <w:p w14:paraId="615AC7AE" w14:textId="77777777" w:rsidR="00520659" w:rsidRPr="0037562D" w:rsidRDefault="00520659">
            <w:r w:rsidRPr="0037562D">
              <w:t>Data source</w:t>
            </w:r>
          </w:p>
        </w:tc>
        <w:tc>
          <w:tcPr>
            <w:tcW w:w="7195" w:type="dxa"/>
          </w:tcPr>
          <w:p w14:paraId="72AB44C9" w14:textId="77777777" w:rsidR="00520659" w:rsidRPr="0037562D" w:rsidRDefault="00520659">
            <w:r w:rsidRPr="0037562D">
              <w:t>Household survey</w:t>
            </w:r>
          </w:p>
        </w:tc>
      </w:tr>
      <w:tr w:rsidR="00520659" w:rsidRPr="0037562D" w14:paraId="3CC6D323" w14:textId="77777777" w:rsidTr="664EF775">
        <w:tc>
          <w:tcPr>
            <w:tcW w:w="2155" w:type="dxa"/>
            <w:shd w:val="clear" w:color="auto" w:fill="8DD873" w:themeFill="accent6" w:themeFillTint="99"/>
          </w:tcPr>
          <w:p w14:paraId="141A797F" w14:textId="77777777" w:rsidR="00520659" w:rsidRPr="0037562D" w:rsidRDefault="7F86E507">
            <w:commentRangeStart w:id="23"/>
            <w:r>
              <w:t>Measurement</w:t>
            </w:r>
            <w:commentRangeEnd w:id="23"/>
            <w:r w:rsidR="00520659" w:rsidRPr="0037562D">
              <w:rPr>
                <w:rStyle w:val="CommentReference"/>
                <w:sz w:val="22"/>
                <w:szCs w:val="22"/>
              </w:rPr>
              <w:commentReference w:id="23"/>
            </w:r>
          </w:p>
        </w:tc>
        <w:tc>
          <w:tcPr>
            <w:tcW w:w="7195" w:type="dxa"/>
          </w:tcPr>
          <w:p w14:paraId="56B3BE53" w14:textId="642B1B5D" w:rsidR="00520659" w:rsidRPr="0037562D" w:rsidRDefault="00520659">
            <w:pPr>
              <w:pStyle w:val="ListParagraph"/>
              <w:numPr>
                <w:ilvl w:val="0"/>
                <w:numId w:val="62"/>
              </w:numPr>
            </w:pPr>
            <w:r>
              <w:t xml:space="preserve">Proportion of energy </w:t>
            </w:r>
            <w:r w:rsidR="68985EB9">
              <w:t xml:space="preserve">sources </w:t>
            </w:r>
            <w:r>
              <w:t xml:space="preserve">that </w:t>
            </w:r>
            <w:r w:rsidR="5EE156A1">
              <w:t>are</w:t>
            </w:r>
            <w:r>
              <w:t xml:space="preserve"> from renewable sources (energy produced from solar panels, wind turbines, hydropower</w:t>
            </w:r>
            <w:r w:rsidR="00655645">
              <w:t xml:space="preserve"> or other renewable sources</w:t>
            </w:r>
            <w:r>
              <w:t xml:space="preserve">). </w:t>
            </w:r>
          </w:p>
          <w:p w14:paraId="4899510A" w14:textId="77777777" w:rsidR="00520659" w:rsidRPr="0037562D" w:rsidRDefault="00520659">
            <w:pPr>
              <w:pStyle w:val="ListParagraph"/>
              <w:numPr>
                <w:ilvl w:val="0"/>
                <w:numId w:val="62"/>
              </w:numPr>
            </w:pPr>
            <w:r w:rsidRPr="0037562D">
              <w:t xml:space="preserve">Proportion of consumed energy that is produced on-farm or by local suppliers. </w:t>
            </w:r>
          </w:p>
        </w:tc>
      </w:tr>
      <w:tr w:rsidR="00520659" w:rsidRPr="0037562D" w14:paraId="4039963B" w14:textId="77777777" w:rsidTr="664EF775">
        <w:tc>
          <w:tcPr>
            <w:tcW w:w="2155" w:type="dxa"/>
            <w:shd w:val="clear" w:color="auto" w:fill="8DD873" w:themeFill="accent6" w:themeFillTint="99"/>
          </w:tcPr>
          <w:p w14:paraId="329EABC6" w14:textId="77777777" w:rsidR="00520659" w:rsidRPr="0037562D" w:rsidRDefault="00520659">
            <w:r w:rsidRPr="0037562D">
              <w:t>Measurement units</w:t>
            </w:r>
          </w:p>
        </w:tc>
        <w:tc>
          <w:tcPr>
            <w:tcW w:w="7195" w:type="dxa"/>
          </w:tcPr>
          <w:p w14:paraId="0C309E67" w14:textId="77777777" w:rsidR="00520659" w:rsidRPr="0037562D" w:rsidRDefault="00520659">
            <w:r w:rsidRPr="0037562D">
              <w:t xml:space="preserve">% </w:t>
            </w:r>
          </w:p>
        </w:tc>
      </w:tr>
      <w:tr w:rsidR="00520659" w:rsidRPr="0037562D" w14:paraId="36EE26E0" w14:textId="77777777" w:rsidTr="664EF775">
        <w:tc>
          <w:tcPr>
            <w:tcW w:w="2155" w:type="dxa"/>
            <w:shd w:val="clear" w:color="auto" w:fill="8DD873" w:themeFill="accent6" w:themeFillTint="99"/>
          </w:tcPr>
          <w:p w14:paraId="7C4533D7" w14:textId="77777777" w:rsidR="00520659" w:rsidRPr="0037562D" w:rsidRDefault="00520659">
            <w:r w:rsidRPr="0037562D">
              <w:t>Guidance on measurement</w:t>
            </w:r>
          </w:p>
        </w:tc>
        <w:tc>
          <w:tcPr>
            <w:tcW w:w="7195" w:type="dxa"/>
          </w:tcPr>
          <w:p w14:paraId="05E2BA37" w14:textId="77777777" w:rsidR="00520659" w:rsidRPr="0037562D" w:rsidRDefault="00520659">
            <w:r w:rsidRPr="0037562D">
              <w:t xml:space="preserve">This indicator can be calculated by collecting data on: </w:t>
            </w:r>
          </w:p>
          <w:p w14:paraId="660E943D" w14:textId="789F4423" w:rsidR="00520659" w:rsidRDefault="7F86E507">
            <w:pPr>
              <w:pStyle w:val="ListParagraph"/>
              <w:numPr>
                <w:ilvl w:val="0"/>
                <w:numId w:val="61"/>
              </w:numPr>
              <w:rPr>
                <w:ins w:id="24" w:author="Jones, Sarah (Alliance Bioversity-CIAT)" w:date="2025-12-05T10:14:00Z" w16du:dateUtc="2025-12-05T09:14:00Z"/>
              </w:rPr>
            </w:pPr>
            <w:r>
              <w:t>Sources of energy , disaggregated by renewable and non-renewable, per activity (cooking, irrigation, tillage, and other food-related/agricultural activities)</w:t>
            </w:r>
            <w:ins w:id="25" w:author="Jones, Sarah (Alliance Bioversity-CIAT)" w:date="2025-12-05T10:14:00Z" w16du:dateUtc="2025-12-05T09:14:00Z">
              <w:r w:rsidR="00A30E5B">
                <w:t xml:space="preserve">. Used to </w:t>
              </w:r>
              <w:r w:rsidR="00033DE9">
                <w:t>provide a Likert scale measure of clean energy</w:t>
              </w:r>
              <w:r w:rsidR="00E91853">
                <w:t xml:space="preserve">: </w:t>
              </w:r>
            </w:ins>
          </w:p>
          <w:p w14:paraId="1E2FBEF6" w14:textId="33A05A3F" w:rsidR="00E91853" w:rsidRDefault="00E91853" w:rsidP="00E91853">
            <w:pPr>
              <w:pStyle w:val="ListParagraph"/>
              <w:numPr>
                <w:ilvl w:val="1"/>
                <w:numId w:val="61"/>
              </w:numPr>
              <w:rPr>
                <w:ins w:id="26" w:author="Jones, Sarah (Alliance Bioversity-CIAT)" w:date="2025-12-05T10:14:00Z" w16du:dateUtc="2025-12-05T09:14:00Z"/>
              </w:rPr>
            </w:pPr>
            <w:ins w:id="27" w:author="Jones, Sarah (Alliance Bioversity-CIAT)" w:date="2025-12-05T10:14:00Z" w16du:dateUtc="2025-12-05T09:14:00Z">
              <w:r>
                <w:t>Totall</w:t>
              </w:r>
            </w:ins>
            <w:ins w:id="28" w:author="Jones, Sarah (Alliance Bioversity-CIAT)" w:date="2025-12-05T10:15:00Z" w16du:dateUtc="2025-12-05T09:15:00Z">
              <w:r w:rsidR="004648BA">
                <w:t>y</w:t>
              </w:r>
            </w:ins>
            <w:ins w:id="29" w:author="Jones, Sarah (Alliance Bioversity-CIAT)" w:date="2025-12-05T10:14:00Z" w16du:dateUtc="2025-12-05T09:14:00Z">
              <w:r>
                <w:t xml:space="preserve"> clean: 100% renewable energy sources</w:t>
              </w:r>
            </w:ins>
          </w:p>
          <w:p w14:paraId="3F100416" w14:textId="2DEE4DF1" w:rsidR="00E91853" w:rsidRDefault="004648BA" w:rsidP="00E91853">
            <w:pPr>
              <w:pStyle w:val="ListParagraph"/>
              <w:numPr>
                <w:ilvl w:val="1"/>
                <w:numId w:val="61"/>
              </w:numPr>
              <w:rPr>
                <w:ins w:id="30" w:author="Jones, Sarah (Alliance Bioversity-CIAT)" w:date="2025-12-05T10:14:00Z" w16du:dateUtc="2025-12-05T09:14:00Z"/>
              </w:rPr>
            </w:pPr>
            <w:ins w:id="31" w:author="Jones, Sarah (Alliance Bioversity-CIAT)" w:date="2025-12-05T10:14:00Z" w16du:dateUtc="2025-12-05T09:14:00Z">
              <w:r>
                <w:t xml:space="preserve">Partially clean: </w:t>
              </w:r>
            </w:ins>
            <w:ins w:id="32" w:author="Jones, Sarah (Alliance Bioversity-CIAT)" w:date="2025-12-05T10:15:00Z" w16du:dateUtc="2025-12-05T09:15:00Z">
              <w:r w:rsidR="00497A94">
                <w:t>1-99</w:t>
              </w:r>
            </w:ins>
            <w:ins w:id="33" w:author="Jones, Sarah (Alliance Bioversity-CIAT)" w:date="2025-12-05T10:14:00Z" w16du:dateUtc="2025-12-05T09:14:00Z">
              <w:r>
                <w:t>%</w:t>
              </w:r>
            </w:ins>
          </w:p>
          <w:p w14:paraId="18DCC8BA" w14:textId="4E28B583" w:rsidR="004648BA" w:rsidRPr="0037562D" w:rsidRDefault="00497A94">
            <w:pPr>
              <w:pStyle w:val="ListParagraph"/>
              <w:numPr>
                <w:ilvl w:val="1"/>
                <w:numId w:val="61"/>
              </w:numPr>
              <w:pPrChange w:id="34" w:author="Jones, Sarah (Alliance Bioversity-CIAT)" w:date="2025-12-05T10:14:00Z" w16du:dateUtc="2025-12-05T09:14:00Z">
                <w:pPr>
                  <w:pStyle w:val="ListParagraph"/>
                  <w:numPr>
                    <w:numId w:val="61"/>
                  </w:numPr>
                  <w:ind w:hanging="360"/>
                </w:pPr>
              </w:pPrChange>
            </w:pPr>
            <w:ins w:id="35" w:author="Jones, Sarah (Alliance Bioversity-CIAT)" w:date="2025-12-05T10:15:00Z" w16du:dateUtc="2025-12-05T09:15:00Z">
              <w:r>
                <w:t>Not clean: 0%</w:t>
              </w:r>
            </w:ins>
          </w:p>
          <w:p w14:paraId="5859D435" w14:textId="77777777" w:rsidR="00520659" w:rsidRPr="0037562D" w:rsidRDefault="00520659">
            <w:pPr>
              <w:pStyle w:val="ListParagraph"/>
              <w:numPr>
                <w:ilvl w:val="0"/>
                <w:numId w:val="61"/>
              </w:numPr>
            </w:pPr>
            <w:r w:rsidRPr="0037562D">
              <w:t>Proportion of energy used that is produced on-farm, by the community, or purchased from other sources</w:t>
            </w:r>
          </w:p>
          <w:p w14:paraId="092ECC40" w14:textId="77777777" w:rsidR="00520659" w:rsidRPr="0037562D" w:rsidRDefault="00520659"/>
          <w:p w14:paraId="635E624E" w14:textId="77777777" w:rsidR="00520659" w:rsidRPr="0037562D" w:rsidRDefault="00520659">
            <w:r w:rsidRPr="0037562D">
              <w:t>Data on the proportion of renewable and locally produced energy sources can be combined to provide a Likert-scale measure of the sustainability of energy use.</w:t>
            </w:r>
          </w:p>
        </w:tc>
      </w:tr>
      <w:tr w:rsidR="00520659" w:rsidRPr="0037562D" w14:paraId="58E95FC7" w14:textId="77777777" w:rsidTr="664EF775">
        <w:tc>
          <w:tcPr>
            <w:tcW w:w="2155" w:type="dxa"/>
            <w:shd w:val="clear" w:color="auto" w:fill="8DD873" w:themeFill="accent6" w:themeFillTint="99"/>
          </w:tcPr>
          <w:p w14:paraId="69561F5D" w14:textId="77777777" w:rsidR="00520659" w:rsidRPr="0037562D" w:rsidRDefault="00520659">
            <w:r w:rsidRPr="0037562D">
              <w:t>Guidance on data entry and reporting</w:t>
            </w:r>
          </w:p>
        </w:tc>
        <w:tc>
          <w:tcPr>
            <w:tcW w:w="7195" w:type="dxa"/>
          </w:tcPr>
          <w:p w14:paraId="27FE1146" w14:textId="478AE6DD" w:rsidR="00520659" w:rsidRPr="0037562D" w:rsidRDefault="27EC11C0" w:rsidP="5038A7C3">
            <w:pPr>
              <w:rPr>
                <w:rFonts w:ascii="Aptos" w:eastAsia="Aptos" w:hAnsi="Aptos" w:cs="Arial"/>
                <w:highlight w:val="yellow"/>
              </w:rPr>
            </w:pPr>
            <w:ins w:id="36" w:author="CHIMONYO, Vimbayi Grace Petrova (CIMMYT-Zimbabwe)" w:date="2025-11-26T07:33:00Z">
              <w:r w:rsidRPr="5038A7C3">
                <w:rPr>
                  <w:rFonts w:ascii="Aptos" w:eastAsia="Aptos" w:hAnsi="Aptos" w:cs="Arial"/>
                  <w:highlight w:val="yellow"/>
                </w:rPr>
                <w:t>Record the energy sources in the system assessed.</w:t>
              </w:r>
            </w:ins>
          </w:p>
        </w:tc>
      </w:tr>
      <w:tr w:rsidR="00CE58B4" w:rsidRPr="0037562D" w14:paraId="19E9B004" w14:textId="77777777" w:rsidTr="664EF775">
        <w:tc>
          <w:tcPr>
            <w:tcW w:w="2155" w:type="dxa"/>
            <w:shd w:val="clear" w:color="auto" w:fill="8DD873" w:themeFill="accent6" w:themeFillTint="99"/>
          </w:tcPr>
          <w:p w14:paraId="1DFD3391" w14:textId="30993732" w:rsidR="00CE58B4" w:rsidRPr="0037562D" w:rsidRDefault="00CE58B4" w:rsidP="00CE58B4">
            <w:r>
              <w:t>Indicator interpretation and threshold setting</w:t>
            </w:r>
          </w:p>
        </w:tc>
        <w:tc>
          <w:tcPr>
            <w:tcW w:w="7195" w:type="dxa"/>
          </w:tcPr>
          <w:p w14:paraId="15AFF228" w14:textId="77777777" w:rsidR="00CE58B4" w:rsidRPr="0037562D" w:rsidRDefault="00CE58B4" w:rsidP="00CE58B4">
            <w:pPr>
              <w:rPr>
                <w:highlight w:val="yellow"/>
              </w:rPr>
            </w:pPr>
          </w:p>
        </w:tc>
      </w:tr>
      <w:tr w:rsidR="00CE58B4" w:rsidRPr="0037562D" w14:paraId="77DC7DC6" w14:textId="77777777" w:rsidTr="664EF775">
        <w:tc>
          <w:tcPr>
            <w:tcW w:w="2155" w:type="dxa"/>
            <w:shd w:val="clear" w:color="auto" w:fill="8DD873" w:themeFill="accent6" w:themeFillTint="99"/>
          </w:tcPr>
          <w:p w14:paraId="351247DF" w14:textId="00E7405A" w:rsidR="00CE58B4" w:rsidRPr="0037562D" w:rsidRDefault="00CE58B4" w:rsidP="00CE58B4">
            <w:r>
              <w:t xml:space="preserve">Limitations </w:t>
            </w:r>
          </w:p>
        </w:tc>
        <w:tc>
          <w:tcPr>
            <w:tcW w:w="7195" w:type="dxa"/>
          </w:tcPr>
          <w:p w14:paraId="195BF541" w14:textId="77777777" w:rsidR="00CE58B4" w:rsidRPr="0037562D" w:rsidRDefault="00CE58B4" w:rsidP="00CE58B4">
            <w:pPr>
              <w:rPr>
                <w:highlight w:val="yellow"/>
              </w:rPr>
            </w:pPr>
          </w:p>
        </w:tc>
      </w:tr>
      <w:tr w:rsidR="00CE58B4" w:rsidRPr="0037562D" w14:paraId="7CC52632" w14:textId="77777777" w:rsidTr="664EF775">
        <w:tc>
          <w:tcPr>
            <w:tcW w:w="2155" w:type="dxa"/>
            <w:shd w:val="clear" w:color="auto" w:fill="8DD873" w:themeFill="accent6" w:themeFillTint="99"/>
          </w:tcPr>
          <w:p w14:paraId="0C0C3BB9" w14:textId="77777777" w:rsidR="00CE58B4" w:rsidRPr="0037562D" w:rsidRDefault="00CE58B4" w:rsidP="00CE58B4">
            <w:r w:rsidRPr="0037562D">
              <w:t>References</w:t>
            </w:r>
          </w:p>
        </w:tc>
        <w:tc>
          <w:tcPr>
            <w:tcW w:w="7195" w:type="dxa"/>
          </w:tcPr>
          <w:p w14:paraId="4C5BE74C" w14:textId="763ECC6F" w:rsidR="00CE58B4" w:rsidRPr="0037562D" w:rsidRDefault="01D229E7" w:rsidP="5038A7C3">
            <w:pPr>
              <w:rPr>
                <w:rFonts w:ascii="Aptos" w:eastAsia="Aptos" w:hAnsi="Aptos" w:cs="Arial"/>
                <w:highlight w:val="yellow"/>
              </w:rPr>
            </w:pPr>
            <w:ins w:id="37" w:author="CHIMONYO, Vimbayi Grace Petrova (CIMMYT-Zimbabwe)" w:date="2025-11-26T08:22:00Z">
              <w:r w:rsidRPr="5038A7C3">
                <w:rPr>
                  <w:rFonts w:ascii="Aptos" w:eastAsia="Aptos" w:hAnsi="Aptos" w:cs="Arial"/>
                  <w:highlight w:val="yellow"/>
                </w:rPr>
                <w:t>https://energy.sustainability-directory.com/question/what-are-key-indicators-of-energy-security/</w:t>
              </w:r>
            </w:ins>
          </w:p>
        </w:tc>
      </w:tr>
    </w:tbl>
    <w:p w14:paraId="32575955" w14:textId="77777777" w:rsidR="00520659" w:rsidRPr="0037562D" w:rsidRDefault="00520659" w:rsidP="00520659"/>
    <w:p w14:paraId="5C0ACD72"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38" w:name="_Toc166680090"/>
      <w:r w:rsidRPr="0037562D">
        <w:br w:type="page"/>
      </w:r>
    </w:p>
    <w:p w14:paraId="257877C4" w14:textId="77777777" w:rsidR="00520659" w:rsidRPr="0037562D" w:rsidRDefault="00520659" w:rsidP="00520659">
      <w:pPr>
        <w:pStyle w:val="Heading3"/>
      </w:pPr>
      <w:r w:rsidRPr="0037562D">
        <w:lastRenderedPageBreak/>
        <w:t>Climate mitigation</w:t>
      </w:r>
      <w:bookmarkEnd w:id="38"/>
    </w:p>
    <w:tbl>
      <w:tblPr>
        <w:tblStyle w:val="TableGrid"/>
        <w:tblW w:w="0" w:type="auto"/>
        <w:tblLook w:val="04A0" w:firstRow="1" w:lastRow="0" w:firstColumn="1" w:lastColumn="0" w:noHBand="0" w:noVBand="1"/>
      </w:tblPr>
      <w:tblGrid>
        <w:gridCol w:w="1544"/>
        <w:gridCol w:w="7806"/>
      </w:tblGrid>
      <w:tr w:rsidR="00520659" w:rsidRPr="0037562D" w14:paraId="4741E6D8" w14:textId="77777777">
        <w:tc>
          <w:tcPr>
            <w:tcW w:w="1544" w:type="dxa"/>
            <w:shd w:val="clear" w:color="auto" w:fill="8DD873" w:themeFill="accent6" w:themeFillTint="99"/>
          </w:tcPr>
          <w:p w14:paraId="19975C84" w14:textId="77777777" w:rsidR="00520659" w:rsidRPr="0037562D" w:rsidRDefault="00520659">
            <w:pPr>
              <w:rPr>
                <w:b/>
                <w:bCs/>
              </w:rPr>
            </w:pPr>
            <w:r w:rsidRPr="0037562D">
              <w:rPr>
                <w:b/>
                <w:bCs/>
              </w:rPr>
              <w:t>Indicator</w:t>
            </w:r>
          </w:p>
        </w:tc>
        <w:tc>
          <w:tcPr>
            <w:tcW w:w="7806" w:type="dxa"/>
          </w:tcPr>
          <w:p w14:paraId="5EC50446" w14:textId="77777777" w:rsidR="00520659" w:rsidRPr="0037562D" w:rsidRDefault="00520659">
            <w:pPr>
              <w:rPr>
                <w:b/>
                <w:bCs/>
              </w:rPr>
            </w:pPr>
            <w:r w:rsidRPr="0037562D">
              <w:rPr>
                <w:b/>
                <w:bCs/>
              </w:rPr>
              <w:t>Net greenhouse gas emissions</w:t>
            </w:r>
          </w:p>
        </w:tc>
      </w:tr>
      <w:tr w:rsidR="00520659" w:rsidRPr="0037562D" w14:paraId="24D66691" w14:textId="77777777">
        <w:tc>
          <w:tcPr>
            <w:tcW w:w="1544" w:type="dxa"/>
            <w:shd w:val="clear" w:color="auto" w:fill="8DD873" w:themeFill="accent6" w:themeFillTint="99"/>
          </w:tcPr>
          <w:p w14:paraId="4641B825" w14:textId="77777777" w:rsidR="00520659" w:rsidRPr="0037562D" w:rsidRDefault="00520659">
            <w:r w:rsidRPr="0037562D">
              <w:t>Theme</w:t>
            </w:r>
          </w:p>
        </w:tc>
        <w:tc>
          <w:tcPr>
            <w:tcW w:w="7806" w:type="dxa"/>
          </w:tcPr>
          <w:p w14:paraId="62424ED0" w14:textId="77777777" w:rsidR="00520659" w:rsidRPr="0037562D" w:rsidRDefault="00520659">
            <w:pPr>
              <w:rPr>
                <w:highlight w:val="yellow"/>
              </w:rPr>
            </w:pPr>
            <w:r w:rsidRPr="0037562D">
              <w:t xml:space="preserve">Climate mitigation </w:t>
            </w:r>
          </w:p>
        </w:tc>
      </w:tr>
      <w:tr w:rsidR="00520659" w:rsidRPr="0037562D" w14:paraId="4D75286B" w14:textId="77777777">
        <w:tc>
          <w:tcPr>
            <w:tcW w:w="1544" w:type="dxa"/>
            <w:shd w:val="clear" w:color="auto" w:fill="8DD873" w:themeFill="accent6" w:themeFillTint="99"/>
          </w:tcPr>
          <w:p w14:paraId="50299CD2" w14:textId="77777777" w:rsidR="00520659" w:rsidRPr="0037562D" w:rsidRDefault="00520659">
            <w:r w:rsidRPr="0037562D">
              <w:t>Purpose of indicator</w:t>
            </w:r>
          </w:p>
        </w:tc>
        <w:tc>
          <w:tcPr>
            <w:tcW w:w="7806" w:type="dxa"/>
          </w:tcPr>
          <w:p w14:paraId="6771FD74" w14:textId="57131352" w:rsidR="00520659" w:rsidRPr="0037562D" w:rsidRDefault="00520659">
            <w:r w:rsidRPr="0037562D">
              <w:t>Globally, the agriculture and land use sector contributes approximately 18% of total greenhouse gas emissions, rising to nearly 60% of GHG emissions in parts of the developing world where agriculture dominates the economy. With the world set to exceed the emissions threshold for keeping warming below 1.5</w:t>
            </w:r>
            <w:r w:rsidRPr="0037562D">
              <w:rPr>
                <w:vertAlign w:val="superscript"/>
              </w:rPr>
              <w:t>o</w:t>
            </w:r>
            <w:r w:rsidRPr="0037562D">
              <w:t>C in less than 10 years</w:t>
            </w:r>
            <w:r w:rsidRPr="0037562D">
              <w:fldChar w:fldCharType="begin"/>
            </w:r>
            <w:r>
              <w:instrText xml:space="preserve"> ADDIN ZOTERO_ITEM CSL_CITATION {"citationID":"6yqfJwdu","properties":{"formattedCitation":"\\super 7\\nosupersub{}","plainCitation":"7","noteIndex":0},"citationItems":[{"id":24916,"uris":["http://zotero.org/users/6629962/items/RNW3QC9D"],"itemData":{"id":24916,"type":"article-journal","abstract":"Global CO2 emissions for 2022 increased by 1.5% relative to 2021 (+7.9% and</w:instrText>
            </w:r>
            <w:r>
              <w:rPr>
                <w:rFonts w:ascii="Arial" w:hAnsi="Arial" w:cs="Arial"/>
              </w:rPr>
              <w:instrText> </w:instrText>
            </w:r>
            <w:r>
              <w:instrText>+2.0% relative to 2020 and 2019, respectively), reaching 36.1 GtCO2. These 2022 emissions consumed 13%</w:instrText>
            </w:r>
            <w:r>
              <w:rPr>
                <w:rFonts w:ascii="Aptos" w:hAnsi="Aptos" w:cs="Aptos"/>
              </w:rPr>
              <w:instrText>–</w:instrText>
            </w:r>
            <w:r>
              <w:instrText xml:space="preserve">36% of the remaining carbon budget to limit warming to 1.5 °C, suggesting permissible emissions could be depleted within 2–7 years (67% likelihood).","container-title":"Nature Reviews Earth &amp; Environment","DOI":"10.1038/s43017-023-00406-z","ISSN":"2662-138X","issue":"4","journalAbbreviation":"Nat Rev Earth Environ","language":"en","license":"2023 Springer Nature Limited","note":"publisher: Nature Publishing Group","page":"205-206","source":"www.nature.com","title":"Monitoring global carbon emissions in 2022","volume":"4","author":[{"family":"Liu","given":"Zhu"},{"family":"Deng","given":"Zhu"},{"family":"Davis","given":"Steve"},{"family":"Ciais","given":"Philippe"}],"issued":{"date-parts":[["2023",4]]}}}],"schema":"https://github.com/citation-style-language/schema/raw/master/csl-citation.json"} </w:instrText>
            </w:r>
            <w:r w:rsidRPr="0037562D">
              <w:fldChar w:fldCharType="separate"/>
            </w:r>
            <w:r w:rsidRPr="00520659">
              <w:rPr>
                <w:rFonts w:ascii="Aptos" w:hAnsi="Aptos" w:cs="Times New Roman"/>
                <w:vertAlign w:val="superscript"/>
              </w:rPr>
              <w:t>7</w:t>
            </w:r>
            <w:r w:rsidRPr="0037562D">
              <w:fldChar w:fldCharType="end"/>
            </w:r>
            <w:r w:rsidRPr="0037562D">
              <w:t>, mitigation from all sectors is a top global priority.</w:t>
            </w:r>
          </w:p>
          <w:p w14:paraId="1B152AD4" w14:textId="77777777" w:rsidR="00520659" w:rsidRPr="0037562D" w:rsidRDefault="00520659"/>
          <w:p w14:paraId="1618B8C5" w14:textId="77777777" w:rsidR="00520659" w:rsidRPr="0037562D" w:rsidRDefault="00520659">
            <w:r w:rsidRPr="0037562D">
              <w:t>This indicator is relevant for global climate mitigation goals (Paris Agreement) and nationally determined contributions (NDCs). It is also relevant for the post-2020 Global Biodiversity Framework Target 10 on ‘Proportion of agricultural area under productive and sustainable agriculture’, where changes in soil organic carbon stocks is a complementary indicator (CBD/COP/15/L.26).</w:t>
            </w:r>
          </w:p>
        </w:tc>
      </w:tr>
      <w:tr w:rsidR="00520659" w:rsidRPr="0037562D" w14:paraId="63D9E814" w14:textId="77777777">
        <w:tc>
          <w:tcPr>
            <w:tcW w:w="1544" w:type="dxa"/>
            <w:shd w:val="clear" w:color="auto" w:fill="8DD873" w:themeFill="accent6" w:themeFillTint="99"/>
          </w:tcPr>
          <w:p w14:paraId="229C7C52" w14:textId="77777777" w:rsidR="00520659" w:rsidRPr="0037562D" w:rsidRDefault="00520659">
            <w:r w:rsidRPr="0037562D">
              <w:t>Data source</w:t>
            </w:r>
          </w:p>
        </w:tc>
        <w:tc>
          <w:tcPr>
            <w:tcW w:w="7806" w:type="dxa"/>
          </w:tcPr>
          <w:p w14:paraId="685A1B65" w14:textId="77777777" w:rsidR="00520659" w:rsidRPr="0037562D" w:rsidRDefault="00520659">
            <w:pPr>
              <w:rPr>
                <w:highlight w:val="yellow"/>
              </w:rPr>
            </w:pPr>
            <w:r w:rsidRPr="0037562D">
              <w:t>Farmer survey, literature review, and/or field measurements</w:t>
            </w:r>
          </w:p>
        </w:tc>
      </w:tr>
      <w:tr w:rsidR="00520659" w:rsidRPr="0037562D" w14:paraId="1867B852" w14:textId="77777777">
        <w:tc>
          <w:tcPr>
            <w:tcW w:w="1544" w:type="dxa"/>
            <w:shd w:val="clear" w:color="auto" w:fill="8DD873" w:themeFill="accent6" w:themeFillTint="99"/>
          </w:tcPr>
          <w:p w14:paraId="39A920CE" w14:textId="77777777" w:rsidR="00520659" w:rsidRPr="0037562D" w:rsidRDefault="00520659">
            <w:r w:rsidRPr="0037562D">
              <w:t>Measurement</w:t>
            </w:r>
          </w:p>
        </w:tc>
        <w:tc>
          <w:tcPr>
            <w:tcW w:w="7806" w:type="dxa"/>
          </w:tcPr>
          <w:p w14:paraId="285C5B00" w14:textId="77777777" w:rsidR="00520659" w:rsidRPr="0037562D" w:rsidRDefault="00520659">
            <w:r w:rsidRPr="0037562D">
              <w:t>Qualitative score of net greenhouse gas emissions</w:t>
            </w:r>
          </w:p>
          <w:p w14:paraId="7A1BD282" w14:textId="77777777" w:rsidR="00520659" w:rsidRPr="0037562D" w:rsidRDefault="00520659">
            <w:pPr>
              <w:rPr>
                <w:highlight w:val="yellow"/>
              </w:rPr>
            </w:pPr>
            <w:r w:rsidRPr="0037562D">
              <w:t>(alternative: carbon storage in soil and above-ground biomass)</w:t>
            </w:r>
          </w:p>
        </w:tc>
      </w:tr>
      <w:tr w:rsidR="00520659" w:rsidRPr="0037562D" w14:paraId="02F13345" w14:textId="77777777">
        <w:tc>
          <w:tcPr>
            <w:tcW w:w="1544" w:type="dxa"/>
            <w:shd w:val="clear" w:color="auto" w:fill="8DD873" w:themeFill="accent6" w:themeFillTint="99"/>
          </w:tcPr>
          <w:p w14:paraId="5E16D543" w14:textId="77777777" w:rsidR="00520659" w:rsidRPr="0037562D" w:rsidRDefault="00520659">
            <w:r w:rsidRPr="0037562D">
              <w:t>Measurement units</w:t>
            </w:r>
          </w:p>
        </w:tc>
        <w:tc>
          <w:tcPr>
            <w:tcW w:w="7806" w:type="dxa"/>
          </w:tcPr>
          <w:p w14:paraId="2D006360" w14:textId="77777777" w:rsidR="00520659" w:rsidRPr="001B0E15" w:rsidRDefault="00520659">
            <w:pPr>
              <w:rPr>
                <w:rFonts w:eastAsia="Calibri" w:cs="Calibri"/>
              </w:rPr>
            </w:pPr>
            <w:r w:rsidRPr="001B0E15">
              <w:rPr>
                <w:rFonts w:eastAsia="Calibri" w:cs="Calibri"/>
                <w:color w:val="2E2E2E"/>
              </w:rPr>
              <w:t>5-point Likert scale (alternative: t C ha</w:t>
            </w:r>
            <w:r w:rsidRPr="001B0E15">
              <w:rPr>
                <w:rFonts w:eastAsia="Calibri" w:cs="Calibri"/>
                <w:color w:val="2E2E2E"/>
                <w:vertAlign w:val="superscript"/>
              </w:rPr>
              <w:t>−1</w:t>
            </w:r>
            <w:r w:rsidRPr="001B0E15">
              <w:rPr>
                <w:rFonts w:eastAsia="Calibri" w:cs="Calibri"/>
                <w:color w:val="2E2E2E"/>
              </w:rPr>
              <w:t xml:space="preserve"> yr</w:t>
            </w:r>
            <w:r w:rsidRPr="001B0E15">
              <w:rPr>
                <w:rFonts w:eastAsia="Calibri" w:cs="Calibri"/>
                <w:color w:val="2E2E2E"/>
                <w:vertAlign w:val="superscript"/>
              </w:rPr>
              <w:t>−1</w:t>
            </w:r>
            <w:r w:rsidRPr="001B0E15">
              <w:rPr>
                <w:rFonts w:eastAsia="Calibri" w:cs="Calibri"/>
                <w:color w:val="2E2E2E"/>
              </w:rPr>
              <w:t>)</w:t>
            </w:r>
          </w:p>
        </w:tc>
      </w:tr>
      <w:tr w:rsidR="00520659" w:rsidRPr="0037562D" w14:paraId="2A819EFD" w14:textId="77777777">
        <w:tc>
          <w:tcPr>
            <w:tcW w:w="1544" w:type="dxa"/>
            <w:shd w:val="clear" w:color="auto" w:fill="8DD873" w:themeFill="accent6" w:themeFillTint="99"/>
          </w:tcPr>
          <w:p w14:paraId="7A4885ED" w14:textId="77777777" w:rsidR="00520659" w:rsidRPr="0037562D" w:rsidRDefault="00520659">
            <w:r w:rsidRPr="0037562D">
              <w:t>Guidance on measurement</w:t>
            </w:r>
          </w:p>
        </w:tc>
        <w:tc>
          <w:tcPr>
            <w:tcW w:w="7806" w:type="dxa"/>
          </w:tcPr>
          <w:p w14:paraId="4B46C737" w14:textId="77777777" w:rsidR="00520659" w:rsidRPr="0037562D" w:rsidRDefault="00520659">
            <w:r w:rsidRPr="0037562D">
              <w:t>We discuss two options for measurement of net greenhouse gas emissions: i) qualitative assessment of climate mitigation potential of on-farm practices, ii) quantitative assessment of carbon storage and sequestration only, based on soil organic carbon (SOC) and estimates of carbon stored in live woody biomass.</w:t>
            </w:r>
          </w:p>
          <w:p w14:paraId="75556BF5" w14:textId="77777777" w:rsidR="00520659" w:rsidRPr="0037562D" w:rsidRDefault="00520659"/>
          <w:p w14:paraId="691B942E" w14:textId="77777777" w:rsidR="00520659" w:rsidRPr="0037562D" w:rsidRDefault="00520659">
            <w:pPr>
              <w:rPr>
                <w:b/>
                <w:bCs/>
              </w:rPr>
            </w:pPr>
            <w:r w:rsidRPr="0037562D">
              <w:rPr>
                <w:b/>
                <w:bCs/>
              </w:rPr>
              <w:t>Qualitative assessment</w:t>
            </w:r>
          </w:p>
          <w:p w14:paraId="6210A46A" w14:textId="77777777" w:rsidR="00520659" w:rsidRPr="0037562D" w:rsidRDefault="00520659">
            <w:r w:rsidRPr="0037562D">
              <w:t>Given the importance of climate change mitigation and the relative difficulty of accurately quantifying net GHG emissions from smallholder agriculture across diverse country contexts, we propose a qualitative approach for integration of mitigation into all performance assessments.</w:t>
            </w:r>
          </w:p>
          <w:p w14:paraId="33807271" w14:textId="77777777" w:rsidR="00520659" w:rsidRPr="0037562D" w:rsidRDefault="00520659"/>
          <w:p w14:paraId="61B31D29" w14:textId="77777777" w:rsidR="00520659" w:rsidRPr="0037562D" w:rsidRDefault="00520659">
            <w:r w:rsidRPr="0037562D">
              <w:t>Measurement involves:</w:t>
            </w:r>
          </w:p>
          <w:p w14:paraId="2F728C01" w14:textId="77777777" w:rsidR="00520659" w:rsidRPr="0037562D" w:rsidRDefault="00520659">
            <w:pPr>
              <w:pStyle w:val="ListParagraph"/>
              <w:numPr>
                <w:ilvl w:val="0"/>
                <w:numId w:val="53"/>
              </w:numPr>
            </w:pPr>
            <w:r w:rsidRPr="0037562D">
              <w:t>Classifying farming practices according to their net emissions: 1,2,3,4,5,  where 1 represents high emitting and low sequestrating</w:t>
            </w:r>
            <w:r w:rsidRPr="0037562D">
              <w:rPr>
                <w:b/>
                <w:bCs/>
              </w:rPr>
              <w:t xml:space="preserve"> </w:t>
            </w:r>
            <w:r w:rsidRPr="0037562D">
              <w:t>practices, and 5 represents low emitting and high sequestrating practices.</w:t>
            </w:r>
          </w:p>
          <w:p w14:paraId="5871E199" w14:textId="77777777" w:rsidR="00520659" w:rsidRPr="0037562D" w:rsidRDefault="00520659">
            <w:pPr>
              <w:pStyle w:val="ListParagraph"/>
              <w:numPr>
                <w:ilvl w:val="0"/>
                <w:numId w:val="53"/>
              </w:numPr>
            </w:pPr>
            <w:r w:rsidRPr="0037562D">
              <w:t>Collecting household survey data on the share of cropland under each practice.</w:t>
            </w:r>
          </w:p>
          <w:p w14:paraId="23E87F41" w14:textId="77777777" w:rsidR="00520659" w:rsidRPr="0037562D" w:rsidRDefault="00520659">
            <w:pPr>
              <w:pStyle w:val="ListParagraph"/>
              <w:numPr>
                <w:ilvl w:val="0"/>
                <w:numId w:val="53"/>
              </w:numPr>
            </w:pPr>
            <w:r w:rsidRPr="0037562D">
              <w:t>Calculating a weighted average score for all practices found on the farm, using the share of cropland as weights.</w:t>
            </w:r>
          </w:p>
          <w:p w14:paraId="29669DD5" w14:textId="77777777" w:rsidR="00520659" w:rsidRPr="0037562D" w:rsidRDefault="00520659">
            <w:pPr>
              <w:rPr>
                <w:rFonts w:ascii="Calibri" w:eastAsia="Calibri" w:hAnsi="Calibri" w:cs="Times New Roman"/>
              </w:rPr>
            </w:pPr>
          </w:p>
          <w:p w14:paraId="60C1B737" w14:textId="77777777" w:rsidR="00520659" w:rsidRPr="0037562D" w:rsidRDefault="00520659">
            <w:r w:rsidRPr="0037562D">
              <w:t>Note that the final score could instead be weighted by productivity for an emissions intensity estimate, if practice data are collected for each main crop/livestock/fish.</w:t>
            </w:r>
          </w:p>
          <w:p w14:paraId="029E93B9" w14:textId="77777777" w:rsidR="00520659" w:rsidRPr="0037562D" w:rsidRDefault="00520659"/>
          <w:p w14:paraId="1895D269" w14:textId="77777777" w:rsidR="00520659" w:rsidRPr="0037562D" w:rsidRDefault="00520659">
            <w:r w:rsidRPr="0037562D">
              <w:lastRenderedPageBreak/>
              <w:t xml:space="preserve">Locally relevant farming practices need to be identified and classified into a net emissions category. The classification can be done through literature review and local experts. </w:t>
            </w:r>
          </w:p>
          <w:p w14:paraId="46B5D472" w14:textId="77777777" w:rsidR="00520659" w:rsidRPr="0037562D" w:rsidRDefault="00520659"/>
          <w:p w14:paraId="48A40323" w14:textId="77777777" w:rsidR="00520659" w:rsidRPr="0037562D" w:rsidRDefault="00520659">
            <w:r w:rsidRPr="0037562D">
              <w:t>Some qualitative assessments/reviews of mitigation potential of agricultural practices already exist. We use one such review by Bell et al. (2018) to provide an example scoring of practices by emission category. The overall score is an average of the component score. In the overall score, 1 represents high emitting and low sequestrating</w:t>
            </w:r>
            <w:r w:rsidRPr="0037562D">
              <w:rPr>
                <w:b/>
                <w:bCs/>
              </w:rPr>
              <w:t xml:space="preserve"> </w:t>
            </w:r>
            <w:r w:rsidRPr="0037562D">
              <w:t>practices, and 5 represents low emitting and high sequestrating practices.</w:t>
            </w:r>
          </w:p>
          <w:p w14:paraId="57193ADE" w14:textId="77777777" w:rsidR="00520659" w:rsidRPr="0037562D" w:rsidRDefault="00520659">
            <w:pPr>
              <w:rPr>
                <w:rFonts w:ascii="Calibri" w:eastAsia="Calibri" w:hAnsi="Calibri" w:cs="Times New Roman"/>
              </w:rPr>
            </w:pPr>
          </w:p>
          <w:tbl>
            <w:tblPr>
              <w:tblStyle w:val="TableGrid"/>
              <w:tblW w:w="7616" w:type="dxa"/>
              <w:tblLook w:val="04A0" w:firstRow="1" w:lastRow="0" w:firstColumn="1" w:lastColumn="0" w:noHBand="0" w:noVBand="1"/>
            </w:tblPr>
            <w:tblGrid>
              <w:gridCol w:w="1439"/>
              <w:gridCol w:w="1479"/>
              <w:gridCol w:w="1479"/>
              <w:gridCol w:w="1114"/>
              <w:gridCol w:w="876"/>
              <w:gridCol w:w="1229"/>
            </w:tblGrid>
            <w:tr w:rsidR="00520659" w:rsidRPr="0037562D" w14:paraId="135F5DBE" w14:textId="77777777">
              <w:tc>
                <w:tcPr>
                  <w:tcW w:w="1803" w:type="dxa"/>
                </w:tcPr>
                <w:p w14:paraId="7DF438BA" w14:textId="77777777" w:rsidR="00520659" w:rsidRPr="0037562D" w:rsidRDefault="00520659">
                  <w:pPr>
                    <w:rPr>
                      <w:rFonts w:ascii="Calibri" w:eastAsia="Calibri" w:hAnsi="Calibri" w:cs="Times New Roman"/>
                      <w:b/>
                      <w:bCs/>
                    </w:rPr>
                  </w:pPr>
                  <w:r w:rsidRPr="0037562D">
                    <w:rPr>
                      <w:rFonts w:ascii="Calibri" w:eastAsia="Calibri" w:hAnsi="Calibri" w:cs="Times New Roman"/>
                      <w:b/>
                      <w:bCs/>
                    </w:rPr>
                    <w:t>Practices</w:t>
                  </w:r>
                </w:p>
              </w:tc>
              <w:tc>
                <w:tcPr>
                  <w:tcW w:w="1479" w:type="dxa"/>
                </w:tcPr>
                <w:p w14:paraId="1D312EDC" w14:textId="77777777" w:rsidR="00520659" w:rsidRPr="0037562D" w:rsidRDefault="00520659">
                  <w:pPr>
                    <w:rPr>
                      <w:rFonts w:ascii="Calibri" w:eastAsia="Calibri" w:hAnsi="Calibri" w:cs="Times New Roman"/>
                      <w:b/>
                      <w:bCs/>
                    </w:rPr>
                  </w:pPr>
                  <w:r w:rsidRPr="0037562D">
                    <w:rPr>
                      <w:rFonts w:ascii="Calibri" w:eastAsia="Calibri" w:hAnsi="Calibri" w:cs="Times New Roman"/>
                      <w:b/>
                      <w:bCs/>
                    </w:rPr>
                    <w:t>Carbon sequestration in soils</w:t>
                  </w:r>
                </w:p>
              </w:tc>
              <w:tc>
                <w:tcPr>
                  <w:tcW w:w="1479" w:type="dxa"/>
                </w:tcPr>
                <w:p w14:paraId="02DF67FF" w14:textId="77777777" w:rsidR="00520659" w:rsidRPr="0037562D" w:rsidRDefault="00520659">
                  <w:pPr>
                    <w:rPr>
                      <w:rFonts w:ascii="Calibri" w:eastAsia="Calibri" w:hAnsi="Calibri" w:cs="Times New Roman"/>
                      <w:b/>
                      <w:bCs/>
                    </w:rPr>
                  </w:pPr>
                  <w:r w:rsidRPr="0037562D">
                    <w:rPr>
                      <w:rFonts w:ascii="Calibri" w:eastAsia="Calibri" w:hAnsi="Calibri" w:cs="Times New Roman"/>
                      <w:b/>
                      <w:bCs/>
                    </w:rPr>
                    <w:t>Carbon sequestration in biomass</w:t>
                  </w:r>
                </w:p>
              </w:tc>
              <w:tc>
                <w:tcPr>
                  <w:tcW w:w="1154" w:type="dxa"/>
                </w:tcPr>
                <w:p w14:paraId="4FA54C58" w14:textId="77777777" w:rsidR="00520659" w:rsidRPr="0037562D" w:rsidRDefault="00520659">
                  <w:pPr>
                    <w:rPr>
                      <w:rFonts w:ascii="Calibri" w:eastAsia="Calibri" w:hAnsi="Calibri" w:cs="Times New Roman"/>
                      <w:b/>
                      <w:bCs/>
                    </w:rPr>
                  </w:pPr>
                  <w:r w:rsidRPr="0037562D">
                    <w:rPr>
                      <w:rFonts w:ascii="Calibri" w:eastAsia="Calibri" w:hAnsi="Calibri" w:cs="Times New Roman"/>
                      <w:b/>
                      <w:bCs/>
                    </w:rPr>
                    <w:t>Avoided GHG emissions</w:t>
                  </w:r>
                </w:p>
              </w:tc>
              <w:tc>
                <w:tcPr>
                  <w:tcW w:w="993" w:type="dxa"/>
                </w:tcPr>
                <w:p w14:paraId="136EBA58" w14:textId="77777777" w:rsidR="00520659" w:rsidRPr="0037562D" w:rsidRDefault="00520659">
                  <w:pPr>
                    <w:rPr>
                      <w:rFonts w:ascii="Calibri" w:eastAsia="Calibri" w:hAnsi="Calibri" w:cs="Times New Roman"/>
                      <w:b/>
                      <w:bCs/>
                    </w:rPr>
                  </w:pPr>
                  <w:r w:rsidRPr="0037562D">
                    <w:rPr>
                      <w:rFonts w:ascii="Calibri" w:eastAsia="Calibri" w:hAnsi="Calibri" w:cs="Times New Roman"/>
                      <w:b/>
                      <w:bCs/>
                    </w:rPr>
                    <w:t xml:space="preserve">Overall score </w:t>
                  </w:r>
                </w:p>
              </w:tc>
              <w:tc>
                <w:tcPr>
                  <w:tcW w:w="708" w:type="dxa"/>
                </w:tcPr>
                <w:p w14:paraId="19EF7B71" w14:textId="77777777" w:rsidR="00520659" w:rsidRPr="0037562D" w:rsidRDefault="00520659">
                  <w:pPr>
                    <w:rPr>
                      <w:rFonts w:ascii="Calibri" w:eastAsia="Calibri" w:hAnsi="Calibri" w:cs="Times New Roman"/>
                      <w:b/>
                      <w:bCs/>
                    </w:rPr>
                  </w:pPr>
                  <w:r w:rsidRPr="0037562D">
                    <w:rPr>
                      <w:rFonts w:ascii="Calibri" w:eastAsia="Calibri" w:hAnsi="Calibri" w:cs="Times New Roman"/>
                      <w:b/>
                      <w:bCs/>
                    </w:rPr>
                    <w:t>References</w:t>
                  </w:r>
                </w:p>
              </w:tc>
            </w:tr>
            <w:tr w:rsidR="00520659" w:rsidRPr="0037562D" w14:paraId="0865A0F3" w14:textId="77777777">
              <w:tc>
                <w:tcPr>
                  <w:tcW w:w="1803" w:type="dxa"/>
                </w:tcPr>
                <w:p w14:paraId="4C9C04A2" w14:textId="77777777" w:rsidR="00520659" w:rsidRPr="0037562D" w:rsidRDefault="00520659">
                  <w:pPr>
                    <w:rPr>
                      <w:rFonts w:ascii="Calibri" w:eastAsia="Calibri" w:hAnsi="Calibri" w:cs="Times New Roman"/>
                      <w:b/>
                      <w:bCs/>
                      <w:i/>
                      <w:iCs/>
                    </w:rPr>
                  </w:pPr>
                  <w:r w:rsidRPr="0037562D">
                    <w:rPr>
                      <w:rFonts w:ascii="Calibri" w:eastAsia="Calibri" w:hAnsi="Calibri" w:cs="Times New Roman"/>
                      <w:b/>
                      <w:bCs/>
                      <w:i/>
                      <w:iCs/>
                    </w:rPr>
                    <w:t>Cropping systems</w:t>
                  </w:r>
                </w:p>
              </w:tc>
              <w:tc>
                <w:tcPr>
                  <w:tcW w:w="1479" w:type="dxa"/>
                </w:tcPr>
                <w:p w14:paraId="186AA70D" w14:textId="77777777" w:rsidR="00520659" w:rsidRPr="0037562D" w:rsidRDefault="00520659">
                  <w:pPr>
                    <w:rPr>
                      <w:rFonts w:ascii="Calibri" w:eastAsia="Calibri" w:hAnsi="Calibri" w:cs="Times New Roman"/>
                    </w:rPr>
                  </w:pPr>
                </w:p>
              </w:tc>
              <w:tc>
                <w:tcPr>
                  <w:tcW w:w="1479" w:type="dxa"/>
                </w:tcPr>
                <w:p w14:paraId="4E975C4A" w14:textId="77777777" w:rsidR="00520659" w:rsidRPr="0037562D" w:rsidRDefault="00520659">
                  <w:pPr>
                    <w:rPr>
                      <w:rFonts w:ascii="Calibri" w:eastAsia="Calibri" w:hAnsi="Calibri" w:cs="Times New Roman"/>
                    </w:rPr>
                  </w:pPr>
                </w:p>
              </w:tc>
              <w:tc>
                <w:tcPr>
                  <w:tcW w:w="1154" w:type="dxa"/>
                </w:tcPr>
                <w:p w14:paraId="1FBC5010" w14:textId="77777777" w:rsidR="00520659" w:rsidRPr="0037562D" w:rsidRDefault="00520659">
                  <w:pPr>
                    <w:rPr>
                      <w:rFonts w:ascii="Calibri" w:eastAsia="Calibri" w:hAnsi="Calibri" w:cs="Times New Roman"/>
                    </w:rPr>
                  </w:pPr>
                </w:p>
              </w:tc>
              <w:tc>
                <w:tcPr>
                  <w:tcW w:w="993" w:type="dxa"/>
                </w:tcPr>
                <w:p w14:paraId="16582CBD" w14:textId="77777777" w:rsidR="00520659" w:rsidRPr="0037562D" w:rsidRDefault="00520659">
                  <w:pPr>
                    <w:rPr>
                      <w:rFonts w:ascii="Calibri" w:eastAsia="Calibri" w:hAnsi="Calibri" w:cs="Times New Roman"/>
                    </w:rPr>
                  </w:pPr>
                </w:p>
              </w:tc>
              <w:tc>
                <w:tcPr>
                  <w:tcW w:w="708" w:type="dxa"/>
                </w:tcPr>
                <w:p w14:paraId="4FB9079B" w14:textId="77777777" w:rsidR="00520659" w:rsidRPr="0037562D" w:rsidRDefault="00520659">
                  <w:pPr>
                    <w:rPr>
                      <w:rFonts w:ascii="Calibri" w:eastAsia="Calibri" w:hAnsi="Calibri" w:cs="Times New Roman"/>
                    </w:rPr>
                  </w:pPr>
                </w:p>
              </w:tc>
            </w:tr>
            <w:tr w:rsidR="00520659" w:rsidRPr="0037562D" w14:paraId="18DB2BAE" w14:textId="77777777">
              <w:tc>
                <w:tcPr>
                  <w:tcW w:w="1803" w:type="dxa"/>
                </w:tcPr>
                <w:p w14:paraId="3DDC4360" w14:textId="77777777" w:rsidR="00520659" w:rsidRPr="0037562D" w:rsidRDefault="00520659">
                  <w:pPr>
                    <w:rPr>
                      <w:rFonts w:ascii="Calibri" w:eastAsia="Calibri" w:hAnsi="Calibri" w:cs="Times New Roman"/>
                    </w:rPr>
                  </w:pPr>
                  <w:r w:rsidRPr="0037562D">
                    <w:rPr>
                      <w:rFonts w:ascii="Calibri" w:eastAsia="Calibri" w:hAnsi="Calibri" w:cs="Times New Roman"/>
                    </w:rPr>
                    <w:t>Agroforestry</w:t>
                  </w:r>
                </w:p>
              </w:tc>
              <w:tc>
                <w:tcPr>
                  <w:tcW w:w="1479" w:type="dxa"/>
                </w:tcPr>
                <w:p w14:paraId="46117D16" w14:textId="77777777" w:rsidR="00520659" w:rsidRPr="0037562D" w:rsidRDefault="00520659">
                  <w:pPr>
                    <w:rPr>
                      <w:rFonts w:ascii="Calibri" w:eastAsia="Calibri" w:hAnsi="Calibri" w:cs="Times New Roman"/>
                    </w:rPr>
                  </w:pPr>
                  <w:r w:rsidRPr="0037562D">
                    <w:rPr>
                      <w:rFonts w:ascii="Calibri" w:eastAsia="Calibri" w:hAnsi="Calibri" w:cs="Times New Roman"/>
                    </w:rPr>
                    <w:t>5</w:t>
                  </w:r>
                </w:p>
              </w:tc>
              <w:tc>
                <w:tcPr>
                  <w:tcW w:w="1479" w:type="dxa"/>
                </w:tcPr>
                <w:p w14:paraId="27F88C36" w14:textId="77777777" w:rsidR="00520659" w:rsidRPr="0037562D" w:rsidRDefault="00520659">
                  <w:pPr>
                    <w:rPr>
                      <w:rFonts w:ascii="Calibri" w:eastAsia="Calibri" w:hAnsi="Calibri" w:cs="Times New Roman"/>
                    </w:rPr>
                  </w:pPr>
                  <w:r w:rsidRPr="0037562D">
                    <w:rPr>
                      <w:rFonts w:ascii="Calibri" w:eastAsia="Calibri" w:hAnsi="Calibri" w:cs="Times New Roman"/>
                    </w:rPr>
                    <w:t>5</w:t>
                  </w:r>
                </w:p>
              </w:tc>
              <w:tc>
                <w:tcPr>
                  <w:tcW w:w="1154" w:type="dxa"/>
                </w:tcPr>
                <w:p w14:paraId="0527B795"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538135"/>
                </w:tcPr>
                <w:p w14:paraId="5FBA78F0" w14:textId="77777777" w:rsidR="00520659" w:rsidRPr="0037562D" w:rsidRDefault="00520659">
                  <w:pPr>
                    <w:rPr>
                      <w:rFonts w:ascii="Calibri" w:eastAsia="Calibri" w:hAnsi="Calibri" w:cs="Times New Roman"/>
                    </w:rPr>
                  </w:pPr>
                  <w:r w:rsidRPr="0037562D">
                    <w:rPr>
                      <w:rFonts w:ascii="Calibri" w:eastAsia="Calibri" w:hAnsi="Calibri" w:cs="Times New Roman"/>
                    </w:rPr>
                    <w:t>4.66</w:t>
                  </w:r>
                </w:p>
              </w:tc>
              <w:tc>
                <w:tcPr>
                  <w:tcW w:w="708" w:type="dxa"/>
                </w:tcPr>
                <w:p w14:paraId="0FBE76AB"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BE31908" w14:textId="77777777">
              <w:tc>
                <w:tcPr>
                  <w:tcW w:w="1803" w:type="dxa"/>
                </w:tcPr>
                <w:p w14:paraId="2B277679" w14:textId="77777777" w:rsidR="00520659" w:rsidRPr="0037562D" w:rsidRDefault="00520659">
                  <w:pPr>
                    <w:rPr>
                      <w:rFonts w:ascii="Calibri" w:eastAsia="Calibri" w:hAnsi="Calibri" w:cs="Times New Roman"/>
                    </w:rPr>
                  </w:pPr>
                  <w:r w:rsidRPr="0037562D">
                    <w:rPr>
                      <w:rFonts w:ascii="Calibri" w:eastAsia="Calibri" w:hAnsi="Calibri" w:cs="Times New Roman"/>
                    </w:rPr>
                    <w:t>Biochar</w:t>
                  </w:r>
                </w:p>
              </w:tc>
              <w:tc>
                <w:tcPr>
                  <w:tcW w:w="1479" w:type="dxa"/>
                </w:tcPr>
                <w:p w14:paraId="23F8C5A4"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19C2FB93"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6839E575" w14:textId="77777777" w:rsidR="00520659" w:rsidRPr="0037562D" w:rsidRDefault="00520659">
                  <w:pPr>
                    <w:rPr>
                      <w:rFonts w:ascii="Calibri" w:eastAsia="Calibri" w:hAnsi="Calibri" w:cs="Times New Roman"/>
                    </w:rPr>
                  </w:pPr>
                  <w:r w:rsidRPr="0037562D">
                    <w:rPr>
                      <w:rFonts w:ascii="Calibri" w:eastAsia="Calibri" w:hAnsi="Calibri" w:cs="Times New Roman"/>
                    </w:rPr>
                    <w:t>2</w:t>
                  </w:r>
                </w:p>
              </w:tc>
              <w:tc>
                <w:tcPr>
                  <w:tcW w:w="993" w:type="dxa"/>
                  <w:shd w:val="clear" w:color="auto" w:fill="FFF2CC"/>
                </w:tcPr>
                <w:p w14:paraId="1024960B" w14:textId="77777777" w:rsidR="00520659" w:rsidRPr="0037562D" w:rsidRDefault="00520659">
                  <w:pPr>
                    <w:rPr>
                      <w:rFonts w:ascii="Calibri" w:eastAsia="Calibri" w:hAnsi="Calibri" w:cs="Times New Roman"/>
                    </w:rPr>
                  </w:pPr>
                  <w:r w:rsidRPr="0037562D">
                    <w:rPr>
                      <w:rFonts w:ascii="Calibri" w:eastAsia="Calibri" w:hAnsi="Calibri" w:cs="Times New Roman"/>
                    </w:rPr>
                    <w:t>2.66</w:t>
                  </w:r>
                </w:p>
              </w:tc>
              <w:tc>
                <w:tcPr>
                  <w:tcW w:w="708" w:type="dxa"/>
                </w:tcPr>
                <w:p w14:paraId="669CE3FC"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412747C2" w14:textId="77777777">
              <w:tc>
                <w:tcPr>
                  <w:tcW w:w="1803" w:type="dxa"/>
                </w:tcPr>
                <w:p w14:paraId="4244239E" w14:textId="77777777" w:rsidR="00520659" w:rsidRPr="0037562D" w:rsidRDefault="00520659">
                  <w:pPr>
                    <w:rPr>
                      <w:rFonts w:ascii="Calibri" w:eastAsia="Calibri" w:hAnsi="Calibri" w:cs="Times New Roman"/>
                    </w:rPr>
                  </w:pPr>
                  <w:r w:rsidRPr="0037562D">
                    <w:rPr>
                      <w:rFonts w:ascii="Calibri" w:eastAsia="Calibri" w:hAnsi="Calibri" w:cs="Times New Roman"/>
                    </w:rPr>
                    <w:t>Crop rotation</w:t>
                  </w:r>
                </w:p>
              </w:tc>
              <w:tc>
                <w:tcPr>
                  <w:tcW w:w="1479" w:type="dxa"/>
                </w:tcPr>
                <w:p w14:paraId="4B174AD3"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579E661B"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72BFF166"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993" w:type="dxa"/>
                  <w:shd w:val="clear" w:color="auto" w:fill="FFF2CC"/>
                </w:tcPr>
                <w:p w14:paraId="489CBCDB"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708" w:type="dxa"/>
                </w:tcPr>
                <w:p w14:paraId="4005FF7D"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5E305DBD" w14:textId="77777777">
              <w:tc>
                <w:tcPr>
                  <w:tcW w:w="1803" w:type="dxa"/>
                </w:tcPr>
                <w:p w14:paraId="1AF8C627" w14:textId="77777777" w:rsidR="00520659" w:rsidRPr="0037562D" w:rsidRDefault="00520659">
                  <w:pPr>
                    <w:rPr>
                      <w:rFonts w:ascii="Calibri" w:eastAsia="Calibri" w:hAnsi="Calibri" w:cs="Times New Roman"/>
                    </w:rPr>
                  </w:pPr>
                  <w:r w:rsidRPr="0037562D">
                    <w:rPr>
                      <w:rFonts w:ascii="Calibri" w:eastAsia="Calibri" w:hAnsi="Calibri" w:cs="Times New Roman"/>
                    </w:rPr>
                    <w:t>Drip irrigation</w:t>
                  </w:r>
                </w:p>
              </w:tc>
              <w:tc>
                <w:tcPr>
                  <w:tcW w:w="1479" w:type="dxa"/>
                </w:tcPr>
                <w:p w14:paraId="54D6967D"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47582ED3"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1D092055" w14:textId="77777777" w:rsidR="00520659" w:rsidRPr="0037562D" w:rsidRDefault="00520659">
                  <w:pPr>
                    <w:rPr>
                      <w:rFonts w:ascii="Calibri" w:eastAsia="Calibri" w:hAnsi="Calibri" w:cs="Times New Roman"/>
                    </w:rPr>
                  </w:pPr>
                  <w:r w:rsidRPr="0037562D">
                    <w:rPr>
                      <w:rFonts w:ascii="Calibri" w:eastAsia="Calibri" w:hAnsi="Calibri" w:cs="Times New Roman"/>
                    </w:rPr>
                    <w:t>2</w:t>
                  </w:r>
                </w:p>
              </w:tc>
              <w:tc>
                <w:tcPr>
                  <w:tcW w:w="993" w:type="dxa"/>
                  <w:shd w:val="clear" w:color="auto" w:fill="FFF2CC"/>
                </w:tcPr>
                <w:p w14:paraId="022A21E4" w14:textId="77777777" w:rsidR="00520659" w:rsidRPr="0037562D" w:rsidRDefault="00520659">
                  <w:pPr>
                    <w:rPr>
                      <w:rFonts w:ascii="Calibri" w:eastAsia="Calibri" w:hAnsi="Calibri" w:cs="Times New Roman"/>
                    </w:rPr>
                  </w:pPr>
                  <w:r w:rsidRPr="0037562D">
                    <w:rPr>
                      <w:rFonts w:ascii="Calibri" w:eastAsia="Calibri" w:hAnsi="Calibri" w:cs="Times New Roman"/>
                    </w:rPr>
                    <w:t>2.66</w:t>
                  </w:r>
                </w:p>
              </w:tc>
              <w:tc>
                <w:tcPr>
                  <w:tcW w:w="708" w:type="dxa"/>
                </w:tcPr>
                <w:p w14:paraId="2562E678"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557191F4" w14:textId="77777777">
              <w:tc>
                <w:tcPr>
                  <w:tcW w:w="1803" w:type="dxa"/>
                </w:tcPr>
                <w:p w14:paraId="00890BD5" w14:textId="77777777" w:rsidR="00520659" w:rsidRPr="0037562D" w:rsidRDefault="00520659">
                  <w:pPr>
                    <w:rPr>
                      <w:rFonts w:ascii="Calibri" w:eastAsia="Calibri" w:hAnsi="Calibri" w:cs="Times New Roman"/>
                    </w:rPr>
                  </w:pPr>
                  <w:r w:rsidRPr="0037562D">
                    <w:rPr>
                      <w:rFonts w:ascii="Calibri" w:eastAsia="Calibri" w:hAnsi="Calibri" w:cs="Times New Roman"/>
                    </w:rPr>
                    <w:t>Embedded natural (hedgerows)</w:t>
                  </w:r>
                </w:p>
              </w:tc>
              <w:tc>
                <w:tcPr>
                  <w:tcW w:w="1479" w:type="dxa"/>
                </w:tcPr>
                <w:p w14:paraId="24979AA2"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671411CA" w14:textId="77777777" w:rsidR="00520659" w:rsidRPr="0037562D" w:rsidRDefault="00520659">
                  <w:pPr>
                    <w:rPr>
                      <w:rFonts w:ascii="Calibri" w:eastAsia="Calibri" w:hAnsi="Calibri" w:cs="Times New Roman"/>
                    </w:rPr>
                  </w:pPr>
                  <w:r w:rsidRPr="0037562D">
                    <w:rPr>
                      <w:rFonts w:ascii="Calibri" w:eastAsia="Calibri" w:hAnsi="Calibri" w:cs="Times New Roman"/>
                    </w:rPr>
                    <w:t>5</w:t>
                  </w:r>
                </w:p>
              </w:tc>
              <w:tc>
                <w:tcPr>
                  <w:tcW w:w="1154" w:type="dxa"/>
                </w:tcPr>
                <w:p w14:paraId="07FB6F08"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A8D08D"/>
                </w:tcPr>
                <w:p w14:paraId="53DF2C45" w14:textId="77777777" w:rsidR="00520659" w:rsidRPr="0037562D" w:rsidRDefault="00520659">
                  <w:pPr>
                    <w:rPr>
                      <w:rFonts w:ascii="Calibri" w:eastAsia="Calibri" w:hAnsi="Calibri" w:cs="Times New Roman"/>
                    </w:rPr>
                  </w:pPr>
                  <w:r w:rsidRPr="0037562D">
                    <w:rPr>
                      <w:rFonts w:ascii="Calibri" w:eastAsia="Calibri" w:hAnsi="Calibri" w:cs="Times New Roman"/>
                    </w:rPr>
                    <w:t>4.33</w:t>
                  </w:r>
                </w:p>
              </w:tc>
              <w:tc>
                <w:tcPr>
                  <w:tcW w:w="708" w:type="dxa"/>
                </w:tcPr>
                <w:p w14:paraId="33B22CE8"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7AD951C2" w14:textId="77777777">
              <w:tc>
                <w:tcPr>
                  <w:tcW w:w="1803" w:type="dxa"/>
                </w:tcPr>
                <w:p w14:paraId="00F91709" w14:textId="77777777" w:rsidR="00520659" w:rsidRPr="0037562D" w:rsidRDefault="00520659">
                  <w:pPr>
                    <w:rPr>
                      <w:rFonts w:ascii="Calibri" w:eastAsia="Calibri" w:hAnsi="Calibri" w:cs="Times New Roman"/>
                    </w:rPr>
                  </w:pPr>
                  <w:r w:rsidRPr="0037562D">
                    <w:rPr>
                      <w:rFonts w:ascii="Calibri" w:eastAsia="Calibri" w:hAnsi="Calibri" w:cs="Times New Roman"/>
                    </w:rPr>
                    <w:t>Green manure</w:t>
                  </w:r>
                </w:p>
              </w:tc>
              <w:tc>
                <w:tcPr>
                  <w:tcW w:w="1479" w:type="dxa"/>
                </w:tcPr>
                <w:p w14:paraId="6EF55C21"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55DC501B"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7FF9F365" w14:textId="77777777" w:rsidR="00520659" w:rsidRPr="0037562D" w:rsidRDefault="00520659">
                  <w:pPr>
                    <w:rPr>
                      <w:rFonts w:ascii="Calibri" w:eastAsia="Calibri" w:hAnsi="Calibri" w:cs="Times New Roman"/>
                    </w:rPr>
                  </w:pPr>
                  <w:r w:rsidRPr="0037562D">
                    <w:rPr>
                      <w:rFonts w:ascii="Calibri" w:eastAsia="Calibri" w:hAnsi="Calibri" w:cs="Times New Roman"/>
                    </w:rPr>
                    <w:t>2</w:t>
                  </w:r>
                </w:p>
              </w:tc>
              <w:tc>
                <w:tcPr>
                  <w:tcW w:w="993" w:type="dxa"/>
                  <w:shd w:val="clear" w:color="auto" w:fill="FFF2CC"/>
                </w:tcPr>
                <w:p w14:paraId="32FB76DC"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708" w:type="dxa"/>
                </w:tcPr>
                <w:p w14:paraId="740B917D"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5011CA52" w14:textId="77777777">
              <w:tc>
                <w:tcPr>
                  <w:tcW w:w="1803" w:type="dxa"/>
                </w:tcPr>
                <w:p w14:paraId="7E22684C" w14:textId="77777777" w:rsidR="00520659" w:rsidRPr="0037562D" w:rsidRDefault="00520659">
                  <w:pPr>
                    <w:rPr>
                      <w:rFonts w:ascii="Calibri" w:eastAsia="Calibri" w:hAnsi="Calibri" w:cs="Times New Roman"/>
                    </w:rPr>
                  </w:pPr>
                  <w:r w:rsidRPr="0037562D">
                    <w:rPr>
                      <w:rFonts w:ascii="Calibri" w:eastAsia="Calibri" w:hAnsi="Calibri" w:cs="Times New Roman"/>
                    </w:rPr>
                    <w:t>Intercropping</w:t>
                  </w:r>
                </w:p>
              </w:tc>
              <w:tc>
                <w:tcPr>
                  <w:tcW w:w="1479" w:type="dxa"/>
                </w:tcPr>
                <w:p w14:paraId="09083050" w14:textId="77777777" w:rsidR="00520659" w:rsidRPr="0037562D" w:rsidRDefault="00520659">
                  <w:pPr>
                    <w:rPr>
                      <w:rFonts w:ascii="Calibri" w:eastAsia="Calibri" w:hAnsi="Calibri" w:cs="Times New Roman"/>
                    </w:rPr>
                  </w:pPr>
                  <w:r w:rsidRPr="0037562D">
                    <w:rPr>
                      <w:rFonts w:ascii="Calibri" w:eastAsia="Calibri" w:hAnsi="Calibri" w:cs="Times New Roman"/>
                    </w:rPr>
                    <w:t>5</w:t>
                  </w:r>
                </w:p>
              </w:tc>
              <w:tc>
                <w:tcPr>
                  <w:tcW w:w="1479" w:type="dxa"/>
                </w:tcPr>
                <w:p w14:paraId="1A32148D"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0E4B3480" w14:textId="77777777" w:rsidR="00520659" w:rsidRPr="0037562D" w:rsidRDefault="00520659">
                  <w:pPr>
                    <w:rPr>
                      <w:rFonts w:ascii="Calibri" w:eastAsia="Calibri" w:hAnsi="Calibri" w:cs="Times New Roman"/>
                    </w:rPr>
                  </w:pPr>
                  <w:r w:rsidRPr="0037562D">
                    <w:rPr>
                      <w:rFonts w:ascii="Calibri" w:eastAsia="Calibri" w:hAnsi="Calibri" w:cs="Times New Roman"/>
                    </w:rPr>
                    <w:t>5</w:t>
                  </w:r>
                </w:p>
              </w:tc>
              <w:tc>
                <w:tcPr>
                  <w:tcW w:w="993" w:type="dxa"/>
                  <w:shd w:val="clear" w:color="auto" w:fill="A8D08D"/>
                </w:tcPr>
                <w:p w14:paraId="7629CCB7" w14:textId="77777777" w:rsidR="00520659" w:rsidRPr="0037562D" w:rsidRDefault="00520659">
                  <w:pPr>
                    <w:rPr>
                      <w:rFonts w:ascii="Calibri" w:eastAsia="Calibri" w:hAnsi="Calibri" w:cs="Times New Roman"/>
                    </w:rPr>
                  </w:pPr>
                  <w:r w:rsidRPr="0037562D">
                    <w:rPr>
                      <w:rFonts w:ascii="Calibri" w:eastAsia="Calibri" w:hAnsi="Calibri" w:cs="Times New Roman"/>
                    </w:rPr>
                    <w:t>4.33</w:t>
                  </w:r>
                </w:p>
              </w:tc>
              <w:tc>
                <w:tcPr>
                  <w:tcW w:w="708" w:type="dxa"/>
                </w:tcPr>
                <w:p w14:paraId="3C9F8DDA"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5EDD9C4B" w14:textId="77777777">
              <w:tc>
                <w:tcPr>
                  <w:tcW w:w="1803" w:type="dxa"/>
                </w:tcPr>
                <w:p w14:paraId="558B9BBB" w14:textId="77777777" w:rsidR="00520659" w:rsidRPr="0037562D" w:rsidRDefault="00520659">
                  <w:pPr>
                    <w:rPr>
                      <w:rFonts w:ascii="Calibri" w:eastAsia="Calibri" w:hAnsi="Calibri" w:cs="Times New Roman"/>
                    </w:rPr>
                  </w:pPr>
                  <w:r w:rsidRPr="0037562D">
                    <w:rPr>
                      <w:rFonts w:ascii="Calibri" w:eastAsia="Calibri" w:hAnsi="Calibri" w:cs="Times New Roman"/>
                    </w:rPr>
                    <w:t>Microdosing</w:t>
                  </w:r>
                </w:p>
              </w:tc>
              <w:tc>
                <w:tcPr>
                  <w:tcW w:w="1479" w:type="dxa"/>
                </w:tcPr>
                <w:p w14:paraId="67E23D02"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6D4B5B07"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7EF00B8F" w14:textId="77777777" w:rsidR="00520659" w:rsidRPr="0037562D" w:rsidRDefault="00520659">
                  <w:pPr>
                    <w:rPr>
                      <w:rFonts w:ascii="Calibri" w:eastAsia="Calibri" w:hAnsi="Calibri" w:cs="Times New Roman"/>
                    </w:rPr>
                  </w:pPr>
                  <w:r w:rsidRPr="0037562D">
                    <w:rPr>
                      <w:rFonts w:ascii="Calibri" w:eastAsia="Calibri" w:hAnsi="Calibri" w:cs="Times New Roman"/>
                    </w:rPr>
                    <w:t>2</w:t>
                  </w:r>
                </w:p>
              </w:tc>
              <w:tc>
                <w:tcPr>
                  <w:tcW w:w="993" w:type="dxa"/>
                  <w:shd w:val="clear" w:color="auto" w:fill="FFF2CC"/>
                </w:tcPr>
                <w:p w14:paraId="59F85C11" w14:textId="77777777" w:rsidR="00520659" w:rsidRPr="0037562D" w:rsidRDefault="00520659">
                  <w:pPr>
                    <w:rPr>
                      <w:rFonts w:ascii="Calibri" w:eastAsia="Calibri" w:hAnsi="Calibri" w:cs="Times New Roman"/>
                    </w:rPr>
                  </w:pPr>
                  <w:r w:rsidRPr="0037562D">
                    <w:rPr>
                      <w:rFonts w:ascii="Calibri" w:eastAsia="Calibri" w:hAnsi="Calibri" w:cs="Times New Roman"/>
                    </w:rPr>
                    <w:t>2.66</w:t>
                  </w:r>
                </w:p>
              </w:tc>
              <w:tc>
                <w:tcPr>
                  <w:tcW w:w="708" w:type="dxa"/>
                </w:tcPr>
                <w:p w14:paraId="27F0E067"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02C29221" w14:textId="77777777">
              <w:tc>
                <w:tcPr>
                  <w:tcW w:w="1803" w:type="dxa"/>
                </w:tcPr>
                <w:p w14:paraId="76C1D105" w14:textId="77777777" w:rsidR="00520659" w:rsidRPr="0037562D" w:rsidRDefault="00520659">
                  <w:pPr>
                    <w:rPr>
                      <w:rFonts w:ascii="Calibri" w:eastAsia="Calibri" w:hAnsi="Calibri" w:cs="Times New Roman"/>
                    </w:rPr>
                  </w:pPr>
                  <w:r w:rsidRPr="0037562D">
                    <w:rPr>
                      <w:rFonts w:ascii="Calibri" w:eastAsia="Calibri" w:hAnsi="Calibri" w:cs="Times New Roman"/>
                    </w:rPr>
                    <w:t>Mulching</w:t>
                  </w:r>
                </w:p>
              </w:tc>
              <w:tc>
                <w:tcPr>
                  <w:tcW w:w="1479" w:type="dxa"/>
                </w:tcPr>
                <w:p w14:paraId="047C9C9D"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3B90E6D0"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40F380BF"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993" w:type="dxa"/>
                  <w:shd w:val="clear" w:color="auto" w:fill="FFF2CC"/>
                </w:tcPr>
                <w:p w14:paraId="589EE84A"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634254F8"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D8E38D6" w14:textId="77777777">
              <w:tc>
                <w:tcPr>
                  <w:tcW w:w="1803" w:type="dxa"/>
                </w:tcPr>
                <w:p w14:paraId="7D6C9BE8" w14:textId="77777777" w:rsidR="00520659" w:rsidRPr="0037562D" w:rsidRDefault="00520659">
                  <w:pPr>
                    <w:rPr>
                      <w:rFonts w:ascii="Calibri" w:eastAsia="Calibri" w:hAnsi="Calibri" w:cs="Times New Roman"/>
                    </w:rPr>
                  </w:pPr>
                  <w:r w:rsidRPr="0037562D">
                    <w:rPr>
                      <w:rFonts w:ascii="Calibri" w:eastAsia="Calibri" w:hAnsi="Calibri" w:cs="Times New Roman"/>
                    </w:rPr>
                    <w:t>Reduced tillage</w:t>
                  </w:r>
                </w:p>
              </w:tc>
              <w:tc>
                <w:tcPr>
                  <w:tcW w:w="1479" w:type="dxa"/>
                </w:tcPr>
                <w:p w14:paraId="4AA5FBA9"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5CB44DD9" w14:textId="77777777" w:rsidR="00520659" w:rsidRPr="009550B0" w:rsidRDefault="00520659">
                  <w:pPr>
                    <w:rPr>
                      <w:rFonts w:ascii="Calibri" w:eastAsia="Calibri" w:hAnsi="Calibri" w:cs="Times New Roman"/>
                      <w:lang w:val="en-US"/>
                    </w:rPr>
                  </w:pPr>
                  <w:r w:rsidRPr="0037562D">
                    <w:rPr>
                      <w:rFonts w:ascii="Calibri" w:eastAsia="Calibri" w:hAnsi="Calibri" w:cs="Times New Roman"/>
                    </w:rPr>
                    <w:t>3</w:t>
                  </w:r>
                </w:p>
              </w:tc>
              <w:tc>
                <w:tcPr>
                  <w:tcW w:w="1154" w:type="dxa"/>
                </w:tcPr>
                <w:p w14:paraId="0C1B544E"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A8D08D"/>
                </w:tcPr>
                <w:p w14:paraId="0F7DD8FB" w14:textId="77777777" w:rsidR="00520659" w:rsidRPr="0037562D" w:rsidRDefault="00520659">
                  <w:pPr>
                    <w:rPr>
                      <w:rFonts w:ascii="Calibri" w:eastAsia="Calibri" w:hAnsi="Calibri" w:cs="Times New Roman"/>
                    </w:rPr>
                  </w:pPr>
                  <w:r w:rsidRPr="0037562D">
                    <w:rPr>
                      <w:rFonts w:ascii="Calibri" w:eastAsia="Calibri" w:hAnsi="Calibri" w:cs="Times New Roman"/>
                    </w:rPr>
                    <w:t>3.66</w:t>
                  </w:r>
                </w:p>
              </w:tc>
              <w:tc>
                <w:tcPr>
                  <w:tcW w:w="708" w:type="dxa"/>
                </w:tcPr>
                <w:p w14:paraId="69F9C1D7"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66319ED9" w14:textId="77777777">
              <w:tc>
                <w:tcPr>
                  <w:tcW w:w="1803" w:type="dxa"/>
                </w:tcPr>
                <w:p w14:paraId="44273A84" w14:textId="77777777" w:rsidR="00520659" w:rsidRPr="0037562D" w:rsidRDefault="00520659">
                  <w:pPr>
                    <w:rPr>
                      <w:rFonts w:ascii="Calibri" w:eastAsia="Calibri" w:hAnsi="Calibri" w:cs="Times New Roman"/>
                      <w:b/>
                      <w:bCs/>
                      <w:i/>
                      <w:iCs/>
                    </w:rPr>
                  </w:pPr>
                  <w:r w:rsidRPr="0037562D">
                    <w:rPr>
                      <w:rFonts w:ascii="Calibri" w:eastAsia="Calibri" w:hAnsi="Calibri" w:cs="Times New Roman"/>
                      <w:b/>
                      <w:bCs/>
                      <w:i/>
                      <w:iCs/>
                    </w:rPr>
                    <w:t>Lowland rice systems</w:t>
                  </w:r>
                </w:p>
              </w:tc>
              <w:tc>
                <w:tcPr>
                  <w:tcW w:w="1479" w:type="dxa"/>
                </w:tcPr>
                <w:p w14:paraId="2FFCAC73" w14:textId="77777777" w:rsidR="00520659" w:rsidRPr="0037562D" w:rsidRDefault="00520659">
                  <w:pPr>
                    <w:rPr>
                      <w:rFonts w:ascii="Calibri" w:eastAsia="Calibri" w:hAnsi="Calibri" w:cs="Times New Roman"/>
                    </w:rPr>
                  </w:pPr>
                </w:p>
              </w:tc>
              <w:tc>
                <w:tcPr>
                  <w:tcW w:w="1479" w:type="dxa"/>
                </w:tcPr>
                <w:p w14:paraId="0B709118" w14:textId="77777777" w:rsidR="00520659" w:rsidRPr="0037562D" w:rsidRDefault="00520659">
                  <w:pPr>
                    <w:rPr>
                      <w:rFonts w:ascii="Calibri" w:eastAsia="Calibri" w:hAnsi="Calibri" w:cs="Times New Roman"/>
                    </w:rPr>
                  </w:pPr>
                </w:p>
              </w:tc>
              <w:tc>
                <w:tcPr>
                  <w:tcW w:w="1154" w:type="dxa"/>
                </w:tcPr>
                <w:p w14:paraId="787B0CF9" w14:textId="77777777" w:rsidR="00520659" w:rsidRPr="0037562D" w:rsidRDefault="00520659">
                  <w:pPr>
                    <w:rPr>
                      <w:rFonts w:ascii="Calibri" w:eastAsia="Calibri" w:hAnsi="Calibri" w:cs="Times New Roman"/>
                    </w:rPr>
                  </w:pPr>
                </w:p>
              </w:tc>
              <w:tc>
                <w:tcPr>
                  <w:tcW w:w="993" w:type="dxa"/>
                </w:tcPr>
                <w:p w14:paraId="23ADA2B2" w14:textId="77777777" w:rsidR="00520659" w:rsidRPr="0037562D" w:rsidRDefault="00520659">
                  <w:pPr>
                    <w:rPr>
                      <w:rFonts w:ascii="Calibri" w:eastAsia="Calibri" w:hAnsi="Calibri" w:cs="Times New Roman"/>
                    </w:rPr>
                  </w:pPr>
                </w:p>
              </w:tc>
              <w:tc>
                <w:tcPr>
                  <w:tcW w:w="708" w:type="dxa"/>
                </w:tcPr>
                <w:p w14:paraId="5747526A" w14:textId="77777777" w:rsidR="00520659" w:rsidRPr="0037562D" w:rsidRDefault="00520659">
                  <w:pPr>
                    <w:rPr>
                      <w:rFonts w:ascii="Calibri" w:eastAsia="Calibri" w:hAnsi="Calibri" w:cs="Times New Roman"/>
                    </w:rPr>
                  </w:pPr>
                </w:p>
              </w:tc>
            </w:tr>
            <w:tr w:rsidR="00520659" w:rsidRPr="0037562D" w14:paraId="5647DBC3" w14:textId="77777777">
              <w:tc>
                <w:tcPr>
                  <w:tcW w:w="1803" w:type="dxa"/>
                </w:tcPr>
                <w:p w14:paraId="18A7CBB8" w14:textId="77777777" w:rsidR="00520659" w:rsidRPr="0037562D" w:rsidRDefault="00520659">
                  <w:pPr>
                    <w:rPr>
                      <w:rFonts w:ascii="Calibri" w:eastAsia="Calibri" w:hAnsi="Calibri" w:cs="Times New Roman"/>
                    </w:rPr>
                  </w:pPr>
                  <w:r w:rsidRPr="0037562D">
                    <w:rPr>
                      <w:rFonts w:ascii="Calibri" w:eastAsia="Calibri" w:hAnsi="Calibri" w:cs="Times New Roman"/>
                    </w:rPr>
                    <w:t>Biochar</w:t>
                  </w:r>
                </w:p>
              </w:tc>
              <w:tc>
                <w:tcPr>
                  <w:tcW w:w="1479" w:type="dxa"/>
                </w:tcPr>
                <w:p w14:paraId="783EFFFF"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23EFD5A5"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154" w:type="dxa"/>
                </w:tcPr>
                <w:p w14:paraId="42E3E618" w14:textId="77777777" w:rsidR="00520659" w:rsidRPr="0037562D" w:rsidRDefault="00520659">
                  <w:pPr>
                    <w:rPr>
                      <w:rFonts w:ascii="Calibri" w:eastAsia="Calibri" w:hAnsi="Calibri" w:cs="Times New Roman"/>
                    </w:rPr>
                  </w:pPr>
                  <w:r w:rsidRPr="0037562D">
                    <w:rPr>
                      <w:rFonts w:ascii="Calibri" w:eastAsia="Calibri" w:hAnsi="Calibri" w:cs="Times New Roman"/>
                    </w:rPr>
                    <w:t>2</w:t>
                  </w:r>
                </w:p>
              </w:tc>
              <w:tc>
                <w:tcPr>
                  <w:tcW w:w="993" w:type="dxa"/>
                  <w:shd w:val="clear" w:color="auto" w:fill="FFF2CC"/>
                </w:tcPr>
                <w:p w14:paraId="3BFF07AD"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41D65356"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7C38B3DD" w14:textId="77777777">
              <w:tc>
                <w:tcPr>
                  <w:tcW w:w="1803" w:type="dxa"/>
                </w:tcPr>
                <w:p w14:paraId="1DC6B9A9" w14:textId="77777777" w:rsidR="00520659" w:rsidRPr="0037562D" w:rsidRDefault="00520659">
                  <w:pPr>
                    <w:rPr>
                      <w:rFonts w:ascii="Calibri" w:eastAsia="Calibri" w:hAnsi="Calibri" w:cs="Times New Roman"/>
                    </w:rPr>
                  </w:pPr>
                  <w:r w:rsidRPr="0037562D">
                    <w:rPr>
                      <w:rFonts w:ascii="Calibri" w:eastAsia="Calibri" w:hAnsi="Calibri" w:cs="Times New Roman"/>
                    </w:rPr>
                    <w:t>Green manure</w:t>
                  </w:r>
                </w:p>
              </w:tc>
              <w:tc>
                <w:tcPr>
                  <w:tcW w:w="1479" w:type="dxa"/>
                </w:tcPr>
                <w:p w14:paraId="6BCD387F"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3AFD5181"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154" w:type="dxa"/>
                </w:tcPr>
                <w:p w14:paraId="232C94F6"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A8D08D"/>
                </w:tcPr>
                <w:p w14:paraId="005B65B5"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708" w:type="dxa"/>
                </w:tcPr>
                <w:p w14:paraId="4D59770B"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108419AD" w14:textId="77777777">
              <w:tc>
                <w:tcPr>
                  <w:tcW w:w="1803" w:type="dxa"/>
                </w:tcPr>
                <w:p w14:paraId="26592FD4" w14:textId="77777777" w:rsidR="00520659" w:rsidRPr="0037562D" w:rsidRDefault="00520659">
                  <w:pPr>
                    <w:rPr>
                      <w:rFonts w:ascii="Calibri" w:eastAsia="Calibri" w:hAnsi="Calibri" w:cs="Times New Roman"/>
                    </w:rPr>
                  </w:pPr>
                  <w:r w:rsidRPr="0037562D">
                    <w:rPr>
                      <w:rFonts w:ascii="Calibri" w:eastAsia="Calibri" w:hAnsi="Calibri" w:cs="Times New Roman"/>
                    </w:rPr>
                    <w:t>Microdosing</w:t>
                  </w:r>
                </w:p>
              </w:tc>
              <w:tc>
                <w:tcPr>
                  <w:tcW w:w="1479" w:type="dxa"/>
                </w:tcPr>
                <w:p w14:paraId="468CAC4F"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1DBB39CE"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154" w:type="dxa"/>
                </w:tcPr>
                <w:p w14:paraId="32A544EA" w14:textId="77777777" w:rsidR="00520659" w:rsidRPr="0037562D" w:rsidRDefault="00520659">
                  <w:pPr>
                    <w:rPr>
                      <w:rFonts w:ascii="Calibri" w:eastAsia="Calibri" w:hAnsi="Calibri" w:cs="Times New Roman"/>
                    </w:rPr>
                  </w:pPr>
                  <w:r w:rsidRPr="0037562D">
                    <w:rPr>
                      <w:rFonts w:ascii="Calibri" w:eastAsia="Calibri" w:hAnsi="Calibri" w:cs="Times New Roman"/>
                    </w:rPr>
                    <w:t>2</w:t>
                  </w:r>
                </w:p>
              </w:tc>
              <w:tc>
                <w:tcPr>
                  <w:tcW w:w="993" w:type="dxa"/>
                  <w:shd w:val="clear" w:color="auto" w:fill="FFF2CC"/>
                </w:tcPr>
                <w:p w14:paraId="09519DE0"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1B225E30"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6335A74" w14:textId="77777777">
              <w:tc>
                <w:tcPr>
                  <w:tcW w:w="1803" w:type="dxa"/>
                </w:tcPr>
                <w:p w14:paraId="36D9CB34" w14:textId="77777777" w:rsidR="00520659" w:rsidRPr="0037562D" w:rsidRDefault="00520659">
                  <w:pPr>
                    <w:rPr>
                      <w:rFonts w:ascii="Calibri" w:eastAsia="Calibri" w:hAnsi="Calibri" w:cs="Times New Roman"/>
                    </w:rPr>
                  </w:pPr>
                  <w:r w:rsidRPr="0037562D">
                    <w:rPr>
                      <w:rFonts w:ascii="Calibri" w:eastAsia="Calibri" w:hAnsi="Calibri" w:cs="Times New Roman"/>
                    </w:rPr>
                    <w:lastRenderedPageBreak/>
                    <w:t>Rice-fish integration</w:t>
                  </w:r>
                </w:p>
              </w:tc>
              <w:tc>
                <w:tcPr>
                  <w:tcW w:w="1479" w:type="dxa"/>
                </w:tcPr>
                <w:p w14:paraId="5C555D0F"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51DFFA1D"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188B196F"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FFF2CC"/>
                </w:tcPr>
                <w:p w14:paraId="2B5B6435"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6C201786"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18CF94C" w14:textId="77777777">
              <w:tc>
                <w:tcPr>
                  <w:tcW w:w="1803" w:type="dxa"/>
                </w:tcPr>
                <w:p w14:paraId="1B21E7D7" w14:textId="77777777" w:rsidR="00520659" w:rsidRPr="0037562D" w:rsidRDefault="00520659">
                  <w:pPr>
                    <w:rPr>
                      <w:rFonts w:ascii="Calibri" w:eastAsia="Calibri" w:hAnsi="Calibri" w:cs="Times New Roman"/>
                    </w:rPr>
                  </w:pPr>
                  <w:r w:rsidRPr="0037562D">
                    <w:rPr>
                      <w:rFonts w:ascii="Calibri" w:eastAsia="Calibri" w:hAnsi="Calibri" w:cs="Times New Roman"/>
                    </w:rPr>
                    <w:t>Alternate wetting and drying</w:t>
                  </w:r>
                </w:p>
              </w:tc>
              <w:tc>
                <w:tcPr>
                  <w:tcW w:w="1479" w:type="dxa"/>
                </w:tcPr>
                <w:p w14:paraId="7EC7D275"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52E1CAEA"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3B3248F4"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FFF2CC"/>
                </w:tcPr>
                <w:p w14:paraId="1325793B"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1FA895F1"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CA0B686" w14:textId="77777777">
              <w:tc>
                <w:tcPr>
                  <w:tcW w:w="1803" w:type="dxa"/>
                </w:tcPr>
                <w:p w14:paraId="38449BAC" w14:textId="77777777" w:rsidR="00520659" w:rsidRPr="0037562D" w:rsidRDefault="00520659">
                  <w:pPr>
                    <w:rPr>
                      <w:rFonts w:ascii="Calibri" w:eastAsia="Calibri" w:hAnsi="Calibri" w:cs="Times New Roman"/>
                    </w:rPr>
                  </w:pPr>
                  <w:r w:rsidRPr="0037562D">
                    <w:rPr>
                      <w:rFonts w:ascii="Calibri" w:eastAsia="Calibri" w:hAnsi="Calibri" w:cs="Times New Roman"/>
                      <w:b/>
                      <w:bCs/>
                      <w:i/>
                      <w:iCs/>
                    </w:rPr>
                    <w:t>Livestock systems</w:t>
                  </w:r>
                </w:p>
              </w:tc>
              <w:tc>
                <w:tcPr>
                  <w:tcW w:w="1479" w:type="dxa"/>
                </w:tcPr>
                <w:p w14:paraId="3B14DEC4" w14:textId="77777777" w:rsidR="00520659" w:rsidRPr="0037562D" w:rsidRDefault="00520659">
                  <w:pPr>
                    <w:rPr>
                      <w:rFonts w:ascii="Calibri" w:eastAsia="Calibri" w:hAnsi="Calibri" w:cs="Times New Roman"/>
                    </w:rPr>
                  </w:pPr>
                </w:p>
              </w:tc>
              <w:tc>
                <w:tcPr>
                  <w:tcW w:w="1479" w:type="dxa"/>
                </w:tcPr>
                <w:p w14:paraId="2AB2D168" w14:textId="77777777" w:rsidR="00520659" w:rsidRPr="0037562D" w:rsidRDefault="00520659">
                  <w:pPr>
                    <w:rPr>
                      <w:rFonts w:ascii="Calibri" w:eastAsia="Calibri" w:hAnsi="Calibri" w:cs="Times New Roman"/>
                    </w:rPr>
                  </w:pPr>
                </w:p>
              </w:tc>
              <w:tc>
                <w:tcPr>
                  <w:tcW w:w="1154" w:type="dxa"/>
                </w:tcPr>
                <w:p w14:paraId="29185235" w14:textId="77777777" w:rsidR="00520659" w:rsidRPr="0037562D" w:rsidRDefault="00520659">
                  <w:pPr>
                    <w:rPr>
                      <w:rFonts w:ascii="Calibri" w:eastAsia="Calibri" w:hAnsi="Calibri" w:cs="Times New Roman"/>
                    </w:rPr>
                  </w:pPr>
                </w:p>
              </w:tc>
              <w:tc>
                <w:tcPr>
                  <w:tcW w:w="993" w:type="dxa"/>
                </w:tcPr>
                <w:p w14:paraId="25168369" w14:textId="77777777" w:rsidR="00520659" w:rsidRPr="0037562D" w:rsidRDefault="00520659">
                  <w:pPr>
                    <w:rPr>
                      <w:rFonts w:ascii="Calibri" w:eastAsia="Calibri" w:hAnsi="Calibri" w:cs="Times New Roman"/>
                    </w:rPr>
                  </w:pPr>
                </w:p>
              </w:tc>
              <w:tc>
                <w:tcPr>
                  <w:tcW w:w="708" w:type="dxa"/>
                </w:tcPr>
                <w:p w14:paraId="6BBC29E9" w14:textId="77777777" w:rsidR="00520659" w:rsidRPr="0037562D" w:rsidRDefault="00520659">
                  <w:pPr>
                    <w:rPr>
                      <w:rFonts w:ascii="Calibri" w:eastAsia="Calibri" w:hAnsi="Calibri" w:cs="Times New Roman"/>
                    </w:rPr>
                  </w:pPr>
                </w:p>
              </w:tc>
            </w:tr>
            <w:tr w:rsidR="00520659" w:rsidRPr="0037562D" w14:paraId="3127A15A" w14:textId="77777777">
              <w:tc>
                <w:tcPr>
                  <w:tcW w:w="1803" w:type="dxa"/>
                </w:tcPr>
                <w:p w14:paraId="2C86F54B" w14:textId="77777777" w:rsidR="00520659" w:rsidRPr="0037562D" w:rsidRDefault="00520659">
                  <w:pPr>
                    <w:rPr>
                      <w:rFonts w:ascii="Calibri" w:eastAsia="Calibri" w:hAnsi="Calibri" w:cs="Times New Roman"/>
                    </w:rPr>
                  </w:pPr>
                  <w:r w:rsidRPr="0037562D">
                    <w:rPr>
                      <w:rFonts w:ascii="Calibri" w:eastAsia="Calibri" w:hAnsi="Calibri" w:cs="Times New Roman"/>
                    </w:rPr>
                    <w:t>Improved feed quality</w:t>
                  </w:r>
                </w:p>
              </w:tc>
              <w:tc>
                <w:tcPr>
                  <w:tcW w:w="1479" w:type="dxa"/>
                </w:tcPr>
                <w:p w14:paraId="507D0414"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67125831"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154" w:type="dxa"/>
                </w:tcPr>
                <w:p w14:paraId="45CE4357"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993" w:type="dxa"/>
                  <w:shd w:val="clear" w:color="auto" w:fill="A8D08D"/>
                </w:tcPr>
                <w:p w14:paraId="14FA3DE5"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708" w:type="dxa"/>
                </w:tcPr>
                <w:p w14:paraId="5F253323"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AE54C36" w14:textId="77777777">
              <w:tc>
                <w:tcPr>
                  <w:tcW w:w="1803" w:type="dxa"/>
                </w:tcPr>
                <w:p w14:paraId="5865D927" w14:textId="77777777" w:rsidR="00520659" w:rsidRPr="0037562D" w:rsidRDefault="00520659">
                  <w:pPr>
                    <w:rPr>
                      <w:rFonts w:ascii="Calibri" w:eastAsia="Calibri" w:hAnsi="Calibri" w:cs="Times New Roman"/>
                    </w:rPr>
                  </w:pPr>
                  <w:r w:rsidRPr="0037562D">
                    <w:rPr>
                      <w:rFonts w:ascii="Calibri" w:eastAsia="Calibri" w:hAnsi="Calibri" w:cs="Times New Roman"/>
                    </w:rPr>
                    <w:t>Planting N-fixing legumes</w:t>
                  </w:r>
                </w:p>
              </w:tc>
              <w:tc>
                <w:tcPr>
                  <w:tcW w:w="1479" w:type="dxa"/>
                </w:tcPr>
                <w:p w14:paraId="564896BE"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39CBCE3E"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5AB3E47B"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993" w:type="dxa"/>
                  <w:shd w:val="clear" w:color="auto" w:fill="FFF2CC"/>
                </w:tcPr>
                <w:p w14:paraId="42513938"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410D00D2"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52C1BC30" w14:textId="77777777">
              <w:tc>
                <w:tcPr>
                  <w:tcW w:w="1803" w:type="dxa"/>
                </w:tcPr>
                <w:p w14:paraId="39A977E1" w14:textId="77777777" w:rsidR="00520659" w:rsidRPr="0037562D" w:rsidRDefault="00520659">
                  <w:pPr>
                    <w:rPr>
                      <w:rFonts w:ascii="Calibri" w:eastAsia="Calibri" w:hAnsi="Calibri" w:cs="Times New Roman"/>
                    </w:rPr>
                  </w:pPr>
                  <w:r w:rsidRPr="0037562D">
                    <w:rPr>
                      <w:rFonts w:ascii="Calibri" w:eastAsia="Calibri" w:hAnsi="Calibri" w:cs="Times New Roman"/>
                    </w:rPr>
                    <w:t>Rotational grazing</w:t>
                  </w:r>
                </w:p>
              </w:tc>
              <w:tc>
                <w:tcPr>
                  <w:tcW w:w="1479" w:type="dxa"/>
                </w:tcPr>
                <w:p w14:paraId="3568B86C" w14:textId="77777777" w:rsidR="00520659" w:rsidRPr="0037562D" w:rsidRDefault="00520659">
                  <w:pPr>
                    <w:rPr>
                      <w:rFonts w:ascii="Calibri" w:eastAsia="Calibri" w:hAnsi="Calibri" w:cs="Times New Roman"/>
                    </w:rPr>
                  </w:pPr>
                  <w:r w:rsidRPr="0037562D">
                    <w:rPr>
                      <w:rFonts w:ascii="Calibri" w:eastAsia="Calibri" w:hAnsi="Calibri" w:cs="Times New Roman"/>
                    </w:rPr>
                    <w:t>4</w:t>
                  </w:r>
                </w:p>
              </w:tc>
              <w:tc>
                <w:tcPr>
                  <w:tcW w:w="1479" w:type="dxa"/>
                </w:tcPr>
                <w:p w14:paraId="0D77DE3B"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4A952C7D"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993" w:type="dxa"/>
                  <w:shd w:val="clear" w:color="auto" w:fill="FFF2CC"/>
                </w:tcPr>
                <w:p w14:paraId="57D893F2" w14:textId="77777777" w:rsidR="00520659" w:rsidRPr="0037562D" w:rsidRDefault="00520659">
                  <w:pPr>
                    <w:rPr>
                      <w:rFonts w:ascii="Calibri" w:eastAsia="Calibri" w:hAnsi="Calibri" w:cs="Times New Roman"/>
                    </w:rPr>
                  </w:pPr>
                  <w:r w:rsidRPr="0037562D">
                    <w:rPr>
                      <w:rFonts w:ascii="Calibri" w:eastAsia="Calibri" w:hAnsi="Calibri" w:cs="Times New Roman"/>
                    </w:rPr>
                    <w:t>3.33</w:t>
                  </w:r>
                </w:p>
              </w:tc>
              <w:tc>
                <w:tcPr>
                  <w:tcW w:w="708" w:type="dxa"/>
                </w:tcPr>
                <w:p w14:paraId="2AB09145"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r w:rsidR="00520659" w:rsidRPr="0037562D" w14:paraId="2867B948" w14:textId="77777777">
              <w:tc>
                <w:tcPr>
                  <w:tcW w:w="1803" w:type="dxa"/>
                </w:tcPr>
                <w:p w14:paraId="6D5D5926" w14:textId="77777777" w:rsidR="00520659" w:rsidRPr="0037562D" w:rsidRDefault="00520659">
                  <w:pPr>
                    <w:rPr>
                      <w:rFonts w:ascii="Calibri" w:eastAsia="Calibri" w:hAnsi="Calibri" w:cs="Times New Roman"/>
                    </w:rPr>
                  </w:pPr>
                  <w:r w:rsidRPr="0037562D">
                    <w:rPr>
                      <w:rFonts w:ascii="Calibri" w:eastAsia="Calibri" w:hAnsi="Calibri" w:cs="Times New Roman"/>
                      <w:b/>
                      <w:bCs/>
                      <w:i/>
                      <w:iCs/>
                    </w:rPr>
                    <w:t>Fish systems</w:t>
                  </w:r>
                </w:p>
              </w:tc>
              <w:tc>
                <w:tcPr>
                  <w:tcW w:w="1479" w:type="dxa"/>
                </w:tcPr>
                <w:p w14:paraId="3131ED3C" w14:textId="77777777" w:rsidR="00520659" w:rsidRPr="0037562D" w:rsidRDefault="00520659">
                  <w:pPr>
                    <w:rPr>
                      <w:rFonts w:ascii="Calibri" w:eastAsia="Calibri" w:hAnsi="Calibri" w:cs="Times New Roman"/>
                    </w:rPr>
                  </w:pPr>
                </w:p>
              </w:tc>
              <w:tc>
                <w:tcPr>
                  <w:tcW w:w="1479" w:type="dxa"/>
                </w:tcPr>
                <w:p w14:paraId="6366D5F6" w14:textId="77777777" w:rsidR="00520659" w:rsidRPr="0037562D" w:rsidRDefault="00520659">
                  <w:pPr>
                    <w:rPr>
                      <w:rFonts w:ascii="Calibri" w:eastAsia="Calibri" w:hAnsi="Calibri" w:cs="Times New Roman"/>
                    </w:rPr>
                  </w:pPr>
                </w:p>
              </w:tc>
              <w:tc>
                <w:tcPr>
                  <w:tcW w:w="1154" w:type="dxa"/>
                </w:tcPr>
                <w:p w14:paraId="7B2B1CEC" w14:textId="77777777" w:rsidR="00520659" w:rsidRPr="0037562D" w:rsidRDefault="00520659">
                  <w:pPr>
                    <w:rPr>
                      <w:rFonts w:ascii="Calibri" w:eastAsia="Calibri" w:hAnsi="Calibri" w:cs="Times New Roman"/>
                    </w:rPr>
                  </w:pPr>
                </w:p>
              </w:tc>
              <w:tc>
                <w:tcPr>
                  <w:tcW w:w="993" w:type="dxa"/>
                </w:tcPr>
                <w:p w14:paraId="400192C7" w14:textId="77777777" w:rsidR="00520659" w:rsidRPr="0037562D" w:rsidRDefault="00520659">
                  <w:pPr>
                    <w:rPr>
                      <w:rFonts w:ascii="Calibri" w:eastAsia="Calibri" w:hAnsi="Calibri" w:cs="Times New Roman"/>
                    </w:rPr>
                  </w:pPr>
                </w:p>
              </w:tc>
              <w:tc>
                <w:tcPr>
                  <w:tcW w:w="708" w:type="dxa"/>
                </w:tcPr>
                <w:p w14:paraId="1768BEAD" w14:textId="77777777" w:rsidR="00520659" w:rsidRPr="0037562D" w:rsidRDefault="00520659">
                  <w:pPr>
                    <w:rPr>
                      <w:rFonts w:ascii="Calibri" w:eastAsia="Calibri" w:hAnsi="Calibri" w:cs="Times New Roman"/>
                    </w:rPr>
                  </w:pPr>
                </w:p>
              </w:tc>
            </w:tr>
            <w:tr w:rsidR="00520659" w:rsidRPr="0037562D" w14:paraId="49C254C2" w14:textId="77777777">
              <w:tc>
                <w:tcPr>
                  <w:tcW w:w="1803" w:type="dxa"/>
                </w:tcPr>
                <w:p w14:paraId="2E3BCF1B" w14:textId="77777777" w:rsidR="00520659" w:rsidRPr="0037562D" w:rsidRDefault="00520659">
                  <w:pPr>
                    <w:rPr>
                      <w:rFonts w:ascii="Calibri" w:eastAsia="Calibri" w:hAnsi="Calibri" w:cs="Times New Roman"/>
                    </w:rPr>
                  </w:pPr>
                  <w:r w:rsidRPr="0037562D">
                    <w:rPr>
                      <w:rFonts w:ascii="Calibri" w:eastAsia="Calibri" w:hAnsi="Calibri" w:cs="Times New Roman"/>
                    </w:rPr>
                    <w:t>Improved feed quality</w:t>
                  </w:r>
                </w:p>
              </w:tc>
              <w:tc>
                <w:tcPr>
                  <w:tcW w:w="1479" w:type="dxa"/>
                </w:tcPr>
                <w:p w14:paraId="47851161"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479" w:type="dxa"/>
                </w:tcPr>
                <w:p w14:paraId="56F89685"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1154" w:type="dxa"/>
                </w:tcPr>
                <w:p w14:paraId="19B355D1"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993" w:type="dxa"/>
                  <w:shd w:val="clear" w:color="auto" w:fill="FFF2CC"/>
                </w:tcPr>
                <w:p w14:paraId="0FF0032D" w14:textId="77777777" w:rsidR="00520659" w:rsidRPr="0037562D" w:rsidRDefault="00520659">
                  <w:pPr>
                    <w:rPr>
                      <w:rFonts w:ascii="Calibri" w:eastAsia="Calibri" w:hAnsi="Calibri" w:cs="Times New Roman"/>
                    </w:rPr>
                  </w:pPr>
                  <w:r w:rsidRPr="0037562D">
                    <w:rPr>
                      <w:rFonts w:ascii="Calibri" w:eastAsia="Calibri" w:hAnsi="Calibri" w:cs="Times New Roman"/>
                    </w:rPr>
                    <w:t>3</w:t>
                  </w:r>
                </w:p>
              </w:tc>
              <w:tc>
                <w:tcPr>
                  <w:tcW w:w="708" w:type="dxa"/>
                </w:tcPr>
                <w:p w14:paraId="05B69D6F" w14:textId="77777777" w:rsidR="00520659" w:rsidRPr="0037562D" w:rsidRDefault="00520659">
                  <w:pPr>
                    <w:rPr>
                      <w:rFonts w:ascii="Calibri" w:eastAsia="Calibri" w:hAnsi="Calibri" w:cs="Times New Roman"/>
                    </w:rPr>
                  </w:pPr>
                  <w:r w:rsidRPr="0037562D">
                    <w:rPr>
                      <w:rFonts w:ascii="Calibri" w:eastAsia="Calibri" w:hAnsi="Calibri" w:cs="Times New Roman"/>
                    </w:rPr>
                    <w:t>Bell et al. (2018)</w:t>
                  </w:r>
                </w:p>
              </w:tc>
            </w:tr>
          </w:tbl>
          <w:p w14:paraId="3F3A8179" w14:textId="77777777" w:rsidR="00520659" w:rsidRPr="0037562D" w:rsidRDefault="00520659">
            <w:pPr>
              <w:rPr>
                <w:color w:val="1F497D"/>
              </w:rPr>
            </w:pPr>
          </w:p>
          <w:p w14:paraId="4285E77B" w14:textId="77777777" w:rsidR="00520659" w:rsidRPr="0037562D" w:rsidRDefault="00520659">
            <w:pPr>
              <w:rPr>
                <w:b/>
                <w:bCs/>
              </w:rPr>
            </w:pPr>
            <w:r w:rsidRPr="0037562D">
              <w:rPr>
                <w:b/>
                <w:bCs/>
              </w:rPr>
              <w:t>Quantitative assessment</w:t>
            </w:r>
          </w:p>
          <w:p w14:paraId="260E426F" w14:textId="77777777" w:rsidR="00520659" w:rsidRPr="0037562D" w:rsidRDefault="00520659">
            <w:r w:rsidRPr="0037562D">
              <w:t>Measurement involves collecting data on tree diameter at breast height (dbh), tree height, number of trees, and collecting data on soil organic carbon through laboratory analysis of soil samples.</w:t>
            </w:r>
          </w:p>
          <w:p w14:paraId="0C17739F" w14:textId="77777777" w:rsidR="00520659" w:rsidRPr="0037562D" w:rsidRDefault="00520659"/>
          <w:p w14:paraId="7ABB3F53" w14:textId="77777777" w:rsidR="00520659" w:rsidRPr="0037562D" w:rsidRDefault="00520659">
            <w:r w:rsidRPr="0037562D">
              <w:t>Carbon storage and sequestration in woody biomass:</w:t>
            </w:r>
          </w:p>
          <w:p w14:paraId="7C794591" w14:textId="77777777" w:rsidR="00520659" w:rsidRPr="0037562D" w:rsidRDefault="00520659">
            <w:pPr>
              <w:pStyle w:val="ListParagraph"/>
              <w:numPr>
                <w:ilvl w:val="0"/>
                <w:numId w:val="55"/>
              </w:numPr>
            </w:pPr>
            <w:r w:rsidRPr="0037562D">
              <w:t xml:space="preserve">Get on-farm tree count for trees with dbh &gt; 50cm or &gt;10m in height </w:t>
            </w:r>
          </w:p>
          <w:p w14:paraId="536EB39A" w14:textId="77777777" w:rsidR="00520659" w:rsidRPr="0037562D" w:rsidRDefault="00520659">
            <w:pPr>
              <w:pStyle w:val="ListParagraph"/>
              <w:numPr>
                <w:ilvl w:val="0"/>
                <w:numId w:val="55"/>
              </w:numPr>
            </w:pPr>
            <w:r w:rsidRPr="0037562D">
              <w:t xml:space="preserve">Convert above and below-ground biomass to t/ha using IPCC conversion factors. </w:t>
            </w:r>
          </w:p>
          <w:p w14:paraId="58ECF263" w14:textId="77777777" w:rsidR="00520659" w:rsidRPr="0037562D" w:rsidRDefault="00520659"/>
          <w:p w14:paraId="151B98D5" w14:textId="77777777" w:rsidR="00520659" w:rsidRPr="0037562D" w:rsidRDefault="00520659">
            <w:r w:rsidRPr="001B0E15">
              <w:t>Soil carbon storage:</w:t>
            </w:r>
          </w:p>
          <w:p w14:paraId="5EC2E730" w14:textId="77777777" w:rsidR="00520659" w:rsidRPr="0037562D" w:rsidRDefault="00520659">
            <w:pPr>
              <w:pStyle w:val="ListParagraph"/>
              <w:numPr>
                <w:ilvl w:val="0"/>
                <w:numId w:val="54"/>
              </w:numPr>
            </w:pPr>
            <w:r w:rsidRPr="0037562D">
              <w:t>Use the median SOC in the 0-20cm zone from across the three plots per farm (see Soil Health indicator).</w:t>
            </w:r>
          </w:p>
          <w:p w14:paraId="762C0509" w14:textId="77777777" w:rsidR="00520659" w:rsidRPr="0037562D" w:rsidRDefault="00520659"/>
          <w:p w14:paraId="11CA19FE" w14:textId="77777777" w:rsidR="00520659" w:rsidRPr="0037562D" w:rsidRDefault="00520659">
            <w:pPr>
              <w:rPr>
                <w:b/>
                <w:bCs/>
              </w:rPr>
            </w:pPr>
            <w:r w:rsidRPr="0037562D">
              <w:rPr>
                <w:b/>
                <w:bCs/>
              </w:rPr>
              <w:t>Additional GHG measurement options (beyond the scope of the standard HOLPA tool, see Complementary Indicators)</w:t>
            </w:r>
          </w:p>
          <w:p w14:paraId="1153D229" w14:textId="77777777" w:rsidR="00520659" w:rsidRPr="0037562D" w:rsidRDefault="00520659">
            <w:r w:rsidRPr="0037562D">
              <w:t>The most precise, quantitative measurements of GHG emissions are obtained through field measurements of GHG fluxes, either through collection of gas samples and later analysis in a gas chromatography lab (e.g. for ruminant methane emission), or through real-time measurement of gas fluxes using an infrared gas analyzer (e.g. leaf photosynthesis and respiration, soil respiration, or landscape eddy covariance). These methods require costly equipment and/or laboratory analysis, as well as expert technicians to collect and analyze the samples. Further details on the procedures are provided in the section on Complementary Indicators.</w:t>
            </w:r>
          </w:p>
          <w:p w14:paraId="57B21ACD" w14:textId="77777777" w:rsidR="00520659" w:rsidRPr="0037562D" w:rsidRDefault="00520659"/>
          <w:p w14:paraId="66BB153E" w14:textId="77777777" w:rsidR="00520659" w:rsidRPr="0037562D" w:rsidRDefault="00520659">
            <w:r w:rsidRPr="0037562D">
              <w:lastRenderedPageBreak/>
              <w:t>In lieu of direct measurement, all other approaches to quantifying GHG emissions from agriculture rely on collecting activity data and using emissions factors to convert activities into emissions levels (e.g. from IPCC). Activity data is a description of the farm practices and areas (or number of livestock) over which they are practiced. Activity data can be collected via household surveys, potentially supplemented with measurement of farm sizes. Higher levels of detail in the activity data (amounts of inputs used, crops and crop varieties, soil types, feed formulations, tree species in agroforestry systems, etc.) generally allow for more precise estimation of emissions. However, conversion of activity data into quantitative emissions relies on the use of emissions factors. Most widely available emissions factors (e.g. Tier 1 Approach) are based on data from temperate countries (</w:t>
            </w:r>
            <w:hyperlink r:id="rId19" w:history="1">
              <w:r w:rsidRPr="0037562D">
                <w:rPr>
                  <w:rStyle w:val="Hyperlink"/>
                </w:rPr>
                <w:t>Ogle et al. 2013</w:t>
              </w:r>
            </w:hyperlink>
            <w:r w:rsidRPr="0037562D">
              <w:t xml:space="preserve">; Albanito et al. 2017) and may not be appropriate for estimating GHG emissions from agricultural activities in tropical countries. </w:t>
            </w:r>
          </w:p>
          <w:p w14:paraId="322AE582" w14:textId="77777777" w:rsidR="00520659" w:rsidRPr="0037562D" w:rsidRDefault="00520659"/>
          <w:p w14:paraId="32B37AFA" w14:textId="77777777" w:rsidR="00520659" w:rsidRPr="0037562D" w:rsidRDefault="00520659">
            <w:pPr>
              <w:rPr>
                <w:color w:val="1F497D"/>
              </w:rPr>
            </w:pPr>
            <w:r w:rsidRPr="0037562D">
              <w:t>Models of GHG emissions also rely on collection of activity data and emissions factors, but many can account for local conditions, such as soil types, livestock breeds, climate, etc to produce more appropriate emissions estimates for tropical or developing countries not well represented in the Tier 1 approach. Several models are available for calculating emissions, including the Ex-Ante Carbon Balance Tool (</w:t>
            </w:r>
            <w:hyperlink r:id="rId20" w:history="1">
              <w:r w:rsidRPr="0037562D">
                <w:rPr>
                  <w:rStyle w:val="Hyperlink"/>
                </w:rPr>
                <w:t>EXACT</w:t>
              </w:r>
            </w:hyperlink>
            <w:r w:rsidRPr="0037562D">
              <w:t xml:space="preserve">) and the </w:t>
            </w:r>
            <w:hyperlink r:id="rId21" w:history="1">
              <w:r w:rsidRPr="0037562D">
                <w:rPr>
                  <w:rStyle w:val="Hyperlink"/>
                </w:rPr>
                <w:t>Cool Farm Tool</w:t>
              </w:r>
            </w:hyperlink>
            <w:r w:rsidRPr="0037562D">
              <w:t>, however use of these models requires a degree of technical expertise.</w:t>
            </w:r>
          </w:p>
        </w:tc>
      </w:tr>
      <w:tr w:rsidR="00520659" w:rsidRPr="0037562D" w14:paraId="4D7916F7" w14:textId="77777777">
        <w:tc>
          <w:tcPr>
            <w:tcW w:w="1544" w:type="dxa"/>
            <w:shd w:val="clear" w:color="auto" w:fill="8DD873" w:themeFill="accent6" w:themeFillTint="99"/>
          </w:tcPr>
          <w:p w14:paraId="49BD2567" w14:textId="77777777" w:rsidR="00520659" w:rsidRPr="0037562D" w:rsidRDefault="00520659">
            <w:r w:rsidRPr="0037562D">
              <w:lastRenderedPageBreak/>
              <w:t>Guidance on data entry and reporting</w:t>
            </w:r>
          </w:p>
        </w:tc>
        <w:tc>
          <w:tcPr>
            <w:tcW w:w="7806" w:type="dxa"/>
          </w:tcPr>
          <w:p w14:paraId="7850C3EB" w14:textId="77777777" w:rsidR="00520659" w:rsidRPr="0037562D" w:rsidRDefault="00520659">
            <w:pPr>
              <w:rPr>
                <w:highlight w:val="yellow"/>
              </w:rPr>
            </w:pPr>
          </w:p>
        </w:tc>
      </w:tr>
      <w:tr w:rsidR="00CE58B4" w:rsidRPr="0037562D" w14:paraId="26A530DA" w14:textId="77777777">
        <w:tc>
          <w:tcPr>
            <w:tcW w:w="1544" w:type="dxa"/>
            <w:shd w:val="clear" w:color="auto" w:fill="8DD873" w:themeFill="accent6" w:themeFillTint="99"/>
          </w:tcPr>
          <w:p w14:paraId="25488DEB" w14:textId="1F0244EF" w:rsidR="00CE58B4" w:rsidRPr="0037562D" w:rsidRDefault="00CE58B4" w:rsidP="00CE58B4">
            <w:r>
              <w:t>Indicator interpretation and threshold setting</w:t>
            </w:r>
          </w:p>
        </w:tc>
        <w:tc>
          <w:tcPr>
            <w:tcW w:w="7806" w:type="dxa"/>
          </w:tcPr>
          <w:p w14:paraId="6B7946FC" w14:textId="77777777" w:rsidR="00CE58B4" w:rsidRPr="00CE58B4" w:rsidRDefault="00CE58B4" w:rsidP="00CE58B4"/>
        </w:tc>
      </w:tr>
      <w:tr w:rsidR="00CE58B4" w:rsidRPr="0037562D" w14:paraId="2729B840" w14:textId="77777777">
        <w:tc>
          <w:tcPr>
            <w:tcW w:w="1544" w:type="dxa"/>
            <w:shd w:val="clear" w:color="auto" w:fill="8DD873" w:themeFill="accent6" w:themeFillTint="99"/>
          </w:tcPr>
          <w:p w14:paraId="6E37DBCE" w14:textId="351B48B6" w:rsidR="00CE58B4" w:rsidRPr="0037562D" w:rsidRDefault="00CE58B4" w:rsidP="00CE58B4">
            <w:r>
              <w:t xml:space="preserve">Limitations </w:t>
            </w:r>
          </w:p>
        </w:tc>
        <w:tc>
          <w:tcPr>
            <w:tcW w:w="7806" w:type="dxa"/>
          </w:tcPr>
          <w:p w14:paraId="6FF86438" w14:textId="77777777" w:rsidR="00CE58B4" w:rsidRPr="00CE58B4" w:rsidRDefault="00CE58B4" w:rsidP="00CE58B4"/>
        </w:tc>
      </w:tr>
      <w:tr w:rsidR="00CE58B4" w:rsidRPr="0037562D" w14:paraId="705638CE" w14:textId="77777777">
        <w:tc>
          <w:tcPr>
            <w:tcW w:w="1544" w:type="dxa"/>
            <w:shd w:val="clear" w:color="auto" w:fill="8DD873" w:themeFill="accent6" w:themeFillTint="99"/>
          </w:tcPr>
          <w:p w14:paraId="3972E0AA" w14:textId="77777777" w:rsidR="00CE58B4" w:rsidRPr="0037562D" w:rsidRDefault="00CE58B4" w:rsidP="00CE58B4">
            <w:r w:rsidRPr="0037562D">
              <w:t>References</w:t>
            </w:r>
          </w:p>
        </w:tc>
        <w:tc>
          <w:tcPr>
            <w:tcW w:w="7806" w:type="dxa"/>
          </w:tcPr>
          <w:p w14:paraId="0721B8EC" w14:textId="097D4D52" w:rsidR="00CE58B4" w:rsidRPr="0037562D" w:rsidRDefault="00CE58B4" w:rsidP="00CE58B4">
            <w:pPr>
              <w:pStyle w:val="ListParagraph"/>
              <w:numPr>
                <w:ilvl w:val="0"/>
                <w:numId w:val="56"/>
              </w:numPr>
            </w:pPr>
            <w:r w:rsidRPr="0037562D">
              <w:t>Thornton et al. 2018. A qualitative evaluation of CSA options in mixed crop-livestock systems in developing countries.</w:t>
            </w:r>
            <w:r w:rsidRPr="0037562D">
              <w:fldChar w:fldCharType="begin"/>
            </w:r>
            <w:r>
              <w:instrText xml:space="preserve"> ADDIN ZOTERO_ITEM CSL_CITATION {"citationID":"ltSNG2kj","properties":{"formattedCitation":"\\super 8\\nosupersub{}","plainCitation":"8","noteIndex":0},"citationItems":[{"id":24918,"uris":["http://zotero.org/users/6629962/items/SWZN5TSZ"],"itemData":{"id":24918,"type":"chapter","abstract":"The mixed crop-livestock systems of the developing world will become increasingly important for meeting the food security challenges of the coming decades. The synergies and trade-offs between food security, adaptation, and mitigation objectives are not well studied, however. Comprehensive evaluations of the costs and benefits, and the synergies and trade-offs, of different options in developing-country mixed systems do not exist as yet. Here we summarise what we know about the climate smartness of different alternatives in the mixed crop-livestock systems in developing countries, based on published literature supplemented by a survey of experts. We discuss constraints to the uptake of different interventions and the potential for their adoption, and highlight some of the technical and policy implications of current knowledge and knowledge gaps.","container-title":"Climate Smart Agriculture : Building Resilience to Climate Change","event-place":"Cham","ISBN":"978-3-319-61194-5","language":"en","note":"DOI: 10.1007/978-3-319-61194-5_17","page":"385-423","publisher":"Springer International Publishing","publisher-place":"Cham","source":"Springer Link","title":"A Qualitative Evaluation of CSA Options in Mixed Crop-Livestock Systems in Developing Countries","URL":"https://doi.org/10.1007/978-3-319-61194-5_17","author":[{"family":"Thornton","given":"Philip K."},{"family":"Rosenstock","given":"Todd"},{"family":"Förch","given":"Wiebke"},{"family":"Lamanna","given":"Christine"},{"family":"Bell","given":"Patrick"},{"family":"Henderson","given":"Ben"},{"family":"Herrero","given":"Mario"}],"editor":[{"family":"Lipper","given":"Leslie"},{"family":"McCarthy","given":"Nancy"},{"family":"Zilberman","given":"David"},{"family":"Asfaw","given":"Solomon"},{"family":"Branca","given":"Giacomo"}],"accessed":{"date-parts":[["2024",6,26]]},"issued":{"date-parts":[["2018"]]}}}],"schema":"https://github.com/citation-style-language/schema/raw/master/csl-citation.json"} </w:instrText>
            </w:r>
            <w:r w:rsidRPr="0037562D">
              <w:fldChar w:fldCharType="separate"/>
            </w:r>
            <w:r w:rsidRPr="00520659">
              <w:rPr>
                <w:rFonts w:ascii="Aptos" w:hAnsi="Aptos" w:cs="Times New Roman"/>
                <w:vertAlign w:val="superscript"/>
              </w:rPr>
              <w:t>8</w:t>
            </w:r>
            <w:r w:rsidRPr="0037562D">
              <w:fldChar w:fldCharType="end"/>
            </w:r>
            <w:r w:rsidRPr="0037562D">
              <w:t xml:space="preserve"> </w:t>
            </w:r>
          </w:p>
          <w:p w14:paraId="33BFDD13" w14:textId="0D13A67D" w:rsidR="00CE58B4" w:rsidRPr="0037562D" w:rsidRDefault="00CE58B4" w:rsidP="00CE58B4">
            <w:pPr>
              <w:pStyle w:val="ListParagraph"/>
              <w:numPr>
                <w:ilvl w:val="0"/>
                <w:numId w:val="56"/>
              </w:numPr>
            </w:pPr>
            <w:r w:rsidRPr="0037562D">
              <w:t xml:space="preserve">Bell et al. 2018. A Practical Guide to Climate Smart Agricultural Technologies in Africa. </w:t>
            </w:r>
            <w:r w:rsidRPr="0037562D">
              <w:rPr>
                <w:i/>
                <w:iCs/>
              </w:rPr>
              <w:t>CCAFS Working Paper No. 224</w:t>
            </w:r>
            <w:r w:rsidRPr="0037562D">
              <w:t>.</w:t>
            </w:r>
            <w:r w:rsidRPr="0037562D">
              <w:fldChar w:fldCharType="begin"/>
            </w:r>
            <w:r>
              <w:instrText xml:space="preserve"> ADDIN ZOTERO_ITEM CSL_CITATION {"citationID":"84XeIbYg","properties":{"formattedCitation":"\\super 9\\nosupersub{}","plainCitation":"9","noteIndex":0},"citationItems":[{"id":24920,"uris":["http://zotero.org/users/6629962/items/5DVSKKQP"],"itemData":{"id":24920,"type":"article-journal","abstract":"Climate-smart agriculture (CSA) has been promoted since 2011 to increase productivity, improve resilience to climate variability and change and reduce greenhouse gas emission, where feasible, in farming systems globally and especially in Sub-Saharan Africa. CSA is unique, by comparison, to some other agricultural development approaches because it is outcome oriented, explicitly considers synergies and trade-offs among food and environment objectives and promotes solutions relevant to specific times and places. These advances however complicate CSA programming and investments. Such a flexible framework often leaves policy makers and program developers asking what is and what is not climate-smart? This guide provides a simple qualitative planning tool to help answer that question. With the information compiled here based on expert survey, users can conduct a rapid appraisal of the ‘climate-smartness’ of management practices and technologies. Specifically, users can explore suggested management practices and technologies based on (1) climate risks they address, (2) constraints to adoption and (3) potential impacts on productivity, resilience and mitigation when changing management of cereal-, paddy rice-, tree-, livestock- and fish-based systems. These three characteristics of risks, constraints and outcomes represent a minimum level of information to consider when deciding whether a technique is climate-smart or not and potential concerns or opportunities. The document concludes with a compilation of technical manuals and extension guides on practices to provide user instructions on implementing technologies in the field.","language":"en","source":"cgspace.cgiar.org","title":"A Practical Guide to Climate-Smart Agriculture Technologies in Africa","URL":"https://hdl.handle.net/10568/92003","author":[{"family":"Bell","given":"Patrick"},{"family":"Namoi","given":"Nictor"},{"family":"Lamanna","given":"Christine"},{"family":"Corner-Dolloff","given":"Caitlin"},{"family":"Girvetz","given":"Evan Hartunian"},{"family":"Thierfelder","given":"Christian L."},{"family":"Rosenstock","given":"Todd S."}],"accessed":{"date-parts":[["2024",6,26]]},"issued":{"date-parts":[["2018",4,3]]}}}],"schema":"https://github.com/citation-style-language/schema/raw/master/csl-citation.json"} </w:instrText>
            </w:r>
            <w:r w:rsidRPr="0037562D">
              <w:fldChar w:fldCharType="separate"/>
            </w:r>
            <w:r w:rsidRPr="00520659">
              <w:rPr>
                <w:rFonts w:ascii="Aptos" w:hAnsi="Aptos" w:cs="Times New Roman"/>
                <w:vertAlign w:val="superscript"/>
              </w:rPr>
              <w:t>9</w:t>
            </w:r>
            <w:r w:rsidRPr="0037562D">
              <w:fldChar w:fldCharType="end"/>
            </w:r>
            <w:r w:rsidRPr="0037562D">
              <w:t xml:space="preserve"> </w:t>
            </w:r>
          </w:p>
          <w:p w14:paraId="6290E33D" w14:textId="27AA55C4" w:rsidR="00CE58B4" w:rsidRPr="0037562D" w:rsidRDefault="00CE58B4" w:rsidP="00CE58B4">
            <w:pPr>
              <w:pStyle w:val="ListParagraph"/>
              <w:numPr>
                <w:ilvl w:val="0"/>
                <w:numId w:val="56"/>
              </w:numPr>
            </w:pPr>
            <w:r w:rsidRPr="0037562D">
              <w:t xml:space="preserve">Anuga et al. 2020. Towards low carbon agriculture: Systematic narratives of climate-smart agriculture mitigation potential in Africa. </w:t>
            </w:r>
            <w:r w:rsidRPr="0037562D">
              <w:rPr>
                <w:i/>
                <w:iCs/>
              </w:rPr>
              <w:t>Current Research in Environmental Sustainability</w:t>
            </w:r>
            <w:r w:rsidRPr="0037562D">
              <w:t>.</w:t>
            </w:r>
            <w:r w:rsidRPr="0037562D">
              <w:fldChar w:fldCharType="begin"/>
            </w:r>
            <w:r>
              <w:instrText xml:space="preserve"> ADDIN ZOTERO_ITEM CSL_CITATION {"citationID":"bz76bHMc","properties":{"formattedCitation":"\\super 10\\nosupersub{}","plainCitation":"10","noteIndex":0},"citationItems":[{"id":24922,"uris":["http://zotero.org/users/6629962/items/CKLRGEGS"],"itemData":{"id":24922,"type":"article-journal","abstract":"The agricultural sector is the second major source of climate change globally, contributing to anthropogenic Greenhouse Gas (GHG) emissions. In low-to-middle income countries, estimations indicate future increases in agricultural emissions. Climate-Smart Agriculture (CSA) has an express opportunity to transform agriculture across the globe. In Africa, CSA targets focused on resilience building and food security with less emphasis on the GHG mitigation potential. Nevertheless, to make CSA conclusive as an express low emission development strategy in Africa, understanding the mitigation potential in this context is paramount. Through a systematic-narrative review approach conducted on PRISMA (Preferred Reporting Items for Systematic Reviews and Meta-Analyses), the study aimed to identify opportunities to mitigate GHG emissions in Africa. We observed that the distribution of studies that quantitatively assessed the GHG emissions of CSA practices was disproportionate across Africa. For instance, out of twenty studies evaluated, nine were conducted in Southern Africa; three in East Africa, and the rest distributed among Central, Western, and North Africa. Observed in the studies, advanced livestock breeding and feeding, organic nitrogen input, improved pastures and switching land-use practices, all contributed to GHG emission reduction. As limited experimental evidence exist on the GHG mitigation potential for some of the CSA alternatives including agroforestry, rotational farming, improved livestock breed and intensification of ruminants' diet, we recommend further experimental studies into these alternatives in more locations/contexts in Africa. Also, progress on the mitigation pillar is still limited in Africa due to lack of the necessary analytical infrastructure to conduct the needed measurements. We call for urgent investments into laboratory facilities and skills training to improve data collection and quality.","container-title":"Current Research in Environmental Sustainability","DOI":"10.1016/j.crsust.2020.100015","ISSN":"2666-0490","journalAbbreviation":"Current Research in Environmental Sustainability","page":"100015","source":"ScienceDirect","title":"Towards low carbon agriculture: Systematic-narratives of climate-smart agriculture mitigation potential in Africa","title-short":"Towards low carbon agriculture","volume":"2","author":[{"family":"Anuga","given":"Samuel Weniga"},{"family":"Chirinda","given":"Ngonidzashe"},{"family":"Nukpezah","given":"Daniel"},{"family":"Ahenkan","given":"Albert"},{"family":"Andrieu","given":"Nadine"},{"family":"Gordon","given":"Christopher"}],"issued":{"date-parts":[["2020",12,1]]}}}],"schema":"https://github.com/citation-style-language/schema/raw/master/csl-citation.json"} </w:instrText>
            </w:r>
            <w:r w:rsidRPr="0037562D">
              <w:fldChar w:fldCharType="separate"/>
            </w:r>
            <w:r w:rsidRPr="00520659">
              <w:rPr>
                <w:rFonts w:ascii="Aptos" w:hAnsi="Aptos" w:cs="Times New Roman"/>
                <w:vertAlign w:val="superscript"/>
              </w:rPr>
              <w:t>10</w:t>
            </w:r>
            <w:r w:rsidRPr="0037562D">
              <w:fldChar w:fldCharType="end"/>
            </w:r>
          </w:p>
          <w:p w14:paraId="6B6A83FC" w14:textId="76B8D410" w:rsidR="00CE58B4" w:rsidRPr="0037562D" w:rsidRDefault="00CE58B4" w:rsidP="00CE58B4">
            <w:pPr>
              <w:pStyle w:val="ListParagraph"/>
              <w:numPr>
                <w:ilvl w:val="0"/>
                <w:numId w:val="56"/>
              </w:numPr>
            </w:pPr>
            <w:r w:rsidRPr="0037562D">
              <w:t>MacLeod et al. 2020. Quantifying greenhouse gas emissions from global aquaculture</w:t>
            </w:r>
            <w:r w:rsidRPr="0037562D">
              <w:rPr>
                <w:i/>
                <w:iCs/>
              </w:rPr>
              <w:t>. Scientific Reports</w:t>
            </w:r>
            <w:r w:rsidRPr="0037562D">
              <w:t>.</w:t>
            </w:r>
            <w:r w:rsidRPr="0037562D">
              <w:fldChar w:fldCharType="begin"/>
            </w:r>
            <w:r>
              <w:instrText xml:space="preserve"> ADDIN ZOTERO_ITEM CSL_CITATION {"citationID":"2zGNM66D","properties":{"formattedCitation":"\\super 11\\nosupersub{}","plainCitation":"11","noteIndex":0},"citationItems":[{"id":24924,"uris":["http://zotero.org/users/6629962/items/E5DHGQV6"],"itemData":{"id":24924,"type":"article-journal","abstract":"Global aquaculture makes an important contribution to food security directly (by increasing food availability and accessibility) and indirectly (as a driver of economic development). In order to enable sustainable expansion of aquaculture, we need to understand aquaculture’s contribution to global greenhouse gas (GHG) emissions and how it can be mitigated. This study quantifies the global GHG emissions from aquaculture (excluding the farming of aquatic plants), with a focus on using modern, commercial feed formulations for the main species groups and geographic regions. Here we show that global aquaculture accounted for approximately 0.49% of anthropogenic GHG emissions in 2017, which is similar in magnitude to the emissions from sheep production. The modest emissions reflect the low emissions intensity of aquaculture, compared to terrestrial livestock (in particular cattle, sheep and goats), which is due largely to the absence of enteric CH4 in aquaculture, combined with the high fertility and low feed conversion ratios of finfish and shellfish.","container-title":"Scientific Reports","DOI":"10.1038/s41598-020-68231-8","ISSN":"2045-2322","issue":"1","journalAbbreviation":"Sci Rep","language":"en","license":"2020 The Author(s)","note":"publisher: Nature Publishing Group","page":"11679","source":"www.nature.com","title":"Quantifying greenhouse gas emissions from global aquaculture","volume":"10","author":[{"family":"MacLeod","given":"Michael J."},{"family":"Hasan","given":"Mohammad R."},{"family":"Robb","given":"David H. F."},{"family":"Mamun-Ur-Rashid","given":"Mohammad"}],"issued":{"date-parts":[["2020",7,15]]}}}],"schema":"https://github.com/citation-style-language/schema/raw/master/csl-citation.json"} </w:instrText>
            </w:r>
            <w:r w:rsidRPr="0037562D">
              <w:fldChar w:fldCharType="separate"/>
            </w:r>
            <w:r w:rsidRPr="00520659">
              <w:rPr>
                <w:rFonts w:ascii="Aptos" w:hAnsi="Aptos" w:cs="Times New Roman"/>
                <w:vertAlign w:val="superscript"/>
              </w:rPr>
              <w:t>11</w:t>
            </w:r>
            <w:r w:rsidRPr="0037562D">
              <w:fldChar w:fldCharType="end"/>
            </w:r>
          </w:p>
        </w:tc>
      </w:tr>
    </w:tbl>
    <w:p w14:paraId="36CE2428" w14:textId="77777777" w:rsidR="00520659" w:rsidRPr="0037562D" w:rsidRDefault="00520659" w:rsidP="00520659"/>
    <w:p w14:paraId="1D4DECF9" w14:textId="77777777" w:rsidR="00520659" w:rsidRPr="001B0E15" w:rsidRDefault="00520659" w:rsidP="00520659"/>
    <w:p w14:paraId="5188C926" w14:textId="77777777" w:rsidR="00520659" w:rsidRPr="001B0E15" w:rsidRDefault="00520659" w:rsidP="00520659"/>
    <w:p w14:paraId="07999598"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39" w:name="_Toc127819096"/>
      <w:bookmarkStart w:id="40" w:name="_Toc166680091"/>
      <w:r w:rsidRPr="0037562D">
        <w:br w:type="page"/>
      </w:r>
    </w:p>
    <w:p w14:paraId="2A0C9314" w14:textId="77777777" w:rsidR="00520659" w:rsidRPr="001B0E15" w:rsidRDefault="00520659" w:rsidP="00520659">
      <w:pPr>
        <w:pStyle w:val="Heading2"/>
      </w:pPr>
      <w:r w:rsidRPr="001B0E15">
        <w:lastRenderedPageBreak/>
        <w:t xml:space="preserve"> </w:t>
      </w:r>
      <w:bookmarkStart w:id="41" w:name="_Toc206927365"/>
      <w:bookmarkStart w:id="42" w:name="_Toc213065211"/>
      <w:r w:rsidRPr="001B0E15">
        <w:t>Agricultural KPIs</w:t>
      </w:r>
      <w:bookmarkEnd w:id="39"/>
      <w:bookmarkEnd w:id="40"/>
      <w:bookmarkEnd w:id="41"/>
      <w:bookmarkEnd w:id="42"/>
    </w:p>
    <w:p w14:paraId="3F733C35" w14:textId="77777777" w:rsidR="00520659" w:rsidRPr="0037562D" w:rsidRDefault="00520659" w:rsidP="00520659">
      <w:pPr>
        <w:pStyle w:val="Heading3"/>
      </w:pPr>
      <w:bookmarkStart w:id="43" w:name="_Toc127819098"/>
      <w:bookmarkStart w:id="44" w:name="_Toc166680092"/>
      <w:r w:rsidRPr="0037562D">
        <w:t xml:space="preserve">Crop </w:t>
      </w:r>
      <w:bookmarkEnd w:id="43"/>
      <w:r w:rsidRPr="0037562D">
        <w:t>health</w:t>
      </w:r>
      <w:bookmarkEnd w:id="44"/>
    </w:p>
    <w:tbl>
      <w:tblPr>
        <w:tblStyle w:val="TableGrid"/>
        <w:tblW w:w="0" w:type="auto"/>
        <w:tblLook w:val="04A0" w:firstRow="1" w:lastRow="0" w:firstColumn="1" w:lastColumn="0" w:noHBand="0" w:noVBand="1"/>
      </w:tblPr>
      <w:tblGrid>
        <w:gridCol w:w="2155"/>
        <w:gridCol w:w="7195"/>
      </w:tblGrid>
      <w:tr w:rsidR="00520659" w:rsidRPr="0037562D" w14:paraId="0C434996" w14:textId="77777777">
        <w:tc>
          <w:tcPr>
            <w:tcW w:w="2155" w:type="dxa"/>
            <w:shd w:val="clear" w:color="auto" w:fill="8DD873" w:themeFill="accent6" w:themeFillTint="99"/>
          </w:tcPr>
          <w:p w14:paraId="42D9A435" w14:textId="77777777" w:rsidR="00520659" w:rsidRPr="0037562D" w:rsidRDefault="00520659">
            <w:pPr>
              <w:rPr>
                <w:b/>
                <w:bCs/>
              </w:rPr>
            </w:pPr>
            <w:r w:rsidRPr="0037562D">
              <w:rPr>
                <w:b/>
                <w:bCs/>
              </w:rPr>
              <w:t>Indicator</w:t>
            </w:r>
          </w:p>
        </w:tc>
        <w:tc>
          <w:tcPr>
            <w:tcW w:w="7195" w:type="dxa"/>
          </w:tcPr>
          <w:p w14:paraId="327D4EC2" w14:textId="77777777" w:rsidR="00520659" w:rsidRPr="0037562D" w:rsidRDefault="00520659">
            <w:pPr>
              <w:rPr>
                <w:b/>
                <w:bCs/>
              </w:rPr>
            </w:pPr>
            <w:r w:rsidRPr="0037562D">
              <w:rPr>
                <w:b/>
                <w:bCs/>
              </w:rPr>
              <w:t>Crop health</w:t>
            </w:r>
          </w:p>
        </w:tc>
      </w:tr>
      <w:tr w:rsidR="00520659" w:rsidRPr="0037562D" w14:paraId="53FA32DA" w14:textId="77777777">
        <w:tc>
          <w:tcPr>
            <w:tcW w:w="2155" w:type="dxa"/>
            <w:shd w:val="clear" w:color="auto" w:fill="8DD873" w:themeFill="accent6" w:themeFillTint="99"/>
          </w:tcPr>
          <w:p w14:paraId="0C6AC28E" w14:textId="77777777" w:rsidR="00520659" w:rsidRPr="0037562D" w:rsidRDefault="00520659">
            <w:r w:rsidRPr="0037562D">
              <w:t>Theme</w:t>
            </w:r>
          </w:p>
        </w:tc>
        <w:tc>
          <w:tcPr>
            <w:tcW w:w="7195" w:type="dxa"/>
          </w:tcPr>
          <w:p w14:paraId="76B68ADD" w14:textId="77777777" w:rsidR="00520659" w:rsidRPr="0037562D" w:rsidRDefault="00520659">
            <w:r w:rsidRPr="0037562D">
              <w:t>Crop health</w:t>
            </w:r>
          </w:p>
        </w:tc>
      </w:tr>
      <w:tr w:rsidR="00520659" w:rsidRPr="0037562D" w14:paraId="157E8B08" w14:textId="77777777">
        <w:tc>
          <w:tcPr>
            <w:tcW w:w="2155" w:type="dxa"/>
            <w:shd w:val="clear" w:color="auto" w:fill="8DD873" w:themeFill="accent6" w:themeFillTint="99"/>
          </w:tcPr>
          <w:p w14:paraId="407DA4B2" w14:textId="77777777" w:rsidR="00520659" w:rsidRPr="0037562D" w:rsidRDefault="00520659">
            <w:r w:rsidRPr="0037562D">
              <w:t>Purpose of indicator</w:t>
            </w:r>
          </w:p>
        </w:tc>
        <w:tc>
          <w:tcPr>
            <w:tcW w:w="7195" w:type="dxa"/>
          </w:tcPr>
          <w:p w14:paraId="2F240FCA" w14:textId="77777777" w:rsidR="00520659" w:rsidRPr="0037562D" w:rsidRDefault="00520659">
            <w:pPr>
              <w:rPr>
                <w:highlight w:val="yellow"/>
              </w:rPr>
            </w:pPr>
            <w:r w:rsidRPr="0037562D">
              <w:t>Crop and pasture health can influence agricultural productivity and resilience of plants to stress, pests and competition. Crop health can be affected by any biological, chemical, or physical factors that may affect plant physiology and crop performance, impacting food production (SDG2) and the spread of food-borne diseases with consequences for human health (SDG3).</w:t>
            </w:r>
          </w:p>
        </w:tc>
      </w:tr>
      <w:tr w:rsidR="00520659" w:rsidRPr="0037562D" w14:paraId="183F8B40" w14:textId="77777777">
        <w:tc>
          <w:tcPr>
            <w:tcW w:w="2155" w:type="dxa"/>
            <w:shd w:val="clear" w:color="auto" w:fill="8DD873" w:themeFill="accent6" w:themeFillTint="99"/>
          </w:tcPr>
          <w:p w14:paraId="32A872CC" w14:textId="77777777" w:rsidR="00520659" w:rsidRPr="0037562D" w:rsidRDefault="00520659">
            <w:r w:rsidRPr="0037562D">
              <w:t>Data source</w:t>
            </w:r>
          </w:p>
        </w:tc>
        <w:tc>
          <w:tcPr>
            <w:tcW w:w="7195" w:type="dxa"/>
          </w:tcPr>
          <w:p w14:paraId="0348BB21" w14:textId="77777777" w:rsidR="00520659" w:rsidRPr="0037562D" w:rsidRDefault="00520659">
            <w:pPr>
              <w:rPr>
                <w:highlight w:val="yellow"/>
              </w:rPr>
            </w:pPr>
            <w:r w:rsidRPr="0037562D">
              <w:t>Household survey, field measurements</w:t>
            </w:r>
          </w:p>
        </w:tc>
      </w:tr>
      <w:tr w:rsidR="00520659" w:rsidRPr="0037562D" w14:paraId="5B450948" w14:textId="77777777">
        <w:tc>
          <w:tcPr>
            <w:tcW w:w="2155" w:type="dxa"/>
            <w:shd w:val="clear" w:color="auto" w:fill="8DD873" w:themeFill="accent6" w:themeFillTint="99"/>
          </w:tcPr>
          <w:p w14:paraId="58CDDACF" w14:textId="77777777" w:rsidR="00520659" w:rsidRPr="0037562D" w:rsidRDefault="00520659">
            <w:r w:rsidRPr="0037562D">
              <w:t>Measurement</w:t>
            </w:r>
          </w:p>
        </w:tc>
        <w:tc>
          <w:tcPr>
            <w:tcW w:w="7195" w:type="dxa"/>
          </w:tcPr>
          <w:p w14:paraId="6C502FC2" w14:textId="77777777" w:rsidR="00520659" w:rsidRPr="0037562D" w:rsidRDefault="00520659">
            <w:pPr>
              <w:rPr>
                <w:highlight w:val="yellow"/>
              </w:rPr>
            </w:pPr>
            <w:r w:rsidRPr="0037562D">
              <w:t>% crop losses, and SOCLA indicators of crop health</w:t>
            </w:r>
          </w:p>
        </w:tc>
      </w:tr>
      <w:tr w:rsidR="00520659" w:rsidRPr="0037562D" w14:paraId="78662B26" w14:textId="77777777">
        <w:tc>
          <w:tcPr>
            <w:tcW w:w="2155" w:type="dxa"/>
            <w:shd w:val="clear" w:color="auto" w:fill="8DD873" w:themeFill="accent6" w:themeFillTint="99"/>
          </w:tcPr>
          <w:p w14:paraId="0281E6E7" w14:textId="77777777" w:rsidR="00520659" w:rsidRPr="0037562D" w:rsidRDefault="00520659">
            <w:r w:rsidRPr="0037562D">
              <w:t>Measurement units</w:t>
            </w:r>
          </w:p>
        </w:tc>
        <w:tc>
          <w:tcPr>
            <w:tcW w:w="7195" w:type="dxa"/>
          </w:tcPr>
          <w:p w14:paraId="4C83D3EE" w14:textId="77777777" w:rsidR="00520659" w:rsidRPr="0037562D" w:rsidRDefault="00520659">
            <w:pPr>
              <w:rPr>
                <w:highlight w:val="yellow"/>
              </w:rPr>
            </w:pPr>
            <w:r w:rsidRPr="0037562D">
              <w:t>Score from 1 to 10, representing the mean indicator value across 10 indicators</w:t>
            </w:r>
          </w:p>
        </w:tc>
      </w:tr>
      <w:tr w:rsidR="00520659" w:rsidRPr="0037562D" w14:paraId="74235B52" w14:textId="77777777">
        <w:tc>
          <w:tcPr>
            <w:tcW w:w="2155" w:type="dxa"/>
            <w:shd w:val="clear" w:color="auto" w:fill="8DD873" w:themeFill="accent6" w:themeFillTint="99"/>
          </w:tcPr>
          <w:p w14:paraId="029251E9" w14:textId="77777777" w:rsidR="00520659" w:rsidRPr="0037562D" w:rsidRDefault="00520659">
            <w:r w:rsidRPr="0037562D">
              <w:t>Guidance on measurement</w:t>
            </w:r>
          </w:p>
        </w:tc>
        <w:tc>
          <w:tcPr>
            <w:tcW w:w="7195" w:type="dxa"/>
          </w:tcPr>
          <w:p w14:paraId="425D09EC" w14:textId="77777777" w:rsidR="00520659" w:rsidRPr="0037562D" w:rsidRDefault="00520659">
            <w:r w:rsidRPr="0037562D">
              <w:t xml:space="preserve">We propose two complementary measures of crop health: i) Qualitative based on household survey responses, ii) Qualitative based on field observations. </w:t>
            </w:r>
          </w:p>
          <w:p w14:paraId="06527802" w14:textId="77777777" w:rsidR="00520659" w:rsidRPr="0037562D" w:rsidRDefault="00520659"/>
          <w:p w14:paraId="24D2A3F8" w14:textId="77777777" w:rsidR="00520659" w:rsidRPr="0037562D" w:rsidRDefault="00520659">
            <w:pPr>
              <w:rPr>
                <w:b/>
                <w:bCs/>
              </w:rPr>
            </w:pPr>
            <w:r w:rsidRPr="0037562D">
              <w:rPr>
                <w:b/>
                <w:bCs/>
              </w:rPr>
              <w:t>Household survey based</w:t>
            </w:r>
          </w:p>
          <w:p w14:paraId="3FE92042" w14:textId="77777777" w:rsidR="00520659" w:rsidRPr="0037562D" w:rsidRDefault="00520659">
            <w:r w:rsidRPr="0037562D">
              <w:t>A simple measure of crop health can be provided by collecting responses on: What percentage of the total crop production was lost or damaged in the last 12 months?</w:t>
            </w:r>
          </w:p>
          <w:p w14:paraId="6D876289" w14:textId="77777777" w:rsidR="00520659" w:rsidRPr="0037562D" w:rsidRDefault="00520659"/>
          <w:p w14:paraId="7DDC0472" w14:textId="77777777" w:rsidR="00520659" w:rsidRPr="0037562D" w:rsidRDefault="00520659">
            <w:pPr>
              <w:rPr>
                <w:b/>
                <w:bCs/>
              </w:rPr>
            </w:pPr>
            <w:r w:rsidRPr="0037562D">
              <w:rPr>
                <w:b/>
                <w:bCs/>
              </w:rPr>
              <w:t>Field based</w:t>
            </w:r>
          </w:p>
          <w:p w14:paraId="7CA39228" w14:textId="77777777" w:rsidR="00520659" w:rsidRPr="0037562D" w:rsidRDefault="00520659">
            <w:r w:rsidRPr="0037562D">
              <w:t xml:space="preserve">More detailed data on crop health can be determined through field measurements interpreted jointly by farmers and researchers.  Field measurements to collect data on each crop health indicator should be conducted every 50m along a transect of approximately 150m (this may vary depending on the farm size), to collect data on all 10 crop health indicators at three sampling sites per farm. Crop health should be assessed for only the main crop(s) grown on the farm to keep the task manageable.  </w:t>
            </w:r>
          </w:p>
          <w:p w14:paraId="2A2AF567" w14:textId="77777777" w:rsidR="00520659" w:rsidRPr="0037562D" w:rsidRDefault="00520659"/>
          <w:p w14:paraId="4D154769" w14:textId="77777777" w:rsidR="00520659" w:rsidRPr="0037562D" w:rsidRDefault="00520659">
            <w:pPr>
              <w:jc w:val="both"/>
            </w:pPr>
            <w:r w:rsidRPr="0037562D">
              <w:t xml:space="preserve">At three 10x10m square plots per farm, observe the crops and/or pasture present in the plot and jointly with the respondent record the responses to the indicators with the respondent. Refer to the example images provided in the field survey (Appendix </w:t>
            </w:r>
            <w:r w:rsidRPr="0037562D">
              <w:fldChar w:fldCharType="begin"/>
            </w:r>
            <w:r w:rsidRPr="0037562D">
              <w:instrText xml:space="preserve"> REF _Ref166672509 \r \h  \* MERGEFORMAT </w:instrText>
            </w:r>
            <w:r w:rsidRPr="0037562D">
              <w:fldChar w:fldCharType="separate"/>
            </w:r>
            <w:r w:rsidRPr="0037562D">
              <w:t>7.1.3.3</w:t>
            </w:r>
            <w:r w:rsidRPr="0037562D">
              <w:fldChar w:fldCharType="end"/>
            </w:r>
            <w:r w:rsidRPr="0037562D">
              <w:t xml:space="preserve"> </w:t>
            </w:r>
            <w:r w:rsidRPr="0037562D">
              <w:fldChar w:fldCharType="begin"/>
            </w:r>
            <w:r w:rsidRPr="0037562D">
              <w:instrText xml:space="preserve"> REF _Ref166672460 \h  \* MERGEFORMAT </w:instrText>
            </w:r>
            <w:r w:rsidRPr="0037562D">
              <w:fldChar w:fldCharType="separate"/>
            </w:r>
            <w:r w:rsidRPr="0037562D">
              <w:t>Crop and pasture health</w:t>
            </w:r>
            <w:r w:rsidRPr="0037562D">
              <w:fldChar w:fldCharType="end"/>
            </w:r>
            <w:r w:rsidRPr="0037562D">
              <w:t xml:space="preserve">) to determine the most appropriate responses crop health related questions. </w:t>
            </w:r>
          </w:p>
          <w:p w14:paraId="44615C90" w14:textId="77777777" w:rsidR="00520659" w:rsidRPr="0037562D" w:rsidRDefault="00520659"/>
          <w:p w14:paraId="6628DCD9" w14:textId="6DEC0E66" w:rsidR="00520659" w:rsidRPr="0037562D" w:rsidRDefault="00520659">
            <w:r w:rsidRPr="0037562D">
              <w:t>The proposed indicators were developed by the Latin American Society for Agroecology (SOCLA) and described in Nicholls et al. (2004)</w:t>
            </w:r>
            <w:r w:rsidRPr="0037562D">
              <w:fldChar w:fldCharType="begin"/>
            </w:r>
            <w:r>
              <w:instrText xml:space="preserve"> ADDIN ZOTERO_ITEM CSL_CITATION {"citationID":"dFPEPvZq","properties":{"formattedCitation":"\\super 12\\nosupersub{}","plainCitation":"12","noteIndex":0},"citationItems":[{"id":93,"uris":["http://zotero.org/users/6629962/items/YAZ7VUCE"],"itemData":{"id":93,"type":"article-journal","container-title":"Biodynamics","note":"publisher: BIO-DYNAMIC FARMING AND GARDENING ASSOCIATION, INC.","page":"33–39","source":"Google Scholar","title":"A rapid, farmer-friendly agroecological method to estimate soil quality and crop health in vineyard systems","author":[{"family":"Nicholls","given":"Clara Ines"},{"family":"Altieri","given":"Miguel A."},{"family":"Dezanet","given":"Andre"},{"family":"Lana","given":"Marcos"},{"family":"Feistauer","given":"Diogo"},{"family":"Ouriques","given":"Maykol"}],"issued":{"date-parts":[["2004"]]}}}],"schema":"https://github.com/citation-style-language/schema/raw/master/csl-citation.json"} </w:instrText>
            </w:r>
            <w:r w:rsidRPr="0037562D">
              <w:fldChar w:fldCharType="separate"/>
            </w:r>
            <w:r w:rsidRPr="00520659">
              <w:rPr>
                <w:rFonts w:ascii="Aptos" w:hAnsi="Aptos" w:cs="Times New Roman"/>
                <w:vertAlign w:val="superscript"/>
              </w:rPr>
              <w:t>12</w:t>
            </w:r>
            <w:r w:rsidRPr="0037562D">
              <w:fldChar w:fldCharType="end"/>
            </w:r>
            <w:r w:rsidRPr="0037562D">
              <w:t xml:space="preserve">. The SOCLA 10 indicators of crop health are: </w:t>
            </w:r>
          </w:p>
          <w:p w14:paraId="48AD572F" w14:textId="77777777" w:rsidR="00520659" w:rsidRPr="0037562D" w:rsidRDefault="00520659">
            <w:pPr>
              <w:pStyle w:val="ListParagraph"/>
              <w:numPr>
                <w:ilvl w:val="0"/>
                <w:numId w:val="34"/>
              </w:numPr>
            </w:pPr>
            <w:r w:rsidRPr="0037562D">
              <w:t>Appearance</w:t>
            </w:r>
          </w:p>
          <w:p w14:paraId="3CF6848F" w14:textId="77777777" w:rsidR="00520659" w:rsidRPr="0037562D" w:rsidRDefault="00520659">
            <w:pPr>
              <w:pStyle w:val="ListParagraph"/>
              <w:numPr>
                <w:ilvl w:val="0"/>
                <w:numId w:val="34"/>
              </w:numPr>
            </w:pPr>
            <w:r w:rsidRPr="001B0E15">
              <w:lastRenderedPageBreak/>
              <w:t>Crop growth</w:t>
            </w:r>
          </w:p>
          <w:p w14:paraId="58483DA9" w14:textId="77777777" w:rsidR="00520659" w:rsidRPr="0037562D" w:rsidRDefault="00520659">
            <w:pPr>
              <w:pStyle w:val="ListParagraph"/>
              <w:numPr>
                <w:ilvl w:val="0"/>
                <w:numId w:val="34"/>
              </w:numPr>
            </w:pPr>
            <w:r w:rsidRPr="0037562D">
              <w:t>Disease incidence</w:t>
            </w:r>
          </w:p>
          <w:p w14:paraId="667262D2" w14:textId="77777777" w:rsidR="00520659" w:rsidRPr="0037562D" w:rsidRDefault="00520659">
            <w:pPr>
              <w:pStyle w:val="ListParagraph"/>
              <w:numPr>
                <w:ilvl w:val="0"/>
                <w:numId w:val="34"/>
              </w:numPr>
            </w:pPr>
            <w:r w:rsidRPr="0037562D">
              <w:t>Insect pest incidence</w:t>
            </w:r>
          </w:p>
          <w:p w14:paraId="4D45F7BE" w14:textId="77777777" w:rsidR="00520659" w:rsidRPr="0037562D" w:rsidRDefault="00520659">
            <w:pPr>
              <w:pStyle w:val="ListParagraph"/>
              <w:numPr>
                <w:ilvl w:val="0"/>
                <w:numId w:val="34"/>
              </w:numPr>
            </w:pPr>
            <w:r w:rsidRPr="001B0E15">
              <w:t>Natural enemy abundance and diversity</w:t>
            </w:r>
          </w:p>
          <w:p w14:paraId="103E0B9E" w14:textId="77777777" w:rsidR="00520659" w:rsidRPr="0037562D" w:rsidRDefault="00520659">
            <w:pPr>
              <w:pStyle w:val="ListParagraph"/>
              <w:numPr>
                <w:ilvl w:val="0"/>
                <w:numId w:val="34"/>
              </w:numPr>
            </w:pPr>
            <w:r w:rsidRPr="001B0E15">
              <w:t>Weed competition and pressure</w:t>
            </w:r>
          </w:p>
          <w:p w14:paraId="37506CD6" w14:textId="77777777" w:rsidR="00520659" w:rsidRPr="0037562D" w:rsidRDefault="00520659">
            <w:pPr>
              <w:pStyle w:val="ListParagraph"/>
              <w:numPr>
                <w:ilvl w:val="0"/>
                <w:numId w:val="34"/>
              </w:numPr>
            </w:pPr>
            <w:r w:rsidRPr="001B0E15">
              <w:t>Actual or potential yield</w:t>
            </w:r>
          </w:p>
          <w:p w14:paraId="236C2FAD" w14:textId="77777777" w:rsidR="00520659" w:rsidRPr="0037562D" w:rsidRDefault="00520659">
            <w:pPr>
              <w:pStyle w:val="ListParagraph"/>
              <w:numPr>
                <w:ilvl w:val="0"/>
                <w:numId w:val="34"/>
              </w:numPr>
            </w:pPr>
            <w:r w:rsidRPr="0037562D">
              <w:t>Vegetational diversity</w:t>
            </w:r>
          </w:p>
          <w:p w14:paraId="086DC2D6" w14:textId="77777777" w:rsidR="00520659" w:rsidRPr="0037562D" w:rsidRDefault="00520659">
            <w:pPr>
              <w:pStyle w:val="ListParagraph"/>
              <w:numPr>
                <w:ilvl w:val="0"/>
                <w:numId w:val="34"/>
              </w:numPr>
            </w:pPr>
            <w:r w:rsidRPr="0037562D">
              <w:t>Natural surrounding vegetation</w:t>
            </w:r>
          </w:p>
          <w:p w14:paraId="75D84E0D" w14:textId="77777777" w:rsidR="00520659" w:rsidRPr="0037562D" w:rsidRDefault="00520659">
            <w:pPr>
              <w:pStyle w:val="ListParagraph"/>
              <w:numPr>
                <w:ilvl w:val="0"/>
                <w:numId w:val="34"/>
              </w:numPr>
            </w:pPr>
            <w:r w:rsidRPr="0037562D">
              <w:t>Management system</w:t>
            </w:r>
          </w:p>
          <w:p w14:paraId="06373F6A" w14:textId="77777777" w:rsidR="00520659" w:rsidRPr="0037562D" w:rsidRDefault="00520659">
            <w:pPr>
              <w:pStyle w:val="ListParagraph"/>
            </w:pPr>
          </w:p>
          <w:p w14:paraId="10886E32" w14:textId="77777777" w:rsidR="00520659" w:rsidRPr="0037562D" w:rsidRDefault="00520659">
            <w:r w:rsidRPr="0037562D">
              <w:t>Each indicator is scored from 1 to 10 based on the following guidelines (from Nicholls et al. 2004, Table 1):</w:t>
            </w:r>
          </w:p>
          <w:p w14:paraId="5CF83FD7" w14:textId="77777777" w:rsidR="00520659" w:rsidRPr="0037562D" w:rsidRDefault="00520659">
            <w:pPr>
              <w:rPr>
                <w:highlight w:val="yellow"/>
              </w:rPr>
            </w:pPr>
          </w:p>
          <w:p w14:paraId="3AB6067A" w14:textId="77777777" w:rsidR="00520659" w:rsidRPr="0037562D" w:rsidRDefault="00A35BB3">
            <w:pPr>
              <w:rPr>
                <w:highlight w:val="yellow"/>
              </w:rPr>
            </w:pPr>
            <w:r w:rsidRPr="00A35BB3">
              <w:rPr>
                <w:noProof/>
                <w:kern w:val="2"/>
                <w14:ligatures w14:val="standardContextual"/>
              </w:rPr>
              <w:object w:dxaOrig="10092" w:dyaOrig="8076" w14:anchorId="76E398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8.45pt;height:271.4pt;mso-width-percent:0;mso-height-percent:0;mso-width-percent:0;mso-height-percent:0" o:ole="">
                  <v:imagedata r:id="rId22" o:title=""/>
                </v:shape>
                <o:OLEObject Type="Embed" ProgID="PBrush" ShapeID="_x0000_i1025" DrawAspect="Content" ObjectID="_1826461672" r:id="rId23"/>
              </w:object>
            </w:r>
          </w:p>
        </w:tc>
      </w:tr>
      <w:tr w:rsidR="00520659" w:rsidRPr="0037562D" w14:paraId="1AB6627D" w14:textId="77777777">
        <w:tc>
          <w:tcPr>
            <w:tcW w:w="2155" w:type="dxa"/>
            <w:shd w:val="clear" w:color="auto" w:fill="8DD873" w:themeFill="accent6" w:themeFillTint="99"/>
          </w:tcPr>
          <w:p w14:paraId="0B73534D" w14:textId="77777777" w:rsidR="00520659" w:rsidRPr="0037562D" w:rsidRDefault="00520659">
            <w:r w:rsidRPr="0037562D">
              <w:lastRenderedPageBreak/>
              <w:t>Guidance on data entry and reporting</w:t>
            </w:r>
          </w:p>
        </w:tc>
        <w:tc>
          <w:tcPr>
            <w:tcW w:w="7195" w:type="dxa"/>
          </w:tcPr>
          <w:p w14:paraId="624F63D9" w14:textId="77777777" w:rsidR="00520659" w:rsidRPr="0037562D" w:rsidRDefault="00520659">
            <w:pPr>
              <w:rPr>
                <w:highlight w:val="yellow"/>
              </w:rPr>
            </w:pPr>
            <w:r w:rsidRPr="0037562D">
              <w:t xml:space="preserve">Record the crop species and variety in the system assessed. Be sure to take a GPS point and keep a record of the geographic coordinates where crop health was assessed to allow follow-up surveys in the same locations. </w:t>
            </w:r>
          </w:p>
        </w:tc>
      </w:tr>
      <w:tr w:rsidR="00CE58B4" w:rsidRPr="0037562D" w14:paraId="0BA4A2A3" w14:textId="77777777">
        <w:tc>
          <w:tcPr>
            <w:tcW w:w="2155" w:type="dxa"/>
            <w:shd w:val="clear" w:color="auto" w:fill="8DD873" w:themeFill="accent6" w:themeFillTint="99"/>
          </w:tcPr>
          <w:p w14:paraId="11F1D413" w14:textId="57CCFA91" w:rsidR="00CE58B4" w:rsidRPr="0037562D" w:rsidRDefault="00CE58B4" w:rsidP="00CE58B4">
            <w:r>
              <w:t>Indicator interpretation and threshold setting</w:t>
            </w:r>
          </w:p>
        </w:tc>
        <w:tc>
          <w:tcPr>
            <w:tcW w:w="7195" w:type="dxa"/>
          </w:tcPr>
          <w:p w14:paraId="0561952D" w14:textId="77777777" w:rsidR="00CE58B4" w:rsidRPr="0037562D" w:rsidRDefault="00CE58B4" w:rsidP="00CE58B4"/>
        </w:tc>
      </w:tr>
      <w:tr w:rsidR="00CE58B4" w:rsidRPr="0037562D" w14:paraId="0B3DFB9B" w14:textId="77777777">
        <w:tc>
          <w:tcPr>
            <w:tcW w:w="2155" w:type="dxa"/>
            <w:shd w:val="clear" w:color="auto" w:fill="8DD873" w:themeFill="accent6" w:themeFillTint="99"/>
          </w:tcPr>
          <w:p w14:paraId="42E80C81" w14:textId="6DB57D11" w:rsidR="00CE58B4" w:rsidRPr="0037562D" w:rsidRDefault="00CE58B4" w:rsidP="00CE58B4">
            <w:r>
              <w:t xml:space="preserve">Limitations </w:t>
            </w:r>
          </w:p>
        </w:tc>
        <w:tc>
          <w:tcPr>
            <w:tcW w:w="7195" w:type="dxa"/>
          </w:tcPr>
          <w:p w14:paraId="5B3494D1" w14:textId="77777777" w:rsidR="00CE58B4" w:rsidRPr="0037562D" w:rsidRDefault="00CE58B4" w:rsidP="00CE58B4"/>
        </w:tc>
      </w:tr>
      <w:tr w:rsidR="00CE58B4" w:rsidRPr="0037562D" w14:paraId="2F68DAA2" w14:textId="77777777">
        <w:tc>
          <w:tcPr>
            <w:tcW w:w="2155" w:type="dxa"/>
            <w:shd w:val="clear" w:color="auto" w:fill="8DD873" w:themeFill="accent6" w:themeFillTint="99"/>
          </w:tcPr>
          <w:p w14:paraId="61ED030A" w14:textId="77777777" w:rsidR="00CE58B4" w:rsidRPr="0037562D" w:rsidRDefault="00CE58B4" w:rsidP="00CE58B4">
            <w:r w:rsidRPr="0037562D">
              <w:t>References</w:t>
            </w:r>
          </w:p>
        </w:tc>
        <w:tc>
          <w:tcPr>
            <w:tcW w:w="7195" w:type="dxa"/>
          </w:tcPr>
          <w:p w14:paraId="5C9A8839" w14:textId="15A091F2" w:rsidR="00CE58B4" w:rsidRPr="0037562D" w:rsidRDefault="00CE58B4" w:rsidP="00CE58B4">
            <w:r w:rsidRPr="0037562D">
              <w:t xml:space="preserve">Nicholls et al. (2004), FAO (2019) </w:t>
            </w:r>
            <w:r w:rsidRPr="0037562D">
              <w:fldChar w:fldCharType="begin" w:fldLock="1"/>
            </w:r>
            <w:r>
              <w:instrText xml:space="preserve"> ADDIN ZOTERO_ITEM CSL_CITATION {"citationID":"jlKAX6ss","properties":{"formattedCitation":"\\super 13\\nosupersub{}","plainCitation":"13","noteIndex":0},"citationItems":[{"id":"PKjnWeTD/bYQRV6A4","uris":["http://www.mendeley.com/documents/?uuid=9271455c-a4a1-43e5-892a-cc1d7acccf86"],"itemData":{"ISBN":"0006-2863","ISSN":"0006-2863","abstract":"We describe a practical methodology to rapidly assess the soil quality and crop health of vineyard systems using sim- ple indicators chosen, applied and interpreted jointly by farmers and researchers. Field measurements are made on agroecosystem properties that reflect soil quality and plant health. As measurements are based on the same indicators, the results are comparable and allow farmers to monitor the evolution of the same agroecosystem along a timeline, or make comparisons between farms in various transitional stages. Once the indicators are applied, each farmer can vi- sualize in an amoeba diagram the conditions of his or her farm, noticing which of the soil or plant attributes are suf- ficient or deficient compared to a pre-established threshold. By applying the methodology simultaneously to several farms it is possible to visualize which farms exhibit low or high values of sustainability. Although the indicators re- ported here are specific to vineyards in northern California, with some modifications, this methodology is applicable to a broad range of agroecosystems in various eco-regions. Nicholls C., Altieri M., Dezanet A., Lana M., Feistauer D. &amp; Ouriques M. 2004. A Rapid, Farmer-Friendly Agroecological Method to Estimate Soil Quality and Crop Health in Vineyard Systems. Biodynamics. 2004: 33-39","author":[{"dropping-particle":"","family":"Nicholls","given":"Clara Ines","non-dropping-particle":"","parse-names":false,"suffix":""},{"dropping-particle":"","family":"Altieri","given":"Miguel a.","non-dropping-particle":"","parse-names":false,"suffix":""},{"dropping-particle":"","family":"Dezanet","given":"Andre","non-dropping-particle":"","parse-names":false,"suffix":""},{"dropping-particle":"","family":"Lana","given":"Marcos","non-dropping-particle":"","parse-names":false,"suffix":""},{"dropping-particle":"","family":"Feistauer","given":"Diogo","non-dropping-particle":"","parse-names":false,"suffix":""},{"dropping-particle":"","family":"Ouriques","given":"Maykol","non-dropping-particle":"","parse-names":false,"suffix":""}],"container-title":"Biodynamics","id":"ITEM-1","issued":{"date-parts":[["2004"]]},"page":"33-40","title":"A rapid, farmer-friendly agroecological method to estimate soil quality and crop health in vineyard systems","type":"article-journal"}}],"schema":"https://github.com/citation-style-language/schema/raw/master/csl-citation.json"} </w:instrText>
            </w:r>
            <w:r w:rsidRPr="0037562D">
              <w:fldChar w:fldCharType="separate"/>
            </w:r>
            <w:r w:rsidRPr="00520659">
              <w:rPr>
                <w:rFonts w:ascii="Aptos" w:hAnsi="Aptos" w:cs="Times New Roman"/>
                <w:vertAlign w:val="superscript"/>
              </w:rPr>
              <w:t>13</w:t>
            </w:r>
            <w:r w:rsidRPr="0037562D">
              <w:fldChar w:fldCharType="end"/>
            </w:r>
            <w:r w:rsidRPr="0037562D">
              <w:t xml:space="preserve">, </w:t>
            </w:r>
            <w:r w:rsidRPr="0037562D">
              <w:fldChar w:fldCharType="begin" w:fldLock="1"/>
            </w:r>
            <w:r>
              <w:instrText xml:space="preserve"> ADDIN ZOTERO_ITEM CSL_CITATION {"citationID":"UY6KUjpJ","properties":{"formattedCitation":"\\super 1\\nosupersub{}","plainCitation":"1","noteIndex":0},"citationItems":[{"id":"PKjnWeTD/QjIFW9jw","uris":["http://www.mendeley.com/documents/?uuid=ad174f86-09f2-4a10-b2b5-5233e59a2625"],"itemData":{"ISBN":"9789251320648","abstract":"TAPE can be used to assess all types of production systems and sub-sectors: crop and livestock production, aquaculture, fisheries, and forestry. The tool is adaptable to local contexts and languages and is flexible enough to be complemented with other indicators or methodologies, to inform additional dimensions of sustainability or to provide deeper analyses on a specific topic. On-line questionnaires are available using the KoBoToolbox STEP 0 This \"preliminary step\" is a collection of all relevant context information, from territorial and higher scales, including the descriptions of production systems and agroecosystem and the enabling local and regional environments. STEP 1 The 10 Elements of Agroecology are used to characterize production systems by assessing their level of transition to agroecology. This diagnostic can be used to identify strengths and weaknesses of the systems assessed, but also to monitor and evaluate projects or to establish entry points for future activities to address needs. STEP 2 The 10 core criteria of performance quantify the impact of the level of transition to agroecology assessed in STEP 1 by informing various dimensions of sustainability, namely: land tenure, productivity, income, added value, exposure to pesticides, dietary diversity, women's empowerment, youth employment, biodiversity, and soil health. STEP 3 The final step is a participatory analysis of the results, where the performances (STEP 2) are reviewed in the light of the level of transition to agroecology (STEP 1) and the context and enabling environment (STEP 0). Step 3 can help to inform the identification of ways forward to achieve greater sustainability with the community.","author":[{"dropping-particle":"","family":"FAO","given":"","non-dropping-particle":"","parse-names":false,"suffix":""}],"id":"ITEM-1","issued":{"date-parts":[["2019"]]},"number-of-pages":"98","publisher-place":"Rome","title":"TAPE Tool for Agroecology Performance Evaluation 2019 - Process of development and guidelines for application. Test version","type":"report"}}],"schema":"https://github.com/citation-style-language/schema/raw/master/csl-citation.json"} </w:instrText>
            </w:r>
            <w:r w:rsidRPr="0037562D">
              <w:fldChar w:fldCharType="separate"/>
            </w:r>
            <w:r w:rsidRPr="0037562D">
              <w:rPr>
                <w:rFonts w:ascii="Aptos" w:hAnsi="Aptos" w:cs="Times New Roman"/>
                <w:vertAlign w:val="superscript"/>
              </w:rPr>
              <w:t>1</w:t>
            </w:r>
            <w:r w:rsidRPr="0037562D">
              <w:fldChar w:fldCharType="end"/>
            </w:r>
          </w:p>
        </w:tc>
      </w:tr>
    </w:tbl>
    <w:p w14:paraId="64985037" w14:textId="77777777" w:rsidR="00520659" w:rsidRPr="0037562D" w:rsidRDefault="00520659" w:rsidP="00520659"/>
    <w:p w14:paraId="424A463E"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45" w:name="_Toc127819099"/>
      <w:bookmarkStart w:id="46" w:name="_Toc166680093"/>
      <w:r w:rsidRPr="0037562D">
        <w:br w:type="page"/>
      </w:r>
    </w:p>
    <w:p w14:paraId="36758075" w14:textId="77777777" w:rsidR="00520659" w:rsidRPr="0037562D" w:rsidRDefault="00520659" w:rsidP="00520659">
      <w:pPr>
        <w:pStyle w:val="Heading3"/>
      </w:pPr>
      <w:r w:rsidRPr="0037562D">
        <w:lastRenderedPageBreak/>
        <w:t xml:space="preserve">Animal </w:t>
      </w:r>
      <w:bookmarkEnd w:id="45"/>
      <w:r w:rsidRPr="0037562D">
        <w:t>health</w:t>
      </w:r>
      <w:bookmarkEnd w:id="46"/>
    </w:p>
    <w:tbl>
      <w:tblPr>
        <w:tblStyle w:val="TableGrid"/>
        <w:tblW w:w="0" w:type="auto"/>
        <w:tblLayout w:type="fixed"/>
        <w:tblLook w:val="04A0" w:firstRow="1" w:lastRow="0" w:firstColumn="1" w:lastColumn="0" w:noHBand="0" w:noVBand="1"/>
      </w:tblPr>
      <w:tblGrid>
        <w:gridCol w:w="2155"/>
        <w:gridCol w:w="7195"/>
      </w:tblGrid>
      <w:tr w:rsidR="00520659" w:rsidRPr="0037562D" w14:paraId="2B39DEF5" w14:textId="77777777">
        <w:tc>
          <w:tcPr>
            <w:tcW w:w="2155" w:type="dxa"/>
            <w:shd w:val="clear" w:color="auto" w:fill="8DD873" w:themeFill="accent6" w:themeFillTint="99"/>
          </w:tcPr>
          <w:p w14:paraId="54CDCA5D" w14:textId="77777777" w:rsidR="00520659" w:rsidRPr="0037562D" w:rsidRDefault="00520659">
            <w:pPr>
              <w:rPr>
                <w:b/>
              </w:rPr>
            </w:pPr>
            <w:r w:rsidRPr="0037562D">
              <w:rPr>
                <w:b/>
              </w:rPr>
              <w:t>Indicator</w:t>
            </w:r>
          </w:p>
        </w:tc>
        <w:tc>
          <w:tcPr>
            <w:tcW w:w="7195" w:type="dxa"/>
          </w:tcPr>
          <w:p w14:paraId="75D94506" w14:textId="77777777" w:rsidR="00520659" w:rsidRPr="0037562D" w:rsidRDefault="00520659">
            <w:pPr>
              <w:rPr>
                <w:b/>
                <w:highlight w:val="yellow"/>
              </w:rPr>
            </w:pPr>
            <w:r w:rsidRPr="0037562D">
              <w:rPr>
                <w:b/>
              </w:rPr>
              <w:t xml:space="preserve">Animal health </w:t>
            </w:r>
          </w:p>
        </w:tc>
      </w:tr>
      <w:tr w:rsidR="00520659" w:rsidRPr="0037562D" w14:paraId="3071E84E" w14:textId="77777777">
        <w:tc>
          <w:tcPr>
            <w:tcW w:w="2155" w:type="dxa"/>
            <w:shd w:val="clear" w:color="auto" w:fill="8DD873" w:themeFill="accent6" w:themeFillTint="99"/>
          </w:tcPr>
          <w:p w14:paraId="662B2682" w14:textId="77777777" w:rsidR="00520659" w:rsidRPr="0037562D" w:rsidRDefault="00520659">
            <w:r w:rsidRPr="0037562D">
              <w:t>Theme</w:t>
            </w:r>
          </w:p>
        </w:tc>
        <w:tc>
          <w:tcPr>
            <w:tcW w:w="7195" w:type="dxa"/>
          </w:tcPr>
          <w:p w14:paraId="20712A56" w14:textId="77777777" w:rsidR="00520659" w:rsidRPr="0037562D" w:rsidRDefault="00520659">
            <w:pPr>
              <w:rPr>
                <w:highlight w:val="yellow"/>
              </w:rPr>
            </w:pPr>
            <w:r w:rsidRPr="0037562D">
              <w:t>Animal health</w:t>
            </w:r>
          </w:p>
        </w:tc>
      </w:tr>
      <w:tr w:rsidR="00520659" w:rsidRPr="0037562D" w14:paraId="275F615F" w14:textId="77777777">
        <w:tc>
          <w:tcPr>
            <w:tcW w:w="2155" w:type="dxa"/>
            <w:shd w:val="clear" w:color="auto" w:fill="8DD873" w:themeFill="accent6" w:themeFillTint="99"/>
          </w:tcPr>
          <w:p w14:paraId="1CE9C19E" w14:textId="77777777" w:rsidR="00520659" w:rsidRPr="0037562D" w:rsidRDefault="00520659">
            <w:r w:rsidRPr="0037562D">
              <w:t>Purpose of indicator</w:t>
            </w:r>
          </w:p>
        </w:tc>
        <w:tc>
          <w:tcPr>
            <w:tcW w:w="7195" w:type="dxa"/>
          </w:tcPr>
          <w:p w14:paraId="4EB5969A" w14:textId="77777777" w:rsidR="00520659" w:rsidRPr="0037562D" w:rsidRDefault="00520659">
            <w:pPr>
              <w:rPr>
                <w:highlight w:val="yellow"/>
              </w:rPr>
            </w:pPr>
            <w:r w:rsidRPr="0037562D">
              <w:t xml:space="preserve">Maintaining healthy and diverse stocks of animals on-farm contributes to overall agroecosystem functioning for more sustainable farming systems (SDG2, GBF Target 10). Keeping animals in poor health increases the spread of zoonoses, food-borne disease, and livestock mortalities, with associated negative consequences on human health (SDG2 and 3) and livelihoods (SDG1). Healthier animals have a smaller environmental footprint (SDG12 and 13). </w:t>
            </w:r>
          </w:p>
        </w:tc>
      </w:tr>
      <w:tr w:rsidR="00520659" w:rsidRPr="0037562D" w14:paraId="1F7AD258" w14:textId="77777777">
        <w:tc>
          <w:tcPr>
            <w:tcW w:w="2155" w:type="dxa"/>
            <w:shd w:val="clear" w:color="auto" w:fill="8DD873" w:themeFill="accent6" w:themeFillTint="99"/>
          </w:tcPr>
          <w:p w14:paraId="112741AC" w14:textId="77777777" w:rsidR="00520659" w:rsidRPr="0037562D" w:rsidRDefault="00520659">
            <w:r w:rsidRPr="0037562D">
              <w:t>Data source</w:t>
            </w:r>
          </w:p>
        </w:tc>
        <w:tc>
          <w:tcPr>
            <w:tcW w:w="7195" w:type="dxa"/>
          </w:tcPr>
          <w:p w14:paraId="2A0F13E4" w14:textId="77777777" w:rsidR="00520659" w:rsidRPr="0037562D" w:rsidRDefault="00520659">
            <w:pPr>
              <w:rPr>
                <w:highlight w:val="yellow"/>
              </w:rPr>
            </w:pPr>
            <w:r w:rsidRPr="0037562D">
              <w:t>Household survey with farm transect</w:t>
            </w:r>
          </w:p>
        </w:tc>
      </w:tr>
      <w:tr w:rsidR="00520659" w:rsidRPr="0037562D" w14:paraId="62E08967" w14:textId="77777777">
        <w:tc>
          <w:tcPr>
            <w:tcW w:w="2155" w:type="dxa"/>
            <w:shd w:val="clear" w:color="auto" w:fill="8DD873" w:themeFill="accent6" w:themeFillTint="99"/>
          </w:tcPr>
          <w:p w14:paraId="45E43C81" w14:textId="77777777" w:rsidR="00520659" w:rsidRPr="0037562D" w:rsidRDefault="00520659">
            <w:r w:rsidRPr="0037562D">
              <w:t>Measurement</w:t>
            </w:r>
          </w:p>
        </w:tc>
        <w:tc>
          <w:tcPr>
            <w:tcW w:w="7195" w:type="dxa"/>
          </w:tcPr>
          <w:p w14:paraId="5FF20617" w14:textId="77777777" w:rsidR="00520659" w:rsidRPr="0037562D" w:rsidRDefault="00520659">
            <w:pPr>
              <w:rPr>
                <w:highlight w:val="yellow"/>
              </w:rPr>
            </w:pPr>
            <w:r w:rsidRPr="0037562D">
              <w:t xml:space="preserve">Qualitative measure of livestock disease and losses. Alternative: Health and welfare of farm animals, measured using the welfare outcome assessment tool as applied to each livestock species. </w:t>
            </w:r>
          </w:p>
        </w:tc>
      </w:tr>
      <w:tr w:rsidR="00520659" w:rsidRPr="0037562D" w14:paraId="50C047BD" w14:textId="77777777">
        <w:tc>
          <w:tcPr>
            <w:tcW w:w="2155" w:type="dxa"/>
            <w:shd w:val="clear" w:color="auto" w:fill="8DD873" w:themeFill="accent6" w:themeFillTint="99"/>
          </w:tcPr>
          <w:p w14:paraId="5B042795" w14:textId="77777777" w:rsidR="00520659" w:rsidRPr="0037562D" w:rsidRDefault="00520659">
            <w:r w:rsidRPr="0037562D">
              <w:t>Measurement units</w:t>
            </w:r>
          </w:p>
        </w:tc>
        <w:tc>
          <w:tcPr>
            <w:tcW w:w="7195" w:type="dxa"/>
          </w:tcPr>
          <w:p w14:paraId="496F5FF0" w14:textId="77777777" w:rsidR="00520659" w:rsidRPr="0037562D" w:rsidRDefault="00520659">
            <w:pPr>
              <w:rPr>
                <w:highlight w:val="yellow"/>
              </w:rPr>
            </w:pPr>
            <w:r w:rsidRPr="0037562D">
              <w:t>Various (e.g. number of animals in each welfare category, number of mortalities per 100 animals)</w:t>
            </w:r>
          </w:p>
        </w:tc>
      </w:tr>
      <w:tr w:rsidR="00520659" w:rsidRPr="0037562D" w14:paraId="2F7EC482" w14:textId="77777777">
        <w:tc>
          <w:tcPr>
            <w:tcW w:w="2155" w:type="dxa"/>
            <w:shd w:val="clear" w:color="auto" w:fill="8DD873" w:themeFill="accent6" w:themeFillTint="99"/>
          </w:tcPr>
          <w:p w14:paraId="7B8CF76C" w14:textId="77777777" w:rsidR="00520659" w:rsidRPr="0037562D" w:rsidRDefault="00520659">
            <w:r w:rsidRPr="0037562D">
              <w:t>Guidance on measurement</w:t>
            </w:r>
          </w:p>
        </w:tc>
        <w:tc>
          <w:tcPr>
            <w:tcW w:w="7195" w:type="dxa"/>
          </w:tcPr>
          <w:p w14:paraId="69FCDB4D" w14:textId="77777777" w:rsidR="00520659" w:rsidRPr="0037562D" w:rsidRDefault="00520659">
            <w:r w:rsidRPr="0037562D">
              <w:t>We discuss two measures of animal health: i) qualitative welfare assessment, ii) (optional) full welfare assessment.</w:t>
            </w:r>
          </w:p>
          <w:p w14:paraId="2475F68F" w14:textId="77777777" w:rsidR="00520659" w:rsidRPr="0037562D" w:rsidRDefault="00520659"/>
          <w:p w14:paraId="5C80A0C4" w14:textId="77777777" w:rsidR="00520659" w:rsidRPr="0037562D" w:rsidRDefault="00520659">
            <w:pPr>
              <w:rPr>
                <w:b/>
                <w:bCs/>
              </w:rPr>
            </w:pPr>
            <w:r w:rsidRPr="0037562D">
              <w:rPr>
                <w:b/>
                <w:bCs/>
              </w:rPr>
              <w:t>Qualitative asessment</w:t>
            </w:r>
          </w:p>
          <w:p w14:paraId="4DA470B8" w14:textId="77777777" w:rsidR="00520659" w:rsidRPr="0037562D" w:rsidRDefault="00520659">
            <w:r w:rsidRPr="0037562D">
              <w:t xml:space="preserve">Likert score (1 to 4) based on the following questions: </w:t>
            </w:r>
          </w:p>
          <w:p w14:paraId="388523CD" w14:textId="77777777" w:rsidR="00520659" w:rsidRPr="0037562D" w:rsidRDefault="00520659"/>
          <w:p w14:paraId="66BB4AF5" w14:textId="77777777" w:rsidR="00520659" w:rsidRPr="0037562D" w:rsidRDefault="00520659">
            <w:r w:rsidRPr="0037562D">
              <w:t>What was the extent of injury, illness, or death of livestock due to diseases in the last 12 months?</w:t>
            </w:r>
          </w:p>
          <w:p w14:paraId="3A3790E4" w14:textId="77777777" w:rsidR="00520659" w:rsidRPr="0037562D" w:rsidRDefault="00520659">
            <w:pPr>
              <w:pStyle w:val="ListParagraph"/>
              <w:numPr>
                <w:ilvl w:val="0"/>
                <w:numId w:val="63"/>
              </w:numPr>
            </w:pPr>
            <w:r w:rsidRPr="0037562D">
              <w:t>None</w:t>
            </w:r>
          </w:p>
          <w:p w14:paraId="00BE4649" w14:textId="77777777" w:rsidR="00520659" w:rsidRPr="0037562D" w:rsidRDefault="00520659">
            <w:pPr>
              <w:pStyle w:val="ListParagraph"/>
              <w:numPr>
                <w:ilvl w:val="0"/>
                <w:numId w:val="63"/>
              </w:numPr>
            </w:pPr>
            <w:r w:rsidRPr="0037562D">
              <w:t>Low</w:t>
            </w:r>
          </w:p>
          <w:p w14:paraId="1E9B0EA0" w14:textId="77777777" w:rsidR="00520659" w:rsidRPr="0037562D" w:rsidRDefault="00520659">
            <w:pPr>
              <w:pStyle w:val="ListParagraph"/>
              <w:numPr>
                <w:ilvl w:val="0"/>
                <w:numId w:val="63"/>
              </w:numPr>
            </w:pPr>
            <w:r w:rsidRPr="0037562D">
              <w:t>Medium</w:t>
            </w:r>
          </w:p>
          <w:p w14:paraId="3D8CDB21" w14:textId="77777777" w:rsidR="00520659" w:rsidRPr="0037562D" w:rsidRDefault="00520659">
            <w:pPr>
              <w:pStyle w:val="ListParagraph"/>
              <w:numPr>
                <w:ilvl w:val="0"/>
                <w:numId w:val="63"/>
              </w:numPr>
            </w:pPr>
            <w:r w:rsidRPr="0037562D">
              <w:t>High</w:t>
            </w:r>
          </w:p>
          <w:p w14:paraId="5FBF5F82" w14:textId="77777777" w:rsidR="00520659" w:rsidRPr="0037562D" w:rsidRDefault="00520659"/>
          <w:p w14:paraId="4BBFF091" w14:textId="77777777" w:rsidR="00520659" w:rsidRPr="0037562D" w:rsidRDefault="00520659">
            <w:r w:rsidRPr="0037562D">
              <w:t>What was the extent of injury, illness or death of fish due to diseases in the last 12 months?</w:t>
            </w:r>
          </w:p>
          <w:p w14:paraId="1D7CCB8F" w14:textId="77777777" w:rsidR="00520659" w:rsidRPr="0037562D" w:rsidRDefault="00520659">
            <w:pPr>
              <w:pStyle w:val="ListParagraph"/>
              <w:numPr>
                <w:ilvl w:val="0"/>
                <w:numId w:val="64"/>
              </w:numPr>
            </w:pPr>
            <w:r w:rsidRPr="0037562D">
              <w:t>None</w:t>
            </w:r>
          </w:p>
          <w:p w14:paraId="579A0178" w14:textId="77777777" w:rsidR="00520659" w:rsidRPr="0037562D" w:rsidRDefault="00520659">
            <w:pPr>
              <w:pStyle w:val="ListParagraph"/>
              <w:numPr>
                <w:ilvl w:val="0"/>
                <w:numId w:val="64"/>
              </w:numPr>
            </w:pPr>
            <w:r w:rsidRPr="0037562D">
              <w:t>Low</w:t>
            </w:r>
          </w:p>
          <w:p w14:paraId="4A372E3D" w14:textId="77777777" w:rsidR="00520659" w:rsidRPr="0037562D" w:rsidRDefault="00520659">
            <w:pPr>
              <w:pStyle w:val="ListParagraph"/>
              <w:numPr>
                <w:ilvl w:val="0"/>
                <w:numId w:val="64"/>
              </w:numPr>
            </w:pPr>
            <w:r w:rsidRPr="0037562D">
              <w:t>Medium</w:t>
            </w:r>
          </w:p>
          <w:p w14:paraId="41F5A53D" w14:textId="77777777" w:rsidR="00520659" w:rsidRPr="0037562D" w:rsidRDefault="00520659">
            <w:pPr>
              <w:pStyle w:val="ListParagraph"/>
              <w:numPr>
                <w:ilvl w:val="0"/>
                <w:numId w:val="64"/>
              </w:numPr>
            </w:pPr>
            <w:r w:rsidRPr="0037562D">
              <w:t>High</w:t>
            </w:r>
          </w:p>
          <w:p w14:paraId="07D0EF27" w14:textId="77777777" w:rsidR="00520659" w:rsidRPr="0037562D" w:rsidRDefault="00520659">
            <w:pPr>
              <w:rPr>
                <w:b/>
                <w:bCs/>
              </w:rPr>
            </w:pPr>
          </w:p>
          <w:p w14:paraId="75736469" w14:textId="77777777" w:rsidR="00520659" w:rsidRPr="0037562D" w:rsidRDefault="00520659">
            <w:pPr>
              <w:rPr>
                <w:b/>
                <w:bCs/>
              </w:rPr>
            </w:pPr>
            <w:r w:rsidRPr="0037562D">
              <w:rPr>
                <w:b/>
                <w:bCs/>
              </w:rPr>
              <w:t>Full welfare assessment (optional)</w:t>
            </w:r>
          </w:p>
          <w:p w14:paraId="66E007A7" w14:textId="77777777" w:rsidR="00520659" w:rsidRPr="0037562D" w:rsidRDefault="00520659">
            <w:r w:rsidRPr="0037562D">
              <w:t>The welfare outcome assessment tool is a practical and scientifically informed way of assessing and measuring animal welfare. It aims to provide an objective, accurate and direct picture of animal welfare.</w:t>
            </w:r>
          </w:p>
          <w:p w14:paraId="3B928715" w14:textId="77777777" w:rsidR="00520659" w:rsidRPr="0037562D" w:rsidRDefault="00520659"/>
          <w:p w14:paraId="7F54FC4E" w14:textId="77777777" w:rsidR="00520659" w:rsidRPr="0037562D" w:rsidRDefault="00520659">
            <w:r w:rsidRPr="0037562D">
              <w:t xml:space="preserve">The assessment measures the impact of farm inputs (e.g. housing, space, feed, veterinary care, management) on the health, physical condition and behaviour of the animals themselves. There are different assessment approaches for each livestock species: laying hens, dairy cows, pigs, </w:t>
            </w:r>
            <w:r w:rsidRPr="0037562D">
              <w:lastRenderedPageBreak/>
              <w:t xml:space="preserve">broiler hens, beef cattle, sheep.  The method was developed by Assurewel and is implemented by the UK Soil Association and RSPCA:  http://www.assurewel.org/aboutassurewel/aboutwelfareoutcomeassessment.html. </w:t>
            </w:r>
          </w:p>
          <w:p w14:paraId="7A6027B4" w14:textId="77777777" w:rsidR="00520659" w:rsidRPr="0037562D" w:rsidRDefault="00520659"/>
          <w:p w14:paraId="55E02FD5" w14:textId="77777777" w:rsidR="00520659" w:rsidRPr="0037562D" w:rsidRDefault="00520659">
            <w:r w:rsidRPr="0037562D">
              <w:t>The assessment of one livestock species takes around 30 mins per farm. The researcher will need to complete, with the farmer, the AssureWel simple scoresheet for each livestock produced on the farm. For example, for dairy cattle, this includes documenting:</w:t>
            </w:r>
          </w:p>
          <w:p w14:paraId="1497D992" w14:textId="77777777" w:rsidR="00520659" w:rsidRPr="0037562D" w:rsidRDefault="00520659">
            <w:pPr>
              <w:pStyle w:val="ListParagraph"/>
              <w:numPr>
                <w:ilvl w:val="0"/>
                <w:numId w:val="36"/>
              </w:numPr>
            </w:pPr>
            <w:r w:rsidRPr="0037562D">
              <w:t>Mobility (good, impaired, severely impaired)</w:t>
            </w:r>
          </w:p>
          <w:p w14:paraId="20826BB1" w14:textId="77777777" w:rsidR="00520659" w:rsidRPr="0037562D" w:rsidRDefault="00520659">
            <w:pPr>
              <w:pStyle w:val="ListParagraph"/>
              <w:numPr>
                <w:ilvl w:val="0"/>
                <w:numId w:val="36"/>
              </w:numPr>
            </w:pPr>
            <w:r w:rsidRPr="0037562D">
              <w:t>Body condition (thin, moderate, fat)</w:t>
            </w:r>
          </w:p>
          <w:p w14:paraId="466A1AE0" w14:textId="77777777" w:rsidR="00520659" w:rsidRPr="0037562D" w:rsidRDefault="00520659">
            <w:pPr>
              <w:pStyle w:val="ListParagraph"/>
              <w:numPr>
                <w:ilvl w:val="0"/>
                <w:numId w:val="36"/>
              </w:numPr>
            </w:pPr>
            <w:r w:rsidRPr="0037562D">
              <w:t>Cleanliness (clean to very dirty)</w:t>
            </w:r>
          </w:p>
          <w:p w14:paraId="6F95D857" w14:textId="77777777" w:rsidR="00520659" w:rsidRPr="001B0E15" w:rsidRDefault="00520659">
            <w:pPr>
              <w:pStyle w:val="ListParagraph"/>
              <w:numPr>
                <w:ilvl w:val="0"/>
                <w:numId w:val="36"/>
              </w:numPr>
            </w:pPr>
            <w:r w:rsidRPr="001B0E15">
              <w:t>Hair loss, lesions and swellings</w:t>
            </w:r>
          </w:p>
          <w:p w14:paraId="6299810F" w14:textId="77777777" w:rsidR="00520659" w:rsidRPr="0037562D" w:rsidRDefault="00520659">
            <w:pPr>
              <w:pStyle w:val="ListParagraph"/>
              <w:numPr>
                <w:ilvl w:val="0"/>
                <w:numId w:val="36"/>
              </w:numPr>
            </w:pPr>
            <w:r w:rsidRPr="0037562D">
              <w:t>Number of cows with broken tails</w:t>
            </w:r>
          </w:p>
          <w:p w14:paraId="35F8F53D" w14:textId="77777777" w:rsidR="00520659" w:rsidRPr="0037562D" w:rsidRDefault="00520659">
            <w:pPr>
              <w:pStyle w:val="ListParagraph"/>
              <w:numPr>
                <w:ilvl w:val="0"/>
                <w:numId w:val="36"/>
              </w:numPr>
            </w:pPr>
            <w:r w:rsidRPr="0037562D">
              <w:t>Number of cows needing further care</w:t>
            </w:r>
          </w:p>
          <w:p w14:paraId="2AE5085E" w14:textId="77777777" w:rsidR="00520659" w:rsidRPr="0037562D" w:rsidRDefault="00520659">
            <w:pPr>
              <w:pStyle w:val="ListParagraph"/>
              <w:numPr>
                <w:ilvl w:val="0"/>
                <w:numId w:val="36"/>
              </w:numPr>
            </w:pPr>
            <w:r w:rsidRPr="0037562D">
              <w:t>Farmer records of mobility, mastitis, calf and heifer survivability, cull and casualty cows.</w:t>
            </w:r>
          </w:p>
        </w:tc>
      </w:tr>
      <w:tr w:rsidR="00520659" w:rsidRPr="0037562D" w14:paraId="646AA6D2" w14:textId="77777777">
        <w:tc>
          <w:tcPr>
            <w:tcW w:w="2155" w:type="dxa"/>
            <w:shd w:val="clear" w:color="auto" w:fill="8DD873" w:themeFill="accent6" w:themeFillTint="99"/>
          </w:tcPr>
          <w:p w14:paraId="2D457835" w14:textId="77777777" w:rsidR="00520659" w:rsidRPr="0037562D" w:rsidRDefault="00520659">
            <w:r w:rsidRPr="0037562D">
              <w:lastRenderedPageBreak/>
              <w:t>Guidance on data entry and reporting</w:t>
            </w:r>
          </w:p>
        </w:tc>
        <w:tc>
          <w:tcPr>
            <w:tcW w:w="7195" w:type="dxa"/>
          </w:tcPr>
          <w:p w14:paraId="5D215FF2" w14:textId="77777777" w:rsidR="00520659" w:rsidRPr="0037562D" w:rsidRDefault="00520659">
            <w:pPr>
              <w:rPr>
                <w:highlight w:val="yellow"/>
              </w:rPr>
            </w:pPr>
          </w:p>
        </w:tc>
      </w:tr>
      <w:tr w:rsidR="00CE58B4" w:rsidRPr="0037562D" w14:paraId="50544F45" w14:textId="77777777">
        <w:tc>
          <w:tcPr>
            <w:tcW w:w="2155" w:type="dxa"/>
            <w:shd w:val="clear" w:color="auto" w:fill="8DD873" w:themeFill="accent6" w:themeFillTint="99"/>
          </w:tcPr>
          <w:p w14:paraId="65672F8A" w14:textId="240395FD" w:rsidR="00CE58B4" w:rsidRPr="0037562D" w:rsidRDefault="00CE58B4" w:rsidP="00CE58B4">
            <w:r>
              <w:t>Indicator interpretation and threshold setting</w:t>
            </w:r>
          </w:p>
        </w:tc>
        <w:tc>
          <w:tcPr>
            <w:tcW w:w="7195" w:type="dxa"/>
          </w:tcPr>
          <w:p w14:paraId="4297B054" w14:textId="77777777" w:rsidR="00CE58B4" w:rsidRPr="00CE58B4" w:rsidRDefault="00CE58B4" w:rsidP="00CE58B4"/>
        </w:tc>
      </w:tr>
      <w:tr w:rsidR="00CE58B4" w:rsidRPr="0037562D" w14:paraId="54B34C09" w14:textId="77777777">
        <w:tc>
          <w:tcPr>
            <w:tcW w:w="2155" w:type="dxa"/>
            <w:shd w:val="clear" w:color="auto" w:fill="8DD873" w:themeFill="accent6" w:themeFillTint="99"/>
          </w:tcPr>
          <w:p w14:paraId="71C9AEDB" w14:textId="389DDADC" w:rsidR="00CE58B4" w:rsidRPr="0037562D" w:rsidRDefault="00CE58B4" w:rsidP="00CE58B4">
            <w:r>
              <w:t xml:space="preserve">Limitations </w:t>
            </w:r>
          </w:p>
        </w:tc>
        <w:tc>
          <w:tcPr>
            <w:tcW w:w="7195" w:type="dxa"/>
          </w:tcPr>
          <w:p w14:paraId="6145FACC" w14:textId="77777777" w:rsidR="00CE58B4" w:rsidRPr="00CE58B4" w:rsidRDefault="00CE58B4" w:rsidP="00CE58B4"/>
        </w:tc>
      </w:tr>
      <w:tr w:rsidR="00CE58B4" w:rsidRPr="0037562D" w14:paraId="4CF5C17F" w14:textId="77777777">
        <w:tc>
          <w:tcPr>
            <w:tcW w:w="2155" w:type="dxa"/>
            <w:shd w:val="clear" w:color="auto" w:fill="8DD873" w:themeFill="accent6" w:themeFillTint="99"/>
          </w:tcPr>
          <w:p w14:paraId="6A8EB34F" w14:textId="77777777" w:rsidR="00CE58B4" w:rsidRPr="0037562D" w:rsidRDefault="00CE58B4" w:rsidP="00CE58B4">
            <w:r w:rsidRPr="0037562D">
              <w:t>References</w:t>
            </w:r>
          </w:p>
        </w:tc>
        <w:tc>
          <w:tcPr>
            <w:tcW w:w="7195" w:type="dxa"/>
          </w:tcPr>
          <w:p w14:paraId="7F81C28D" w14:textId="2C5076A8" w:rsidR="00CE58B4" w:rsidRPr="0037562D" w:rsidRDefault="00CE58B4" w:rsidP="00CE58B4">
            <w:pPr>
              <w:pStyle w:val="ListParagraph"/>
              <w:numPr>
                <w:ilvl w:val="0"/>
                <w:numId w:val="35"/>
              </w:numPr>
              <w:tabs>
                <w:tab w:val="clear" w:pos="720"/>
                <w:tab w:val="num" w:pos="351"/>
              </w:tabs>
              <w:ind w:hanging="720"/>
            </w:pPr>
            <w:r w:rsidRPr="0037562D">
              <w:fldChar w:fldCharType="begin" w:fldLock="1"/>
            </w:r>
            <w:r>
              <w:instrText xml:space="preserve"> ADDIN ZOTERO_ITEM CSL_CITATION {"citationID":"CLaOoosV","properties":{"formattedCitation":"\\super 14\\nosupersub{}","plainCitation":"14","noteIndex":0},"citationItems":[{"id":"PKjnWeTD/Ipz6OeqU","uris":["http://www.mendeley.com/documents/?uuid=800a089f-0163-48c0-91f3-faee56a4ecfa"],"itemData":{"author":[{"dropping-particle":"","family":"AssureWel","given":"","non-dropping-particle":"","parse-names":false,"suffix":""}],"id":"ITEM-1","issued":{"date-parts":[["2018"]]},"number-of-pages":"1-6","title":"Dairy cattle assessment protocol","type":"report"}}],"schema":"https://github.com/citation-style-language/schema/raw/master/csl-citation.json"} </w:instrText>
            </w:r>
            <w:r w:rsidRPr="0037562D">
              <w:fldChar w:fldCharType="separate"/>
            </w:r>
            <w:r w:rsidRPr="00520659">
              <w:rPr>
                <w:rFonts w:ascii="Aptos" w:hAnsi="Aptos" w:cs="Times New Roman"/>
                <w:vertAlign w:val="superscript"/>
              </w:rPr>
              <w:t>14</w:t>
            </w:r>
            <w:r w:rsidRPr="0037562D">
              <w:fldChar w:fldCharType="end"/>
            </w:r>
            <w:r w:rsidRPr="0037562D">
              <w:t xml:space="preserve"> – assessment protocol for dairy cattle</w:t>
            </w:r>
          </w:p>
          <w:p w14:paraId="301187CC" w14:textId="6E7CC1F3" w:rsidR="00CE58B4" w:rsidRPr="0037562D" w:rsidRDefault="00CE58B4" w:rsidP="00CE58B4">
            <w:pPr>
              <w:pStyle w:val="ListParagraph"/>
              <w:numPr>
                <w:ilvl w:val="0"/>
                <w:numId w:val="35"/>
              </w:numPr>
              <w:tabs>
                <w:tab w:val="clear" w:pos="720"/>
                <w:tab w:val="num" w:pos="351"/>
              </w:tabs>
              <w:ind w:hanging="720"/>
            </w:pPr>
            <w:r w:rsidRPr="0037562D">
              <w:fldChar w:fldCharType="begin" w:fldLock="1"/>
            </w:r>
            <w:r>
              <w:instrText xml:space="preserve"> ADDIN ZOTERO_ITEM CSL_CITATION {"citationID":"hwV4YZDU","properties":{"formattedCitation":"\\super 15\\nosupersub{}","plainCitation":"15","noteIndex":0},"citationItems":[{"id":"PKjnWeTD/NlbM3IBn","uris":["http://www.mendeley.com/documents/?uuid=30b5701d-37d3-461f-b683-f9e0dbfeccf7"],"itemData":{"author":[{"dropping-particle":"","family":"AssureWel","given":"","non-dropping-particle":"","parse-names":false,"suffix":""}],"id":"ITEM-1","issued":{"date-parts":[["2018"]]},"number-of-pages":"1-2","title":"Welfare Outcome Assessment Scoresheet - Dairy Cattle","type":"report"}}],"schema":"https://github.com/citation-style-language/schema/raw/master/csl-citation.json"} </w:instrText>
            </w:r>
            <w:r w:rsidRPr="0037562D">
              <w:fldChar w:fldCharType="separate"/>
            </w:r>
            <w:r w:rsidRPr="00520659">
              <w:rPr>
                <w:rFonts w:ascii="Aptos" w:hAnsi="Aptos" w:cs="Times New Roman"/>
                <w:vertAlign w:val="superscript"/>
              </w:rPr>
              <w:t>15</w:t>
            </w:r>
            <w:r w:rsidRPr="0037562D">
              <w:fldChar w:fldCharType="end"/>
            </w:r>
            <w:r w:rsidRPr="0037562D">
              <w:t xml:space="preserve"> – scoresheet for dairy cattle</w:t>
            </w:r>
          </w:p>
          <w:p w14:paraId="2B93583B" w14:textId="5C6B2A35" w:rsidR="00CE58B4" w:rsidRPr="0037562D" w:rsidRDefault="00CE58B4" w:rsidP="00CE58B4">
            <w:pPr>
              <w:pStyle w:val="ListParagraph"/>
              <w:numPr>
                <w:ilvl w:val="0"/>
                <w:numId w:val="35"/>
              </w:numPr>
              <w:tabs>
                <w:tab w:val="clear" w:pos="720"/>
                <w:tab w:val="num" w:pos="351"/>
              </w:tabs>
              <w:ind w:hanging="720"/>
            </w:pPr>
            <w:r w:rsidRPr="0037562D">
              <w:fldChar w:fldCharType="begin" w:fldLock="1"/>
            </w:r>
            <w:r>
              <w:instrText xml:space="preserve"> ADDIN ZOTERO_ITEM CSL_CITATION {"citationID":"aSJz2Ehz","properties":{"formattedCitation":"\\super 16\\nosupersub{}","plainCitation":"16","noteIndex":0},"citationItems":[{"id":"PKjnWeTD/dWUzuvYQ","uris":["http://www.mendeley.com/documents/?uuid=99e66d42-e808-4eac-bb8a-49561a109430"],"itemData":{"author":[{"dropping-particle":"","family":"AssureWel","given":"","non-dropping-particle":"","parse-names":false,"suffix":""}],"id":"ITEM-1","issued":{"date-parts":[["2023"]]},"title":"Dairy Cattle Welfare Outcome Assessment - Explanation of measures","type":"report"}}],"schema":"https://github.com/citation-style-language/schema/raw/master/csl-citation.json"} </w:instrText>
            </w:r>
            <w:r w:rsidRPr="0037562D">
              <w:fldChar w:fldCharType="separate"/>
            </w:r>
            <w:r w:rsidRPr="00520659">
              <w:rPr>
                <w:rFonts w:ascii="Aptos" w:hAnsi="Aptos" w:cs="Times New Roman"/>
                <w:vertAlign w:val="superscript"/>
              </w:rPr>
              <w:t>16</w:t>
            </w:r>
            <w:r w:rsidRPr="0037562D">
              <w:fldChar w:fldCharType="end"/>
            </w:r>
            <w:r w:rsidRPr="0037562D">
              <w:t xml:space="preserve"> – explanation of measures for dairy cattle</w:t>
            </w:r>
          </w:p>
          <w:p w14:paraId="4EAC8EF9" w14:textId="77777777" w:rsidR="00CE58B4" w:rsidRPr="0037562D" w:rsidRDefault="00CE58B4" w:rsidP="00CE58B4">
            <w:pPr>
              <w:pStyle w:val="ListParagraph"/>
              <w:numPr>
                <w:ilvl w:val="0"/>
                <w:numId w:val="35"/>
              </w:numPr>
              <w:tabs>
                <w:tab w:val="clear" w:pos="720"/>
                <w:tab w:val="num" w:pos="351"/>
              </w:tabs>
              <w:ind w:left="351" w:hanging="351"/>
            </w:pPr>
            <w:r w:rsidRPr="0037562D">
              <w:t xml:space="preserve">See </w:t>
            </w:r>
            <w:hyperlink r:id="rId24">
              <w:r w:rsidRPr="0037562D">
                <w:rPr>
                  <w:rStyle w:val="Hyperlink"/>
                </w:rPr>
                <w:t>http://www.assurewel.org</w:t>
              </w:r>
            </w:hyperlink>
            <w:r w:rsidRPr="0037562D">
              <w:t xml:space="preserve"> for protocols, scoresheets and explanations for laying hens, pigs, broiler hens, beef cattle, and sheep.</w:t>
            </w:r>
          </w:p>
        </w:tc>
      </w:tr>
    </w:tbl>
    <w:p w14:paraId="0B0CF337" w14:textId="77777777" w:rsidR="00520659" w:rsidRPr="0037562D" w:rsidRDefault="00520659" w:rsidP="00520659"/>
    <w:p w14:paraId="0ADB42CD"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47" w:name="_Toc166680094"/>
      <w:bookmarkStart w:id="48" w:name="_Toc127819092"/>
      <w:bookmarkStart w:id="49" w:name="_Toc127819101"/>
      <w:r w:rsidRPr="0037562D">
        <w:br w:type="page"/>
      </w:r>
    </w:p>
    <w:p w14:paraId="189E6055" w14:textId="77777777" w:rsidR="00520659" w:rsidRPr="001B0E15" w:rsidRDefault="00520659" w:rsidP="00520659">
      <w:pPr>
        <w:pStyle w:val="Heading3"/>
      </w:pPr>
      <w:r w:rsidRPr="001B0E15">
        <w:lastRenderedPageBreak/>
        <w:t>Soil health</w:t>
      </w:r>
      <w:bookmarkEnd w:id="47"/>
      <w:r w:rsidRPr="001B0E15">
        <w:t xml:space="preserve"> </w:t>
      </w:r>
      <w:bookmarkEnd w:id="48"/>
    </w:p>
    <w:tbl>
      <w:tblPr>
        <w:tblStyle w:val="TableGrid"/>
        <w:tblW w:w="0" w:type="auto"/>
        <w:tblLook w:val="04A0" w:firstRow="1" w:lastRow="0" w:firstColumn="1" w:lastColumn="0" w:noHBand="0" w:noVBand="1"/>
      </w:tblPr>
      <w:tblGrid>
        <w:gridCol w:w="2155"/>
        <w:gridCol w:w="7195"/>
      </w:tblGrid>
      <w:tr w:rsidR="00520659" w:rsidRPr="0037562D" w14:paraId="04D89225" w14:textId="77777777">
        <w:tc>
          <w:tcPr>
            <w:tcW w:w="2155" w:type="dxa"/>
            <w:shd w:val="clear" w:color="auto" w:fill="8DD873" w:themeFill="accent6" w:themeFillTint="99"/>
          </w:tcPr>
          <w:p w14:paraId="0EE256A7" w14:textId="77777777" w:rsidR="00520659" w:rsidRPr="0037562D" w:rsidRDefault="00520659">
            <w:pPr>
              <w:rPr>
                <w:b/>
                <w:bCs/>
              </w:rPr>
            </w:pPr>
            <w:r w:rsidRPr="0037562D">
              <w:rPr>
                <w:b/>
                <w:bCs/>
              </w:rPr>
              <w:t>Indicator</w:t>
            </w:r>
          </w:p>
        </w:tc>
        <w:tc>
          <w:tcPr>
            <w:tcW w:w="7195" w:type="dxa"/>
          </w:tcPr>
          <w:p w14:paraId="1C22F9DF" w14:textId="77777777" w:rsidR="00520659" w:rsidRPr="0037562D" w:rsidRDefault="00520659">
            <w:pPr>
              <w:rPr>
                <w:b/>
                <w:bCs/>
              </w:rPr>
            </w:pPr>
            <w:r w:rsidRPr="0037562D">
              <w:rPr>
                <w:b/>
                <w:bCs/>
              </w:rPr>
              <w:t>Soil organic carbon (alternative: qualitative measure of soil health)</w:t>
            </w:r>
          </w:p>
        </w:tc>
      </w:tr>
      <w:tr w:rsidR="00520659" w:rsidRPr="0037562D" w14:paraId="524B2164" w14:textId="77777777">
        <w:tc>
          <w:tcPr>
            <w:tcW w:w="2155" w:type="dxa"/>
            <w:shd w:val="clear" w:color="auto" w:fill="8DD873" w:themeFill="accent6" w:themeFillTint="99"/>
          </w:tcPr>
          <w:p w14:paraId="036B366A" w14:textId="77777777" w:rsidR="00520659" w:rsidRPr="0037562D" w:rsidRDefault="00520659">
            <w:r w:rsidRPr="0037562D">
              <w:t>Theme</w:t>
            </w:r>
          </w:p>
        </w:tc>
        <w:tc>
          <w:tcPr>
            <w:tcW w:w="7195" w:type="dxa"/>
          </w:tcPr>
          <w:p w14:paraId="431330FD" w14:textId="77777777" w:rsidR="00520659" w:rsidRPr="0037562D" w:rsidRDefault="00520659">
            <w:r w:rsidRPr="0037562D">
              <w:t>Soil health</w:t>
            </w:r>
          </w:p>
        </w:tc>
      </w:tr>
      <w:tr w:rsidR="00520659" w:rsidRPr="0037562D" w14:paraId="314A7CAC" w14:textId="77777777">
        <w:tc>
          <w:tcPr>
            <w:tcW w:w="2155" w:type="dxa"/>
            <w:shd w:val="clear" w:color="auto" w:fill="8DD873" w:themeFill="accent6" w:themeFillTint="99"/>
          </w:tcPr>
          <w:p w14:paraId="274CDE1C" w14:textId="77777777" w:rsidR="00520659" w:rsidRPr="0037562D" w:rsidRDefault="00520659">
            <w:r w:rsidRPr="0037562D">
              <w:t>Purpose of indicator</w:t>
            </w:r>
          </w:p>
        </w:tc>
        <w:tc>
          <w:tcPr>
            <w:tcW w:w="7195" w:type="dxa"/>
          </w:tcPr>
          <w:p w14:paraId="4AF19769" w14:textId="77777777" w:rsidR="00520659" w:rsidRPr="0037562D" w:rsidRDefault="00520659">
            <w:pPr>
              <w:jc w:val="both"/>
            </w:pPr>
            <w:r w:rsidRPr="0037562D">
              <w:t>Soil organic carbon or organic matter (SOC or SOM) is a key indicator of soil health, supporting vegetation growth, soil stability, soil fertility and other vital ecosystem services.  SOC/SOM assessment is relevant for assessing carbon emission and sequestration, and soil health, under local and international commitments. This indicator is relevant to global climate mitigation goals (Paris Agreement) and the post-2020 Global Biodiversity Framework Target 10 on ‘Proportion of agricultural area under productive and sustainable agriculture’, where changes in soil organic carbon stocks is a complementary indicator (CBD/COP/15/L.26). In resource-constrained projects, it can be challenging to collect soil samples and run laboratory analyses to calculate SOC. We propose using simple qualitative measures of soil erosion and fertility o provide an alternative, rapid assessment of soil health in cases where SOC is unattainable.</w:t>
            </w:r>
          </w:p>
        </w:tc>
      </w:tr>
      <w:tr w:rsidR="00520659" w:rsidRPr="0037562D" w14:paraId="671B3027" w14:textId="77777777">
        <w:tc>
          <w:tcPr>
            <w:tcW w:w="2155" w:type="dxa"/>
            <w:shd w:val="clear" w:color="auto" w:fill="8DD873" w:themeFill="accent6" w:themeFillTint="99"/>
          </w:tcPr>
          <w:p w14:paraId="119DB10C" w14:textId="77777777" w:rsidR="00520659" w:rsidRPr="0037562D" w:rsidRDefault="00520659">
            <w:r w:rsidRPr="0037562D">
              <w:t>Data source</w:t>
            </w:r>
          </w:p>
        </w:tc>
        <w:tc>
          <w:tcPr>
            <w:tcW w:w="7195" w:type="dxa"/>
          </w:tcPr>
          <w:p w14:paraId="699DD5AD" w14:textId="77777777" w:rsidR="00520659" w:rsidRPr="0037562D" w:rsidRDefault="00520659">
            <w:pPr>
              <w:rPr>
                <w:highlight w:val="yellow"/>
              </w:rPr>
            </w:pPr>
            <w:r w:rsidRPr="0037562D">
              <w:t>Soil samples collected on-site (alternative: household survey)</w:t>
            </w:r>
          </w:p>
        </w:tc>
      </w:tr>
      <w:tr w:rsidR="00520659" w:rsidRPr="0037562D" w14:paraId="7B75E8F2" w14:textId="77777777">
        <w:tc>
          <w:tcPr>
            <w:tcW w:w="2155" w:type="dxa"/>
            <w:shd w:val="clear" w:color="auto" w:fill="8DD873" w:themeFill="accent6" w:themeFillTint="99"/>
          </w:tcPr>
          <w:p w14:paraId="19132E00" w14:textId="77777777" w:rsidR="00520659" w:rsidRPr="0037562D" w:rsidRDefault="00520659">
            <w:r w:rsidRPr="0037562D">
              <w:t>Measurement</w:t>
            </w:r>
          </w:p>
        </w:tc>
        <w:tc>
          <w:tcPr>
            <w:tcW w:w="7195" w:type="dxa"/>
          </w:tcPr>
          <w:p w14:paraId="0FD863B6" w14:textId="77777777" w:rsidR="00520659" w:rsidRPr="0037562D" w:rsidRDefault="00520659">
            <w:pPr>
              <w:rPr>
                <w:highlight w:val="yellow"/>
              </w:rPr>
            </w:pPr>
            <w:r w:rsidRPr="0037562D">
              <w:t>Laboratory measurement of % soil organic carbon, or % soil organic matter (alternative: qualitative assessment of erosion and fertility through household survey)</w:t>
            </w:r>
          </w:p>
        </w:tc>
      </w:tr>
      <w:tr w:rsidR="00520659" w:rsidRPr="0037562D" w14:paraId="0051B9F7" w14:textId="77777777">
        <w:tc>
          <w:tcPr>
            <w:tcW w:w="2155" w:type="dxa"/>
            <w:shd w:val="clear" w:color="auto" w:fill="8DD873" w:themeFill="accent6" w:themeFillTint="99"/>
          </w:tcPr>
          <w:p w14:paraId="75769614" w14:textId="77777777" w:rsidR="00520659" w:rsidRPr="0037562D" w:rsidRDefault="00520659">
            <w:r w:rsidRPr="0037562D">
              <w:t>Measurement units</w:t>
            </w:r>
          </w:p>
        </w:tc>
        <w:tc>
          <w:tcPr>
            <w:tcW w:w="7195" w:type="dxa"/>
          </w:tcPr>
          <w:p w14:paraId="61687B5E" w14:textId="77777777" w:rsidR="00520659" w:rsidRPr="0037562D" w:rsidRDefault="00520659">
            <w:pPr>
              <w:rPr>
                <w:highlight w:val="yellow"/>
              </w:rPr>
            </w:pPr>
            <w:r w:rsidRPr="0037562D">
              <w:t>% (alternative: Likert-scale score)</w:t>
            </w:r>
          </w:p>
        </w:tc>
      </w:tr>
      <w:tr w:rsidR="00520659" w:rsidRPr="0037562D" w14:paraId="1DFE6411" w14:textId="77777777">
        <w:tc>
          <w:tcPr>
            <w:tcW w:w="2155" w:type="dxa"/>
            <w:shd w:val="clear" w:color="auto" w:fill="8DD873" w:themeFill="accent6" w:themeFillTint="99"/>
          </w:tcPr>
          <w:p w14:paraId="5A57F306" w14:textId="77777777" w:rsidR="00520659" w:rsidRPr="0037562D" w:rsidRDefault="00520659">
            <w:r w:rsidRPr="0037562D">
              <w:t>Guidance on measurement</w:t>
            </w:r>
          </w:p>
        </w:tc>
        <w:tc>
          <w:tcPr>
            <w:tcW w:w="7195" w:type="dxa"/>
          </w:tcPr>
          <w:p w14:paraId="7B131328" w14:textId="77777777" w:rsidR="00520659" w:rsidRPr="0037562D" w:rsidRDefault="00520659">
            <w:r w:rsidRPr="0037562D">
              <w:t>We discuss two options for the measurement of soil health: i) soil organic carbon calculated in a laboratory from soil samples, ii) qualitative measure of soil health.</w:t>
            </w:r>
          </w:p>
          <w:p w14:paraId="25D2D5ED" w14:textId="77777777" w:rsidR="00520659" w:rsidRPr="0037562D" w:rsidRDefault="00520659"/>
          <w:p w14:paraId="2465AA42" w14:textId="77777777" w:rsidR="00520659" w:rsidRPr="0037562D" w:rsidRDefault="00520659">
            <w:pPr>
              <w:rPr>
                <w:b/>
                <w:bCs/>
                <w:u w:val="single"/>
              </w:rPr>
            </w:pPr>
            <w:r w:rsidRPr="0037562D">
              <w:rPr>
                <w:b/>
                <w:bCs/>
                <w:u w:val="single"/>
              </w:rPr>
              <w:t>Soil organic carbon</w:t>
            </w:r>
          </w:p>
          <w:p w14:paraId="6B41728D" w14:textId="77777777" w:rsidR="00520659" w:rsidRPr="0037562D" w:rsidRDefault="00520659">
            <w:r w:rsidRPr="0037562D">
              <w:t xml:space="preserve">Soil samples should be taken randomly, in a W-shaped pattern, from 5 points per plot, for three 10x10m plots per farm.  </w:t>
            </w:r>
          </w:p>
          <w:p w14:paraId="48D47D7D" w14:textId="77777777" w:rsidR="00520659" w:rsidRPr="0037562D" w:rsidRDefault="00520659"/>
          <w:p w14:paraId="1ADEFE67" w14:textId="4518CF2C" w:rsidR="00520659" w:rsidRPr="0037562D" w:rsidRDefault="00520659">
            <w:r w:rsidRPr="0037562D">
              <w:t>After collecting the soil samples, a standard laboratory procedure should be used to determine the carbon content of the sample. The loss-on-ignition method</w:t>
            </w:r>
            <w:r w:rsidRPr="0037562D">
              <w:fldChar w:fldCharType="begin"/>
            </w:r>
            <w:r>
              <w:instrText xml:space="preserve"> ADDIN ZOTERO_ITEM CSL_CITATION {"citationID":"zYSw1wqN","properties":{"formattedCitation":"\\super 17\\nosupersub{}","plainCitation":"17","noteIndex":0},"citationItems":[{"id":24926,"uris":["http://zotero.org/users/6629962/items/SP8AEPQM"],"itemData":{"id":24926,"type":"chapter","abstract":"Total carbon (C) in soils is the sum of both organic and inorganic C. Organic C is present in the soil organic matter fraction, whereas inorganic C is largely found in carbonate minerals. The wet combustion analysis of soils by chromic acid digestion has long been a standard method for determining total C, giving results in good agreement with dry combustion. Methods for total C are basic for many of the procedures used to determine organic C in soils. In contrast to noncalcareous soils, inorganic C must be removed from calcareous or limed soils before the analysis if wet or dry combustion techniques are used to directly measure the organic C present. The organic matter content of soil may be indirectly estimated through multiplication of the organic C concentration by the ratio of organic matter to organic C commonly found in soils.","container-title":"Methods of Soil Analysis","ISBN":"978-0-89118-866-7","language":"en","license":"Copyright © 1996 Soil Science Society of America and American Society of Agronomy","note":"section: 34\n_eprint: https://onlinelibrary.wiley.com/doi/pdf/10.2136/sssabookser5.3.c34\nDOI: 10.2136/sssabookser5.3.c34","page":"961-1010","publisher":"John Wiley &amp; Sons, Ltd","source":"Wiley Online Library","title":"Total Carbon, Organic Carbon, and Organic Matter","URL":"https://onlinelibrary.wiley.com/doi/abs/10.2136/sssabookser5.3.c34","author":[{"family":"Nelson","given":"D. W."},{"family":"Sommers","given":"L. E."}],"accessed":{"date-parts":[["2024",6,26]]},"issued":{"date-parts":[["1996"]]}}}],"schema":"https://github.com/citation-style-language/schema/raw/master/csl-citation.json"} </w:instrText>
            </w:r>
            <w:r w:rsidRPr="0037562D">
              <w:fldChar w:fldCharType="separate"/>
            </w:r>
            <w:r w:rsidRPr="00520659">
              <w:rPr>
                <w:rFonts w:ascii="Aptos" w:hAnsi="Aptos" w:cs="Times New Roman"/>
                <w:vertAlign w:val="superscript"/>
              </w:rPr>
              <w:t>17</w:t>
            </w:r>
            <w:r w:rsidRPr="0037562D">
              <w:fldChar w:fldCharType="end"/>
            </w:r>
            <w:r w:rsidRPr="0037562D">
              <w:t xml:space="preserve"> can be used to estimate the SOC/SOM using the following steps. </w:t>
            </w:r>
          </w:p>
          <w:p w14:paraId="77D26EA9" w14:textId="77777777" w:rsidR="00520659" w:rsidRPr="0037562D" w:rsidRDefault="00520659">
            <w:pPr>
              <w:pStyle w:val="ListParagraph"/>
              <w:numPr>
                <w:ilvl w:val="1"/>
                <w:numId w:val="26"/>
              </w:numPr>
              <w:spacing w:before="240" w:after="240"/>
              <w:jc w:val="both"/>
            </w:pPr>
            <w:r w:rsidRPr="0037562D">
              <w:t xml:space="preserve">Air-dry the soil samples after collection, and grind fine enough to sieve through a mesh &lt;2 mm or smaller. </w:t>
            </w:r>
          </w:p>
          <w:p w14:paraId="5EEC40E7" w14:textId="77777777" w:rsidR="00520659" w:rsidRPr="0037562D" w:rsidRDefault="00520659">
            <w:pPr>
              <w:pStyle w:val="ListParagraph"/>
              <w:numPr>
                <w:ilvl w:val="1"/>
                <w:numId w:val="26"/>
              </w:numPr>
              <w:spacing w:before="240" w:after="240"/>
              <w:jc w:val="both"/>
            </w:pPr>
            <w:r w:rsidRPr="0037562D">
              <w:t xml:space="preserve">Oven dry each sample at 105°C for 24 hours. </w:t>
            </w:r>
          </w:p>
          <w:p w14:paraId="2882D355" w14:textId="77777777" w:rsidR="00520659" w:rsidRPr="0037562D" w:rsidRDefault="00520659">
            <w:pPr>
              <w:pStyle w:val="ListParagraph"/>
              <w:numPr>
                <w:ilvl w:val="1"/>
                <w:numId w:val="26"/>
              </w:numPr>
              <w:spacing w:before="240" w:after="240"/>
              <w:jc w:val="both"/>
            </w:pPr>
            <w:r w:rsidRPr="0037562D">
              <w:t xml:space="preserve">Weigh 5.000g ±0.001g of each oven-dried sample and place each into a crucible. This will be the pre-ignition weight of the sample. </w:t>
            </w:r>
          </w:p>
          <w:p w14:paraId="3DF22F8F" w14:textId="77777777" w:rsidR="00520659" w:rsidRPr="0037562D" w:rsidRDefault="00520659">
            <w:pPr>
              <w:pStyle w:val="ListParagraph"/>
              <w:numPr>
                <w:ilvl w:val="1"/>
                <w:numId w:val="26"/>
              </w:numPr>
              <w:spacing w:before="240" w:after="240"/>
              <w:jc w:val="both"/>
            </w:pPr>
            <w:r w:rsidRPr="0037562D">
              <w:t>Heat the sample in a muffle furnace at 375°C for 16 hours or overnight</w:t>
            </w:r>
          </w:p>
          <w:p w14:paraId="0F1745F6" w14:textId="77777777" w:rsidR="00520659" w:rsidRPr="0037562D" w:rsidRDefault="00520659">
            <w:pPr>
              <w:pStyle w:val="ListParagraph"/>
              <w:numPr>
                <w:ilvl w:val="1"/>
                <w:numId w:val="26"/>
              </w:numPr>
              <w:spacing w:before="240" w:after="240"/>
              <w:jc w:val="both"/>
            </w:pPr>
            <w:r w:rsidRPr="0037562D">
              <w:t>Weigh the sample after the ignition and this will be the post-ignition weight</w:t>
            </w:r>
          </w:p>
          <w:p w14:paraId="0AE3AD03" w14:textId="77777777" w:rsidR="00520659" w:rsidRPr="0037562D" w:rsidRDefault="00520659">
            <w:pPr>
              <w:pStyle w:val="ListParagraph"/>
              <w:numPr>
                <w:ilvl w:val="1"/>
                <w:numId w:val="26"/>
              </w:numPr>
              <w:spacing w:before="240" w:after="240"/>
              <w:jc w:val="both"/>
            </w:pPr>
            <w:r w:rsidRPr="0037562D">
              <w:t>Calculate percentage SOC/SOM using the following equation:</w:t>
            </w:r>
          </w:p>
          <w:p w14:paraId="5B70F9DF" w14:textId="77777777" w:rsidR="00520659" w:rsidRPr="0037562D" w:rsidRDefault="00520659">
            <w:pPr>
              <w:pStyle w:val="ListParagraph"/>
              <w:jc w:val="both"/>
            </w:pPr>
          </w:p>
          <w:p w14:paraId="182EB92E" w14:textId="77777777" w:rsidR="00520659" w:rsidRPr="0037562D" w:rsidRDefault="00520659">
            <w:pPr>
              <w:pStyle w:val="ListParagraph"/>
              <w:jc w:val="both"/>
              <w:rPr>
                <w:rFonts w:eastAsiaTheme="minorEastAsia"/>
              </w:rPr>
            </w:pPr>
            <m:oMathPara>
              <m:oMath>
                <m:r>
                  <w:rPr>
                    <w:rFonts w:ascii="Cambria Math" w:hAnsi="Cambria Math"/>
                  </w:rPr>
                  <m:t xml:space="preserve">SOC </m:t>
                </m:r>
                <m:d>
                  <m:dPr>
                    <m:ctrlPr>
                      <w:rPr>
                        <w:rFonts w:ascii="Cambria Math" w:hAnsi="Cambria Math"/>
                        <w:i/>
                      </w:rPr>
                    </m:ctrlPr>
                  </m:dPr>
                  <m:e>
                    <m:r>
                      <w:rPr>
                        <w:rFonts w:ascii="Cambria Math" w:hAnsi="Cambria Math"/>
                      </w:rPr>
                      <m:t>SOM</m:t>
                    </m:r>
                  </m:e>
                </m:d>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 xml:space="preserve">pre ignition weight </m:t>
                    </m:r>
                    <m:d>
                      <m:dPr>
                        <m:ctrlPr>
                          <w:rPr>
                            <w:rFonts w:ascii="Cambria Math" w:hAnsi="Cambria Math"/>
                            <w:i/>
                          </w:rPr>
                        </m:ctrlPr>
                      </m:dPr>
                      <m:e>
                        <m:r>
                          <w:rPr>
                            <w:rFonts w:ascii="Cambria Math" w:hAnsi="Cambria Math"/>
                          </w:rPr>
                          <m:t>g</m:t>
                        </m:r>
                      </m:e>
                    </m:d>
                    <m:r>
                      <w:rPr>
                        <w:rFonts w:ascii="Cambria Math" w:hAnsi="Cambria Math"/>
                      </w:rPr>
                      <m:t xml:space="preserve">-post ignition weight </m:t>
                    </m:r>
                    <m:d>
                      <m:dPr>
                        <m:ctrlPr>
                          <w:rPr>
                            <w:rFonts w:ascii="Cambria Math" w:hAnsi="Cambria Math"/>
                            <w:i/>
                          </w:rPr>
                        </m:ctrlPr>
                      </m:dPr>
                      <m:e>
                        <m:r>
                          <w:rPr>
                            <w:rFonts w:ascii="Cambria Math" w:hAnsi="Cambria Math"/>
                          </w:rPr>
                          <m:t>g</m:t>
                        </m:r>
                      </m:e>
                    </m:d>
                  </m:num>
                  <m:den>
                    <m:r>
                      <w:rPr>
                        <w:rFonts w:ascii="Cambria Math" w:hAnsi="Cambria Math"/>
                      </w:rPr>
                      <m:t>pre ignition weight (g)</m:t>
                    </m:r>
                  </m:den>
                </m:f>
              </m:oMath>
            </m:oMathPara>
          </w:p>
          <w:p w14:paraId="5382D308" w14:textId="77777777" w:rsidR="00520659" w:rsidRPr="0037562D" w:rsidRDefault="00520659">
            <w:pPr>
              <w:rPr>
                <w:rStyle w:val="cf01"/>
                <w:rFonts w:asciiTheme="minorHAnsi" w:hAnsiTheme="minorHAnsi"/>
                <w:sz w:val="22"/>
                <w:szCs w:val="22"/>
              </w:rPr>
            </w:pPr>
          </w:p>
          <w:p w14:paraId="5CE6B205" w14:textId="77777777" w:rsidR="00520659" w:rsidRPr="0037562D" w:rsidRDefault="00520659">
            <w:pPr>
              <w:rPr>
                <w:rFonts w:cs="Segoe UI"/>
              </w:rPr>
            </w:pPr>
          </w:p>
          <w:p w14:paraId="19485B09" w14:textId="77777777" w:rsidR="00520659" w:rsidRPr="0037562D" w:rsidRDefault="00520659">
            <w:pPr>
              <w:rPr>
                <w:rStyle w:val="cf01"/>
                <w:rFonts w:asciiTheme="minorHAnsi" w:hAnsiTheme="minorHAnsi"/>
                <w:sz w:val="22"/>
                <w:szCs w:val="22"/>
              </w:rPr>
            </w:pPr>
            <w:r w:rsidRPr="0037562D">
              <w:t xml:space="preserve">Alternatively, a Carbon Nitrogen (CN) Elemental Analyser can be used to estimate soil organic carbon content. </w:t>
            </w:r>
            <w:r w:rsidRPr="0037562D">
              <w:rPr>
                <w:rStyle w:val="cf01"/>
                <w:rFonts w:asciiTheme="minorHAnsi" w:hAnsiTheme="minorHAnsi"/>
                <w:sz w:val="22"/>
                <w:szCs w:val="22"/>
              </w:rPr>
              <w:t xml:space="preserve">The C-N elemental analyser provides a quantitative measurement of SOC and N content based on the amount of C and N produced after combustion of products in a sample. </w:t>
            </w:r>
          </w:p>
          <w:p w14:paraId="07D92D5B" w14:textId="77777777" w:rsidR="00520659" w:rsidRPr="0037562D" w:rsidRDefault="00520659">
            <w:pPr>
              <w:rPr>
                <w:rFonts w:cs="Segoe UI"/>
              </w:rPr>
            </w:pPr>
          </w:p>
          <w:p w14:paraId="31ADC1AB" w14:textId="77777777" w:rsidR="00520659" w:rsidRPr="0037562D" w:rsidRDefault="00520659">
            <w:r w:rsidRPr="0037562D">
              <w:rPr>
                <w:rFonts w:cs="Segoe UI"/>
              </w:rPr>
              <w:t>Alternatively, t</w:t>
            </w:r>
            <w:r w:rsidRPr="0037562D">
              <w:t xml:space="preserve">he Walkey Black method can be used to estimate soil organic matter content. </w:t>
            </w:r>
            <w:r w:rsidRPr="0037562D">
              <w:rPr>
                <w:rStyle w:val="cf01"/>
                <w:rFonts w:asciiTheme="minorHAnsi" w:hAnsiTheme="minorHAnsi"/>
                <w:sz w:val="22"/>
                <w:szCs w:val="22"/>
              </w:rPr>
              <w:t xml:space="preserve">Walkey Black provides a qualitative measurement of SOM after oxidising the soil with potassium dichromate and H2SO4 and measuring the color change; which is proportionate to the organic matter available in the soil. </w:t>
            </w:r>
            <w:r w:rsidRPr="0037562D">
              <w:t>A conversion factor can be used to convert either SOC to SOM or vice versa.</w:t>
            </w:r>
          </w:p>
          <w:p w14:paraId="71EB8D24" w14:textId="77777777" w:rsidR="00520659" w:rsidRPr="0037562D" w:rsidRDefault="00520659"/>
          <w:p w14:paraId="74929DFA" w14:textId="77777777" w:rsidR="00520659" w:rsidRPr="0037562D" w:rsidRDefault="00520659">
            <w:pPr>
              <w:rPr>
                <w:b/>
                <w:bCs/>
                <w:u w:val="single"/>
              </w:rPr>
            </w:pPr>
            <w:r w:rsidRPr="0037562D">
              <w:rPr>
                <w:b/>
                <w:bCs/>
                <w:u w:val="single"/>
              </w:rPr>
              <w:t>Qualitative measure of soil health</w:t>
            </w:r>
          </w:p>
          <w:p w14:paraId="37C3826C" w14:textId="77777777" w:rsidR="00520659" w:rsidRPr="0037562D" w:rsidRDefault="00520659">
            <w:r w:rsidRPr="0037562D">
              <w:t>To complement SOC data, and to allow for a basic assessment of soil health in cases where neither soil organic carbon data or SOCLA (see Complementary indicators) can be collected (e.g. to due to resource constraints), HOLPA includes two standard questions on farmer perceptions of soil health. Farmer perceptions of soil fertility and erosion are gathered using a simple Likert scale, based on the following two questions:</w:t>
            </w:r>
          </w:p>
          <w:p w14:paraId="626F33C9" w14:textId="77777777" w:rsidR="00520659" w:rsidRPr="0037562D" w:rsidRDefault="00520659"/>
          <w:p w14:paraId="5F229BF5" w14:textId="77777777" w:rsidR="00520659" w:rsidRPr="0037562D" w:rsidRDefault="00520659">
            <w:r w:rsidRPr="0037562D">
              <w:t>How would you describe the fertility of your soil on your farmland?</w:t>
            </w:r>
            <w:r w:rsidRPr="0037562D">
              <w:tab/>
            </w:r>
          </w:p>
          <w:p w14:paraId="4DC5DC19" w14:textId="77777777" w:rsidR="00520659" w:rsidRPr="0037562D" w:rsidRDefault="00520659">
            <w:pPr>
              <w:pStyle w:val="ListParagraph"/>
              <w:numPr>
                <w:ilvl w:val="0"/>
                <w:numId w:val="46"/>
              </w:numPr>
            </w:pPr>
            <w:r w:rsidRPr="0037562D">
              <w:t xml:space="preserve">Highly fertile (score </w:t>
            </w:r>
            <w:r>
              <w:t>5</w:t>
            </w:r>
            <w:r w:rsidRPr="0037562D">
              <w:t>)</w:t>
            </w:r>
          </w:p>
          <w:p w14:paraId="3A99799C" w14:textId="77777777" w:rsidR="00520659" w:rsidRPr="0037562D" w:rsidRDefault="00520659">
            <w:pPr>
              <w:pStyle w:val="ListParagraph"/>
              <w:numPr>
                <w:ilvl w:val="0"/>
                <w:numId w:val="46"/>
              </w:numPr>
            </w:pPr>
            <w:r w:rsidRPr="0037562D">
              <w:t xml:space="preserve">Moderately fertile (score </w:t>
            </w:r>
            <w:r>
              <w:t>3</w:t>
            </w:r>
            <w:r w:rsidRPr="0037562D">
              <w:t>.</w:t>
            </w:r>
            <w:r>
              <w:t>66</w:t>
            </w:r>
            <w:r w:rsidRPr="0037562D">
              <w:t>)</w:t>
            </w:r>
          </w:p>
          <w:p w14:paraId="2CDB16F0" w14:textId="77777777" w:rsidR="00520659" w:rsidRPr="0037562D" w:rsidRDefault="00520659">
            <w:pPr>
              <w:pStyle w:val="ListParagraph"/>
              <w:numPr>
                <w:ilvl w:val="0"/>
                <w:numId w:val="46"/>
              </w:numPr>
            </w:pPr>
            <w:r w:rsidRPr="0037562D">
              <w:t xml:space="preserve">Low fertility (score </w:t>
            </w:r>
            <w:r>
              <w:t>2.33</w:t>
            </w:r>
            <w:r w:rsidRPr="0037562D">
              <w:t>)</w:t>
            </w:r>
          </w:p>
          <w:p w14:paraId="6C0BB0AE" w14:textId="77777777" w:rsidR="00520659" w:rsidRPr="0037562D" w:rsidRDefault="00520659">
            <w:pPr>
              <w:pStyle w:val="ListParagraph"/>
              <w:numPr>
                <w:ilvl w:val="0"/>
                <w:numId w:val="46"/>
              </w:numPr>
            </w:pPr>
            <w:r w:rsidRPr="0037562D">
              <w:t>Infertile (score 1).</w:t>
            </w:r>
          </w:p>
          <w:p w14:paraId="1785E598" w14:textId="77777777" w:rsidR="00520659" w:rsidRPr="0037562D" w:rsidRDefault="00520659"/>
          <w:p w14:paraId="06C5BEBB" w14:textId="77777777" w:rsidR="00520659" w:rsidRPr="0037562D" w:rsidRDefault="00520659">
            <w:r w:rsidRPr="0037562D">
              <w:t>How would you describe the level of soil erosion problems on your farmland?</w:t>
            </w:r>
          </w:p>
          <w:p w14:paraId="6B32BC7C" w14:textId="77777777" w:rsidR="00520659" w:rsidRPr="0037562D" w:rsidRDefault="00520659">
            <w:pPr>
              <w:pStyle w:val="ListParagraph"/>
              <w:numPr>
                <w:ilvl w:val="0"/>
                <w:numId w:val="47"/>
              </w:numPr>
              <w:spacing w:after="160" w:line="259" w:lineRule="auto"/>
            </w:pPr>
            <w:r w:rsidRPr="0037562D">
              <w:t xml:space="preserve">Soil erosion is not a problem on my farm (score </w:t>
            </w:r>
            <w:r>
              <w:t>5</w:t>
            </w:r>
            <w:r w:rsidRPr="0037562D">
              <w:t>)</w:t>
            </w:r>
          </w:p>
          <w:p w14:paraId="1475D5DD" w14:textId="77777777" w:rsidR="00520659" w:rsidRDefault="00520659">
            <w:pPr>
              <w:pStyle w:val="ListParagraph"/>
              <w:numPr>
                <w:ilvl w:val="0"/>
                <w:numId w:val="47"/>
              </w:numPr>
            </w:pPr>
            <w:r w:rsidRPr="0037562D">
              <w:t xml:space="preserve">Soil erosion is a minor problem on my farm (score </w:t>
            </w:r>
            <w:r>
              <w:t>3</w:t>
            </w:r>
            <w:r w:rsidRPr="0037562D">
              <w:t>)</w:t>
            </w:r>
          </w:p>
          <w:p w14:paraId="079A39A8" w14:textId="77777777" w:rsidR="00520659" w:rsidRPr="003A2648" w:rsidRDefault="00520659">
            <w:pPr>
              <w:pStyle w:val="ListParagraph"/>
              <w:numPr>
                <w:ilvl w:val="0"/>
                <w:numId w:val="47"/>
              </w:numPr>
              <w:spacing w:after="160" w:line="259" w:lineRule="auto"/>
            </w:pPr>
            <w:r w:rsidRPr="0037562D">
              <w:t xml:space="preserve">Soil erosion is a major problem on my farm (score </w:t>
            </w:r>
            <w:r>
              <w:t>1</w:t>
            </w:r>
            <w:r w:rsidRPr="0037562D">
              <w:t>)</w:t>
            </w:r>
            <w:r>
              <w:t>.</w:t>
            </w:r>
          </w:p>
          <w:p w14:paraId="42A2A89D" w14:textId="77777777" w:rsidR="00520659" w:rsidRPr="0037562D" w:rsidRDefault="00520659"/>
          <w:p w14:paraId="752B6CEB" w14:textId="77777777" w:rsidR="00520659" w:rsidRPr="0037562D" w:rsidRDefault="00520659">
            <w:r w:rsidRPr="0037562D">
              <w:t>These perception questions can be used to assign a soil health score from 1 (infertile and major soil erosion) to 3 (highly fertile with no soil erosion), by taking the median across the fertility and erosion responses.</w:t>
            </w:r>
          </w:p>
        </w:tc>
      </w:tr>
      <w:tr w:rsidR="00520659" w:rsidRPr="0037562D" w14:paraId="2562A954" w14:textId="77777777">
        <w:tc>
          <w:tcPr>
            <w:tcW w:w="2155" w:type="dxa"/>
            <w:shd w:val="clear" w:color="auto" w:fill="8DD873" w:themeFill="accent6" w:themeFillTint="99"/>
          </w:tcPr>
          <w:p w14:paraId="43519AD8" w14:textId="77777777" w:rsidR="00520659" w:rsidRPr="0037562D" w:rsidRDefault="00520659">
            <w:r w:rsidRPr="0037562D">
              <w:lastRenderedPageBreak/>
              <w:t>Guidance on data entry and reporting</w:t>
            </w:r>
          </w:p>
        </w:tc>
        <w:tc>
          <w:tcPr>
            <w:tcW w:w="7195" w:type="dxa"/>
          </w:tcPr>
          <w:p w14:paraId="2CAE32ED" w14:textId="77777777" w:rsidR="00520659" w:rsidRPr="0037562D" w:rsidRDefault="00520659">
            <w:r w:rsidRPr="0037562D">
              <w:t>Report the SOC content as a volume-based concentration (i.e. %)</w:t>
            </w:r>
          </w:p>
          <w:p w14:paraId="31E47B80" w14:textId="77777777" w:rsidR="00520659" w:rsidRPr="0037562D" w:rsidRDefault="00520659">
            <w:pPr>
              <w:rPr>
                <w:highlight w:val="yellow"/>
              </w:rPr>
            </w:pPr>
          </w:p>
        </w:tc>
      </w:tr>
      <w:tr w:rsidR="00CE58B4" w:rsidRPr="0037562D" w14:paraId="4B1193BC" w14:textId="77777777">
        <w:tc>
          <w:tcPr>
            <w:tcW w:w="2155" w:type="dxa"/>
            <w:shd w:val="clear" w:color="auto" w:fill="8DD873" w:themeFill="accent6" w:themeFillTint="99"/>
          </w:tcPr>
          <w:p w14:paraId="2649E47A" w14:textId="408D47F9" w:rsidR="00CE58B4" w:rsidRPr="0037562D" w:rsidRDefault="00CE58B4" w:rsidP="00CE58B4">
            <w:r>
              <w:lastRenderedPageBreak/>
              <w:t>Indicator interpretation and threshold setting</w:t>
            </w:r>
          </w:p>
        </w:tc>
        <w:tc>
          <w:tcPr>
            <w:tcW w:w="7195" w:type="dxa"/>
          </w:tcPr>
          <w:p w14:paraId="7BCEE419" w14:textId="77777777" w:rsidR="00CE58B4" w:rsidRPr="0037562D" w:rsidRDefault="00CE58B4" w:rsidP="00CE58B4"/>
        </w:tc>
      </w:tr>
      <w:tr w:rsidR="00CE58B4" w:rsidRPr="0037562D" w14:paraId="66D1EC80" w14:textId="77777777">
        <w:trPr>
          <w:trHeight w:val="576"/>
        </w:trPr>
        <w:tc>
          <w:tcPr>
            <w:tcW w:w="2155" w:type="dxa"/>
            <w:shd w:val="clear" w:color="auto" w:fill="8DD873" w:themeFill="accent6" w:themeFillTint="99"/>
          </w:tcPr>
          <w:p w14:paraId="17369928" w14:textId="070EF84C" w:rsidR="00CE58B4" w:rsidRPr="0037562D" w:rsidRDefault="00CE58B4" w:rsidP="00CE58B4">
            <w:r>
              <w:t xml:space="preserve">Limitations </w:t>
            </w:r>
          </w:p>
        </w:tc>
        <w:tc>
          <w:tcPr>
            <w:tcW w:w="7195" w:type="dxa"/>
          </w:tcPr>
          <w:p w14:paraId="249E4536" w14:textId="77777777" w:rsidR="00CE58B4" w:rsidRPr="0037562D" w:rsidRDefault="00CE58B4" w:rsidP="00CE58B4">
            <w:pPr>
              <w:ind w:left="480" w:hanging="480"/>
              <w:rPr>
                <w:rFonts w:cs="Calibri"/>
              </w:rPr>
            </w:pPr>
          </w:p>
        </w:tc>
      </w:tr>
      <w:tr w:rsidR="00CE58B4" w:rsidRPr="0037562D" w14:paraId="3532EEF1" w14:textId="77777777">
        <w:trPr>
          <w:trHeight w:val="576"/>
        </w:trPr>
        <w:tc>
          <w:tcPr>
            <w:tcW w:w="2155" w:type="dxa"/>
            <w:shd w:val="clear" w:color="auto" w:fill="8DD873" w:themeFill="accent6" w:themeFillTint="99"/>
          </w:tcPr>
          <w:p w14:paraId="5506CE76" w14:textId="77777777" w:rsidR="00CE58B4" w:rsidRPr="0037562D" w:rsidRDefault="00CE58B4" w:rsidP="00CE58B4">
            <w:r w:rsidRPr="0037562D">
              <w:t>References</w:t>
            </w:r>
          </w:p>
        </w:tc>
        <w:tc>
          <w:tcPr>
            <w:tcW w:w="7195" w:type="dxa"/>
          </w:tcPr>
          <w:p w14:paraId="012B61A2" w14:textId="19111C47" w:rsidR="00CE58B4" w:rsidRPr="0037562D" w:rsidRDefault="00CE58B4" w:rsidP="00CE58B4">
            <w:pPr>
              <w:ind w:left="480" w:hanging="480"/>
              <w:rPr>
                <w:rFonts w:cs="Calibri"/>
              </w:rPr>
            </w:pPr>
            <w:r w:rsidRPr="0037562D">
              <w:rPr>
                <w:rFonts w:cs="Calibri"/>
              </w:rPr>
              <w:t>Bahadori, M., &amp; Tofighi, H. (2016). A modified Walkley-Black method based on spectrophotometric procedure. Communications in Soil Science and Plant Analysis, 47(2), 213-220.</w:t>
            </w:r>
            <w:r w:rsidRPr="0037562D">
              <w:rPr>
                <w:rFonts w:eastAsia="Arial" w:cs="Arial"/>
                <w:color w:val="222222"/>
              </w:rPr>
              <w:t xml:space="preserve"> </w:t>
            </w:r>
            <w:r w:rsidRPr="0037562D">
              <w:rPr>
                <w:rFonts w:eastAsia="Arial" w:cs="Arial"/>
                <w:color w:val="222222"/>
              </w:rPr>
              <w:fldChar w:fldCharType="begin"/>
            </w:r>
            <w:r>
              <w:rPr>
                <w:rFonts w:eastAsia="Arial" w:cs="Arial"/>
                <w:color w:val="222222"/>
              </w:rPr>
              <w:instrText xml:space="preserve"> ADDIN ZOTERO_ITEM CSL_CITATION {"citationID":"mhc0E8JF","properties":{"formattedCitation":"\\super 18\\nosupersub{}","plainCitation":"18","noteIndex":0},"citationItems":[{"id":24929,"uris":["http://zotero.org/users/6629962/items/5I4F9LIX"],"itemData":{"id":24929,"type":"article-journal","abstract":"The Walkley-Black (WB) method, because of its simplicity and rapidity, has been widely used during the past 50 years for determination of soil organic carbon (SOC), but one of the main problems with WB method in operation is determination of titration end point by the observer. In the past several years some studies have been done to reduce the human role in determination of titration end point in WB method. In this study, in addition to the routine method of using an indicator for end point determination, a potentiometric and a spectrophotometric method was also employed for end point determination. The results indicated that these two methods are more accurate than the indicator method. Finally, a modified Walkley-Black (MWB) method employing a spectrophotometric procedure was proposed, which is more reproducible, easier in operation, and more economical.","container-title":"Communications in Soil Science and Plant Analysis","DOI":"10.1080/00103624.2015.1118118","ISSN":"0010-3624, 1532-2416","issue":"2","journalAbbreviation":"Communications in Soil Science and Plant Analysis","language":"en","page":"213-220","source":"DOI.org (Crossref)","title":"A Modified Walkley-Black Method Based on Spectrophotometric Procedure","volume":"47","author":[{"family":"Bahadori","given":"Mohammad"},{"family":"Tofighi","given":"Hasan"}],"issued":{"date-parts":[["2016",1,19]]}}}],"schema":"https://github.com/citation-style-language/schema/raw/master/csl-citation.json"} </w:instrText>
            </w:r>
            <w:r w:rsidRPr="0037562D">
              <w:rPr>
                <w:rFonts w:eastAsia="Arial" w:cs="Arial"/>
                <w:color w:val="222222"/>
              </w:rPr>
              <w:fldChar w:fldCharType="separate"/>
            </w:r>
            <w:r w:rsidRPr="00520659">
              <w:rPr>
                <w:rFonts w:ascii="Aptos" w:hAnsi="Aptos" w:cs="Times New Roman"/>
                <w:vertAlign w:val="superscript"/>
              </w:rPr>
              <w:t>18</w:t>
            </w:r>
            <w:r w:rsidRPr="0037562D">
              <w:rPr>
                <w:rFonts w:eastAsia="Arial" w:cs="Arial"/>
                <w:color w:val="222222"/>
              </w:rPr>
              <w:fldChar w:fldCharType="end"/>
            </w:r>
          </w:p>
          <w:p w14:paraId="784D3261" w14:textId="2193FF74" w:rsidR="00CE58B4" w:rsidRPr="0037562D" w:rsidRDefault="00CE58B4" w:rsidP="00CE58B4">
            <w:pPr>
              <w:ind w:left="480" w:hanging="480"/>
              <w:rPr>
                <w:rFonts w:cs="Calibri"/>
              </w:rPr>
            </w:pPr>
            <w:r w:rsidRPr="0037562D">
              <w:rPr>
                <w:rFonts w:cs="Calibri"/>
              </w:rPr>
              <w:t>Gelman, F., Binstock, R., &amp; Halicz, L. (2012). Application of the Walkley–Black titration for the organic carbon quantification in organic rich sedimentary rocks. Fuel, 96, 608-610.</w:t>
            </w:r>
            <w:r w:rsidRPr="0037562D">
              <w:rPr>
                <w:rFonts w:cs="Calibri"/>
              </w:rPr>
              <w:fldChar w:fldCharType="begin"/>
            </w:r>
            <w:r>
              <w:rPr>
                <w:rFonts w:cs="Calibri"/>
              </w:rPr>
              <w:instrText xml:space="preserve"> ADDIN ZOTERO_ITEM CSL_CITATION {"citationID":"UXBduI5A","properties":{"formattedCitation":"\\super 19\\nosupersub{}","plainCitation":"19","noteIndex":0},"citationItems":[{"id":24937,"uris":["http://zotero.org/users/6629962/items/XPLHPZGQ"],"itemData":{"id":24937,"type":"article-journal","abstract":"Gelman, F., Binstock, R., &amp; Halicz, L. (2012). Application of the Walkley–Black titration for the organic carbon quantification in organic rich sedimentary rocks. Fuel, 96, 608-610.","container-title":"Fuel","page":"608-610","title":"Application of the Walkley–Black titration for the organic carbon quantification in organic rich sedimentary rocks","volume":"96","author":[{"family":"Gelman","given":"F."},{"family":"Binstock","given":"R."},{"family":"Halicz","given":"L."}]}}],"schema":"https://github.com/citation-style-language/schema/raw/master/csl-citation.json"} </w:instrText>
            </w:r>
            <w:r w:rsidRPr="0037562D">
              <w:rPr>
                <w:rFonts w:cs="Calibri"/>
              </w:rPr>
              <w:fldChar w:fldCharType="separate"/>
            </w:r>
            <w:r w:rsidRPr="00520659">
              <w:rPr>
                <w:rFonts w:ascii="Aptos" w:hAnsi="Aptos" w:cs="Times New Roman"/>
                <w:vertAlign w:val="superscript"/>
              </w:rPr>
              <w:t>19</w:t>
            </w:r>
            <w:r w:rsidRPr="0037562D">
              <w:rPr>
                <w:rFonts w:cs="Calibri"/>
              </w:rPr>
              <w:fldChar w:fldCharType="end"/>
            </w:r>
          </w:p>
          <w:p w14:paraId="4492ABB9" w14:textId="6B8EC752" w:rsidR="00CE58B4" w:rsidRPr="0037562D" w:rsidRDefault="00CE58B4" w:rsidP="00CE58B4">
            <w:pPr>
              <w:ind w:left="480" w:hanging="480"/>
            </w:pPr>
            <w:r w:rsidRPr="0037562D">
              <w:t>Nelson, D.W., and Sommers, L.E. (1996). Total Carbon, Organic Carbon, and Organic Matter. In Methods of Soil Analysis (John Wiley &amp; Sons, Ltd), pp. 961–1010. https://doi.org/10.2136/sssabookser5.3.c34.</w:t>
            </w:r>
            <w:r w:rsidRPr="0037562D">
              <w:fldChar w:fldCharType="begin"/>
            </w:r>
            <w:r>
              <w:instrText xml:space="preserve"> ADDIN ZOTERO_ITEM CSL_CITATION {"citationID":"RV0j9HkV","properties":{"formattedCitation":"\\super 17\\nosupersub{}","plainCitation":"17","noteIndex":0},"citationItems":[{"id":24926,"uris":["http://zotero.org/users/6629962/items/SP8AEPQM"],"itemData":{"id":24926,"type":"chapter","abstract":"Total carbon (C) in soils is the sum of both organic and inorganic C. Organic C is present in the soil organic matter fraction, whereas inorganic C is largely found in carbonate minerals. The wet combustion analysis of soils by chromic acid digestion has long been a standard method for determining total C, giving results in good agreement with dry combustion. Methods for total C are basic for many of the procedures used to determine organic C in soils. In contrast to noncalcareous soils, inorganic C must be removed from calcareous or limed soils before the analysis if wet or dry combustion techniques are used to directly measure the organic C present. The organic matter content of soil may be indirectly estimated through multiplication of the organic C concentration by the ratio of organic matter to organic C commonly found in soils.","container-title":"Methods of Soil Analysis","ISBN":"978-0-89118-866-7","language":"en","license":"Copyright © 1996 Soil Science Society of America and American Society of Agronomy","note":"section: 34\n_eprint: https://onlinelibrary.wiley.com/doi/pdf/10.2136/sssabookser5.3.c34\nDOI: 10.2136/sssabookser5.3.c34","page":"961-1010","publisher":"John Wiley &amp; Sons, Ltd","source":"Wiley Online Library","title":"Total Carbon, Organic Carbon, and Organic Matter","URL":"https://onlinelibrary.wiley.com/doi/abs/10.2136/sssabookser5.3.c34","author":[{"family":"Nelson","given":"D. W."},{"family":"Sommers","given":"L. E."}],"accessed":{"date-parts":[["2024",6,26]]},"issued":{"date-parts":[["1996"]]}}}],"schema":"https://github.com/citation-style-language/schema/raw/master/csl-citation.json"} </w:instrText>
            </w:r>
            <w:r w:rsidRPr="0037562D">
              <w:fldChar w:fldCharType="separate"/>
            </w:r>
            <w:r w:rsidRPr="00520659">
              <w:rPr>
                <w:rFonts w:ascii="Aptos" w:hAnsi="Aptos" w:cs="Times New Roman"/>
                <w:vertAlign w:val="superscript"/>
              </w:rPr>
              <w:t>17</w:t>
            </w:r>
            <w:r w:rsidRPr="0037562D">
              <w:fldChar w:fldCharType="end"/>
            </w:r>
          </w:p>
          <w:p w14:paraId="49D2C095" w14:textId="703E579D" w:rsidR="00CE58B4" w:rsidRPr="0037562D" w:rsidRDefault="00CE58B4" w:rsidP="00CE58B4">
            <w:pPr>
              <w:ind w:left="480" w:hanging="480"/>
              <w:rPr>
                <w:rFonts w:cs="Calibri"/>
              </w:rPr>
            </w:pPr>
            <w:r w:rsidRPr="0037562D">
              <w:rPr>
                <w:rFonts w:cs="Calibri"/>
              </w:rPr>
              <w:t>Walkley, A. and I.A. Black. 1934. An examination of the Degtjareff method for determining soil organic matter and a proposed modification of the chromic acid titration method. Soil Sci. 37:29-38.</w:t>
            </w:r>
            <w:r w:rsidRPr="0037562D">
              <w:rPr>
                <w:rFonts w:cs="Calibri"/>
              </w:rPr>
              <w:fldChar w:fldCharType="begin"/>
            </w:r>
            <w:r>
              <w:rPr>
                <w:rFonts w:cs="Calibri"/>
              </w:rPr>
              <w:instrText xml:space="preserve"> ADDIN ZOTERO_ITEM CSL_CITATION {"citationID":"Vcn6sEQD","properties":{"formattedCitation":"\\super 20\\nosupersub{}","plainCitation":"20","noteIndex":0},"citationItems":[{"id":24936,"uris":["http://zotero.org/users/6629962/items/EXP7JXGU"],"itemData":{"id":24936,"type":"article-journal","abstract":"Walkley, A. and I.A. Black. 1934. An examination of the Degtjareff method for determining soil organic matter and a proposed modification of the chromic acid titration method. Soil Sci. 37:29-38.","container-title":"Soil Science","page":"29-38","title":"An examination of the Degtjareff method for determining soil organic matter and a proposed modification of the chromic acid titration method","volume":"37","author":[{"family":"Walkley","given":"A."},{"family":"Black","given":"I.A."}],"issued":{"date-parts":[["1934"]]}}}],"schema":"https://github.com/citation-style-language/schema/raw/master/csl-citation.json"} </w:instrText>
            </w:r>
            <w:r w:rsidRPr="0037562D">
              <w:rPr>
                <w:rFonts w:cs="Calibri"/>
              </w:rPr>
              <w:fldChar w:fldCharType="separate"/>
            </w:r>
            <w:r w:rsidRPr="00520659">
              <w:rPr>
                <w:rFonts w:ascii="Aptos" w:hAnsi="Aptos" w:cs="Times New Roman"/>
                <w:vertAlign w:val="superscript"/>
              </w:rPr>
              <w:t>20</w:t>
            </w:r>
            <w:r w:rsidRPr="0037562D">
              <w:rPr>
                <w:rFonts w:cs="Calibri"/>
              </w:rPr>
              <w:fldChar w:fldCharType="end"/>
            </w:r>
          </w:p>
        </w:tc>
      </w:tr>
    </w:tbl>
    <w:p w14:paraId="7E057315" w14:textId="77777777" w:rsidR="00520659" w:rsidRPr="0037562D" w:rsidRDefault="00520659" w:rsidP="00520659"/>
    <w:p w14:paraId="321CDD2C" w14:textId="77777777" w:rsidR="00520659" w:rsidRPr="001B0E15" w:rsidRDefault="00520659" w:rsidP="00520659"/>
    <w:p w14:paraId="185DB43C"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50" w:name="_Toc166680095"/>
      <w:r w:rsidRPr="0037562D">
        <w:br w:type="page"/>
      </w:r>
    </w:p>
    <w:p w14:paraId="5DD80DB4" w14:textId="77777777" w:rsidR="00520659" w:rsidRPr="0037562D" w:rsidRDefault="00520659" w:rsidP="00520659">
      <w:pPr>
        <w:pStyle w:val="Heading3"/>
      </w:pPr>
      <w:r w:rsidRPr="0037562D">
        <w:lastRenderedPageBreak/>
        <w:t>Nutrient use</w:t>
      </w:r>
      <w:bookmarkEnd w:id="50"/>
      <w:r w:rsidRPr="0037562D">
        <w:t xml:space="preserve"> </w:t>
      </w:r>
    </w:p>
    <w:tbl>
      <w:tblPr>
        <w:tblStyle w:val="TableGrid"/>
        <w:tblW w:w="0" w:type="auto"/>
        <w:tblLook w:val="04A0" w:firstRow="1" w:lastRow="0" w:firstColumn="1" w:lastColumn="0" w:noHBand="0" w:noVBand="1"/>
      </w:tblPr>
      <w:tblGrid>
        <w:gridCol w:w="2155"/>
        <w:gridCol w:w="7195"/>
      </w:tblGrid>
      <w:tr w:rsidR="00520659" w:rsidRPr="0037562D" w14:paraId="7F9AB17C" w14:textId="77777777">
        <w:tc>
          <w:tcPr>
            <w:tcW w:w="2155" w:type="dxa"/>
            <w:shd w:val="clear" w:color="auto" w:fill="8DD873" w:themeFill="accent6" w:themeFillTint="99"/>
          </w:tcPr>
          <w:p w14:paraId="44929D2A" w14:textId="77777777" w:rsidR="00520659" w:rsidRPr="0037562D" w:rsidRDefault="00520659">
            <w:pPr>
              <w:rPr>
                <w:b/>
                <w:bCs/>
              </w:rPr>
            </w:pPr>
            <w:r w:rsidRPr="0037562D">
              <w:rPr>
                <w:b/>
                <w:bCs/>
              </w:rPr>
              <w:t>Indicator</w:t>
            </w:r>
          </w:p>
        </w:tc>
        <w:tc>
          <w:tcPr>
            <w:tcW w:w="7195" w:type="dxa"/>
          </w:tcPr>
          <w:p w14:paraId="47A427E1" w14:textId="77777777" w:rsidR="00520659" w:rsidRPr="0037562D" w:rsidRDefault="00520659">
            <w:pPr>
              <w:rPr>
                <w:b/>
                <w:bCs/>
              </w:rPr>
            </w:pPr>
            <w:r w:rsidRPr="0037562D">
              <w:rPr>
                <w:b/>
                <w:bCs/>
              </w:rPr>
              <w:t xml:space="preserve">Nutrient use </w:t>
            </w:r>
          </w:p>
        </w:tc>
      </w:tr>
      <w:tr w:rsidR="00520659" w:rsidRPr="0037562D" w14:paraId="2D69EC4D" w14:textId="77777777">
        <w:tc>
          <w:tcPr>
            <w:tcW w:w="2155" w:type="dxa"/>
            <w:shd w:val="clear" w:color="auto" w:fill="8DD873" w:themeFill="accent6" w:themeFillTint="99"/>
          </w:tcPr>
          <w:p w14:paraId="6C97DE93" w14:textId="77777777" w:rsidR="00520659" w:rsidRPr="0037562D" w:rsidRDefault="00520659">
            <w:r w:rsidRPr="0037562D">
              <w:t>Theme</w:t>
            </w:r>
          </w:p>
        </w:tc>
        <w:tc>
          <w:tcPr>
            <w:tcW w:w="7195" w:type="dxa"/>
          </w:tcPr>
          <w:p w14:paraId="1942A969" w14:textId="77777777" w:rsidR="00520659" w:rsidRPr="0037562D" w:rsidRDefault="00520659">
            <w:r w:rsidRPr="0037562D">
              <w:t>Nutrient management</w:t>
            </w:r>
          </w:p>
        </w:tc>
      </w:tr>
      <w:tr w:rsidR="00520659" w:rsidRPr="0037562D" w14:paraId="2C9A9AC8" w14:textId="77777777">
        <w:tc>
          <w:tcPr>
            <w:tcW w:w="2155" w:type="dxa"/>
            <w:shd w:val="clear" w:color="auto" w:fill="8DD873" w:themeFill="accent6" w:themeFillTint="99"/>
          </w:tcPr>
          <w:p w14:paraId="539B0091" w14:textId="77777777" w:rsidR="00520659" w:rsidRPr="0037562D" w:rsidRDefault="00520659">
            <w:r w:rsidRPr="0037562D">
              <w:t>Purpose of indicator</w:t>
            </w:r>
          </w:p>
        </w:tc>
        <w:tc>
          <w:tcPr>
            <w:tcW w:w="7195" w:type="dxa"/>
          </w:tcPr>
          <w:p w14:paraId="7C719629" w14:textId="77777777" w:rsidR="00520659" w:rsidRPr="0037562D" w:rsidRDefault="00520659">
            <w:pPr>
              <w:rPr>
                <w:highlight w:val="yellow"/>
              </w:rPr>
            </w:pPr>
            <w:r w:rsidRPr="0037562D">
              <w:t>Nutrient use per unit area provides information on the under or over-use of fertilizers, which has implications for crop productivity, economic viability, and environmental sustainability. By monitoring nutrient applications, farmers and agronomists can determine if the current inputs are meeting or exceeding the nutrient needs of the crop and if adjustments are needed to optimize input use and reduce nutrient losses to the environment. This indicator is related to a number of Sustainable Development Goals (SDG) e.g., SDG  2 on zero hunger and SDG 15 life on land.</w:t>
            </w:r>
          </w:p>
        </w:tc>
      </w:tr>
      <w:tr w:rsidR="00520659" w:rsidRPr="0037562D" w14:paraId="30222C95" w14:textId="77777777">
        <w:tc>
          <w:tcPr>
            <w:tcW w:w="2155" w:type="dxa"/>
            <w:shd w:val="clear" w:color="auto" w:fill="8DD873" w:themeFill="accent6" w:themeFillTint="99"/>
          </w:tcPr>
          <w:p w14:paraId="4230B61C" w14:textId="77777777" w:rsidR="00520659" w:rsidRPr="0037562D" w:rsidRDefault="00520659">
            <w:r w:rsidRPr="0037562D">
              <w:t>Data source</w:t>
            </w:r>
          </w:p>
        </w:tc>
        <w:tc>
          <w:tcPr>
            <w:tcW w:w="7195" w:type="dxa"/>
          </w:tcPr>
          <w:p w14:paraId="61C726A3" w14:textId="77777777" w:rsidR="00520659" w:rsidRPr="0037562D" w:rsidRDefault="00520659">
            <w:pPr>
              <w:rPr>
                <w:highlight w:val="yellow"/>
              </w:rPr>
            </w:pPr>
            <w:r w:rsidRPr="0037562D">
              <w:t>Field measurements, household survey</w:t>
            </w:r>
          </w:p>
        </w:tc>
      </w:tr>
      <w:tr w:rsidR="00520659" w:rsidRPr="0037562D" w14:paraId="756EF48A" w14:textId="77777777">
        <w:tc>
          <w:tcPr>
            <w:tcW w:w="2155" w:type="dxa"/>
            <w:shd w:val="clear" w:color="auto" w:fill="8DD873" w:themeFill="accent6" w:themeFillTint="99"/>
          </w:tcPr>
          <w:p w14:paraId="2A152327" w14:textId="77777777" w:rsidR="00520659" w:rsidRPr="0037562D" w:rsidRDefault="00520659">
            <w:r w:rsidRPr="0037562D">
              <w:t>Measurement</w:t>
            </w:r>
          </w:p>
        </w:tc>
        <w:tc>
          <w:tcPr>
            <w:tcW w:w="7195" w:type="dxa"/>
          </w:tcPr>
          <w:p w14:paraId="07F24C8A" w14:textId="77777777" w:rsidR="00520659" w:rsidRPr="0037562D" w:rsidRDefault="00520659">
            <w:pPr>
              <w:rPr>
                <w:highlight w:val="yellow"/>
              </w:rPr>
            </w:pPr>
            <w:r w:rsidRPr="0037562D">
              <w:t xml:space="preserve">Fertilizer applications in the production system </w:t>
            </w:r>
          </w:p>
        </w:tc>
      </w:tr>
      <w:tr w:rsidR="00520659" w:rsidRPr="0037562D" w14:paraId="1FFF06FC" w14:textId="77777777">
        <w:tc>
          <w:tcPr>
            <w:tcW w:w="2155" w:type="dxa"/>
            <w:shd w:val="clear" w:color="auto" w:fill="8DD873" w:themeFill="accent6" w:themeFillTint="99"/>
          </w:tcPr>
          <w:p w14:paraId="3CA84AFE" w14:textId="77777777" w:rsidR="00520659" w:rsidRPr="0037562D" w:rsidRDefault="00520659">
            <w:r w:rsidRPr="0037562D">
              <w:t>Measurement units</w:t>
            </w:r>
          </w:p>
        </w:tc>
        <w:tc>
          <w:tcPr>
            <w:tcW w:w="7195" w:type="dxa"/>
          </w:tcPr>
          <w:p w14:paraId="1F51CBAA" w14:textId="77777777" w:rsidR="00520659" w:rsidRPr="0037562D" w:rsidRDefault="00520659">
            <w:pPr>
              <w:rPr>
                <w:highlight w:val="yellow"/>
              </w:rPr>
            </w:pPr>
            <w:r w:rsidRPr="0037562D">
              <w:t>Fertilizer input (kg) per hectare per year, disaggregated by organic and chemical inputs. Can be presented as a ratio of recommended fertilizer input intensity in the landscape obtained from extension services and literature.</w:t>
            </w:r>
          </w:p>
        </w:tc>
      </w:tr>
      <w:tr w:rsidR="00520659" w:rsidRPr="0037562D" w14:paraId="4F42E30C" w14:textId="77777777">
        <w:tc>
          <w:tcPr>
            <w:tcW w:w="2155" w:type="dxa"/>
            <w:shd w:val="clear" w:color="auto" w:fill="8DD873" w:themeFill="accent6" w:themeFillTint="99"/>
          </w:tcPr>
          <w:p w14:paraId="15BBBD4D" w14:textId="77777777" w:rsidR="00520659" w:rsidRPr="0037562D" w:rsidRDefault="00520659">
            <w:r w:rsidRPr="0037562D">
              <w:t>Guidance on measurement</w:t>
            </w:r>
          </w:p>
        </w:tc>
        <w:tc>
          <w:tcPr>
            <w:tcW w:w="7195" w:type="dxa"/>
          </w:tcPr>
          <w:p w14:paraId="5E59FEF3" w14:textId="77777777" w:rsidR="00520659" w:rsidRPr="0037562D" w:rsidRDefault="00520659">
            <w:r w:rsidRPr="0037562D">
              <w:t>Nutrient use can be determined at the three levels i.e. plot level (the level of individual crops), farm level (the level of a whole farm and its cropping system), and landscape level (a larger area e.g. region or watershed).</w:t>
            </w:r>
          </w:p>
          <w:p w14:paraId="3D969129" w14:textId="77777777" w:rsidR="00520659" w:rsidRPr="0037562D" w:rsidRDefault="00520659"/>
          <w:p w14:paraId="544BA66A" w14:textId="77777777" w:rsidR="00520659" w:rsidRPr="0037562D" w:rsidRDefault="00520659">
            <w:r w:rsidRPr="0037562D">
              <w:t>At all scales, it is important to consider all possible sources of inputs into the system to avoid under or overestimation of nutrient use.</w:t>
            </w:r>
          </w:p>
          <w:p w14:paraId="753C0626" w14:textId="77777777" w:rsidR="00520659" w:rsidRPr="0037562D" w:rsidRDefault="00520659"/>
          <w:p w14:paraId="1AC4D140" w14:textId="77777777" w:rsidR="00520659" w:rsidRPr="0037562D" w:rsidRDefault="00520659">
            <w:r w:rsidRPr="0037562D">
              <w:t>Specific survey questions should address the following:</w:t>
            </w:r>
          </w:p>
          <w:p w14:paraId="0B9C3807" w14:textId="77777777" w:rsidR="00520659" w:rsidRPr="0037562D" w:rsidRDefault="00520659">
            <w:pPr>
              <w:pStyle w:val="ListParagraph"/>
              <w:numPr>
                <w:ilvl w:val="0"/>
                <w:numId w:val="44"/>
              </w:numPr>
              <w:spacing w:line="257" w:lineRule="auto"/>
              <w:rPr>
                <w:rFonts w:eastAsia="Calibri" w:cs="Calibri"/>
              </w:rPr>
            </w:pPr>
            <w:r w:rsidRPr="0037562D">
              <w:rPr>
                <w:rFonts w:eastAsia="Calibri" w:cs="Calibri"/>
              </w:rPr>
              <w:t xml:space="preserve">What is the amount of nutrient input, such as nitrogen (N), phosphorus (P), or potassium (K), added to the farm system through fertilization or other means per year? </w:t>
            </w:r>
          </w:p>
          <w:p w14:paraId="031E2BBB" w14:textId="77777777" w:rsidR="00520659" w:rsidRPr="0037562D" w:rsidRDefault="00520659">
            <w:pPr>
              <w:pStyle w:val="ListParagraph"/>
              <w:numPr>
                <w:ilvl w:val="0"/>
                <w:numId w:val="44"/>
              </w:numPr>
              <w:spacing w:line="257" w:lineRule="auto"/>
              <w:rPr>
                <w:rFonts w:eastAsia="Calibri" w:cs="Calibri"/>
              </w:rPr>
            </w:pPr>
            <w:r w:rsidRPr="0037562D">
              <w:rPr>
                <w:rFonts w:eastAsia="Calibri" w:cs="Calibri"/>
              </w:rPr>
              <w:t>What proportion of these nutrients come from each source (chemical, organic plant, manure)?</w:t>
            </w:r>
          </w:p>
          <w:p w14:paraId="3780477A" w14:textId="77777777" w:rsidR="00520659" w:rsidRPr="0037562D" w:rsidRDefault="00520659">
            <w:pPr>
              <w:rPr>
                <w:highlight w:val="yellow"/>
              </w:rPr>
            </w:pPr>
          </w:p>
        </w:tc>
      </w:tr>
      <w:tr w:rsidR="00520659" w:rsidRPr="0037562D" w14:paraId="11C19677" w14:textId="77777777">
        <w:tc>
          <w:tcPr>
            <w:tcW w:w="2155" w:type="dxa"/>
            <w:shd w:val="clear" w:color="auto" w:fill="8DD873" w:themeFill="accent6" w:themeFillTint="99"/>
          </w:tcPr>
          <w:p w14:paraId="540D1807" w14:textId="77777777" w:rsidR="00520659" w:rsidRPr="0037562D" w:rsidRDefault="00520659">
            <w:r w:rsidRPr="0037562D">
              <w:t>Guidance on data entry and reporting</w:t>
            </w:r>
          </w:p>
        </w:tc>
        <w:tc>
          <w:tcPr>
            <w:tcW w:w="7195" w:type="dxa"/>
          </w:tcPr>
          <w:p w14:paraId="155FA820" w14:textId="77777777" w:rsidR="00520659" w:rsidRPr="0037562D" w:rsidRDefault="00520659">
            <w:pPr>
              <w:rPr>
                <w:highlight w:val="yellow"/>
              </w:rPr>
            </w:pPr>
            <w:r w:rsidRPr="0037562D">
              <w:t>Uniform data entry and conversion of inputs to kg ha</w:t>
            </w:r>
            <w:r w:rsidRPr="0037562D">
              <w:rPr>
                <w:vertAlign w:val="superscript"/>
              </w:rPr>
              <w:t>-1</w:t>
            </w:r>
            <w:r w:rsidRPr="0037562D">
              <w:t xml:space="preserve"> yr</w:t>
            </w:r>
            <w:r w:rsidRPr="0037562D">
              <w:rPr>
                <w:vertAlign w:val="superscript"/>
              </w:rPr>
              <w:t>-1</w:t>
            </w:r>
            <w:r w:rsidRPr="0037562D">
              <w:t xml:space="preserve">.  </w:t>
            </w:r>
          </w:p>
        </w:tc>
      </w:tr>
      <w:tr w:rsidR="00CE58B4" w:rsidRPr="0037562D" w14:paraId="453A06A0" w14:textId="77777777">
        <w:tc>
          <w:tcPr>
            <w:tcW w:w="2155" w:type="dxa"/>
            <w:shd w:val="clear" w:color="auto" w:fill="8DD873" w:themeFill="accent6" w:themeFillTint="99"/>
          </w:tcPr>
          <w:p w14:paraId="7913AFBD" w14:textId="1ECA1886" w:rsidR="00CE58B4" w:rsidRPr="0037562D" w:rsidRDefault="00CE58B4" w:rsidP="00CE58B4">
            <w:r>
              <w:t>Indicator interpretation and threshold setting</w:t>
            </w:r>
          </w:p>
        </w:tc>
        <w:tc>
          <w:tcPr>
            <w:tcW w:w="7195" w:type="dxa"/>
          </w:tcPr>
          <w:p w14:paraId="0349E745" w14:textId="77777777" w:rsidR="00CE58B4" w:rsidRPr="0037562D" w:rsidRDefault="00CE58B4" w:rsidP="00CE58B4"/>
        </w:tc>
      </w:tr>
      <w:tr w:rsidR="00CE58B4" w:rsidRPr="0037562D" w14:paraId="511E85D8" w14:textId="77777777">
        <w:tc>
          <w:tcPr>
            <w:tcW w:w="2155" w:type="dxa"/>
            <w:shd w:val="clear" w:color="auto" w:fill="8DD873" w:themeFill="accent6" w:themeFillTint="99"/>
          </w:tcPr>
          <w:p w14:paraId="5E1D09AF" w14:textId="4A1B9835" w:rsidR="00CE58B4" w:rsidRPr="0037562D" w:rsidRDefault="00CE58B4" w:rsidP="00CE58B4">
            <w:r>
              <w:t xml:space="preserve">Limitations </w:t>
            </w:r>
          </w:p>
        </w:tc>
        <w:tc>
          <w:tcPr>
            <w:tcW w:w="7195" w:type="dxa"/>
          </w:tcPr>
          <w:p w14:paraId="1B095C16" w14:textId="77777777" w:rsidR="00CE58B4" w:rsidRPr="0037562D" w:rsidRDefault="00CE58B4" w:rsidP="00CE58B4"/>
        </w:tc>
      </w:tr>
      <w:tr w:rsidR="00CE58B4" w:rsidRPr="0037562D" w14:paraId="2BBB8792" w14:textId="77777777">
        <w:tc>
          <w:tcPr>
            <w:tcW w:w="2155" w:type="dxa"/>
            <w:shd w:val="clear" w:color="auto" w:fill="8DD873" w:themeFill="accent6" w:themeFillTint="99"/>
          </w:tcPr>
          <w:p w14:paraId="4AB6079B" w14:textId="77777777" w:rsidR="00CE58B4" w:rsidRPr="0037562D" w:rsidRDefault="00CE58B4" w:rsidP="00CE58B4">
            <w:r w:rsidRPr="0037562D">
              <w:t>References</w:t>
            </w:r>
          </w:p>
        </w:tc>
        <w:tc>
          <w:tcPr>
            <w:tcW w:w="7195" w:type="dxa"/>
          </w:tcPr>
          <w:p w14:paraId="444E9DE0" w14:textId="03F7B0DE" w:rsidR="00CE58B4" w:rsidRPr="0037562D" w:rsidRDefault="00CE58B4" w:rsidP="00CE58B4">
            <w:pPr>
              <w:pStyle w:val="ListParagraph"/>
              <w:numPr>
                <w:ilvl w:val="0"/>
                <w:numId w:val="58"/>
              </w:numPr>
              <w:rPr>
                <w:rFonts w:eastAsia="Times New Roman"/>
              </w:rPr>
            </w:pPr>
            <w:r w:rsidRPr="0037562D">
              <w:rPr>
                <w:rFonts w:eastAsia="Times New Roman"/>
              </w:rPr>
              <w:t>Dobermann, (2007)</w:t>
            </w:r>
            <w:r w:rsidRPr="0037562D">
              <w:rPr>
                <w:rFonts w:eastAsia="Times New Roman"/>
              </w:rPr>
              <w:fldChar w:fldCharType="begin"/>
            </w:r>
            <w:r>
              <w:rPr>
                <w:rFonts w:eastAsia="Times New Roman"/>
              </w:rPr>
              <w:instrText xml:space="preserve"> ADDIN ZOTERO_ITEM CSL_CITATION {"citationID":"DyWEaXY9","properties":{"formattedCitation":"\\super 21\\nosupersub{}","plainCitation":"21","noteIndex":0},"citationItems":[{"id":24932,"uris":["http://zotero.org/users/6629962/items/CXAKFVTW"],"itemData":{"id":24932,"type":"book","event-place":"Paris, France","ISBN":"2-9523139-2","publisher":"International Fertilizer Industry Association","publisher-place":"Paris, France","title":"Nutrient use efficiency - measurement and management","author":[{"family":"Dobermann","given":"Achim"}],"issued":{"date-parts":[["2007"]]}}}],"schema":"https://github.com/citation-style-language/schema/raw/master/csl-citation.json"} </w:instrText>
            </w:r>
            <w:r w:rsidRPr="0037562D">
              <w:rPr>
                <w:rFonts w:eastAsia="Times New Roman"/>
              </w:rPr>
              <w:fldChar w:fldCharType="separate"/>
            </w:r>
            <w:r w:rsidRPr="00520659">
              <w:rPr>
                <w:rFonts w:ascii="Aptos" w:hAnsi="Aptos" w:cs="Times New Roman"/>
                <w:vertAlign w:val="superscript"/>
              </w:rPr>
              <w:t>21</w:t>
            </w:r>
            <w:r w:rsidRPr="0037562D">
              <w:rPr>
                <w:rFonts w:eastAsia="Times New Roman"/>
              </w:rPr>
              <w:fldChar w:fldCharType="end"/>
            </w:r>
          </w:p>
          <w:p w14:paraId="170B68AE" w14:textId="761DADE2" w:rsidR="00CE58B4" w:rsidRPr="0037562D" w:rsidRDefault="00CE58B4" w:rsidP="00CE58B4">
            <w:pPr>
              <w:pStyle w:val="ListParagraph"/>
              <w:numPr>
                <w:ilvl w:val="0"/>
                <w:numId w:val="58"/>
              </w:numPr>
            </w:pPr>
            <w:r w:rsidRPr="0037562D">
              <w:rPr>
                <w:rFonts w:cstheme="minorHAnsi"/>
              </w:rPr>
              <w:t>European Union Nitrogen Use Efficiency (2016)</w:t>
            </w:r>
            <w:r w:rsidRPr="0037562D">
              <w:rPr>
                <w:rFonts w:cstheme="minorHAnsi"/>
              </w:rPr>
              <w:fldChar w:fldCharType="begin"/>
            </w:r>
            <w:r>
              <w:rPr>
                <w:rFonts w:cstheme="minorHAnsi"/>
              </w:rPr>
              <w:instrText xml:space="preserve"> ADDIN ZOTERO_ITEM CSL_CITATION {"citationID":"PTtT7Fty","properties":{"formattedCitation":"\\super 22\\nosupersub{}","plainCitation":"22","noteIndex":0},"citationItems":[{"id":24935,"uris":["http://zotero.org/users/6629962/items/G5BRA9L7"],"itemData":{"id":24935,"type":"report","event-place":"Wageningen, Netherlands","publisher":"Wageningen University","publisher-place":"Wageningen, Netherlands","title":"Nitrogen Use Efficiency (NUE) - Guidance document for assessing NUE at farm level","URL":"https://www.eunep.com/wp-content/uploads/2023/12/NUE-Guidance-Document.pdf","author":[{"family":"EU Nitrogen Expert Panel","given":""}],"issued":{"date-parts":[["2016"]]}}}],"schema":"https://github.com/citation-style-language/schema/raw/master/csl-citation.json"} </w:instrText>
            </w:r>
            <w:r w:rsidRPr="0037562D">
              <w:rPr>
                <w:rFonts w:cstheme="minorHAnsi"/>
              </w:rPr>
              <w:fldChar w:fldCharType="separate"/>
            </w:r>
            <w:r w:rsidRPr="00520659">
              <w:rPr>
                <w:rFonts w:ascii="Aptos" w:hAnsi="Aptos" w:cs="Times New Roman"/>
                <w:vertAlign w:val="superscript"/>
              </w:rPr>
              <w:t>22</w:t>
            </w:r>
            <w:r w:rsidRPr="0037562D">
              <w:rPr>
                <w:rFonts w:cstheme="minorHAnsi"/>
              </w:rPr>
              <w:fldChar w:fldCharType="end"/>
            </w:r>
          </w:p>
        </w:tc>
      </w:tr>
    </w:tbl>
    <w:p w14:paraId="544CB3E5" w14:textId="77777777" w:rsidR="00520659" w:rsidRPr="0037562D" w:rsidRDefault="00520659" w:rsidP="00520659"/>
    <w:p w14:paraId="1D9E3973" w14:textId="77777777" w:rsidR="00520659" w:rsidRPr="0037562D" w:rsidRDefault="00520659" w:rsidP="00520659"/>
    <w:p w14:paraId="032CB056" w14:textId="77777777" w:rsidR="00520659" w:rsidRPr="0037562D" w:rsidRDefault="00520659" w:rsidP="00520659">
      <w:pPr>
        <w:pStyle w:val="Heading2"/>
      </w:pPr>
      <w:bookmarkStart w:id="51" w:name="_Toc166680096"/>
      <w:bookmarkStart w:id="52" w:name="_Toc206927366"/>
      <w:bookmarkStart w:id="53" w:name="_Toc213065212"/>
      <w:r w:rsidRPr="0037562D">
        <w:lastRenderedPageBreak/>
        <w:t>Social KPIs</w:t>
      </w:r>
      <w:bookmarkEnd w:id="49"/>
      <w:bookmarkEnd w:id="51"/>
      <w:bookmarkEnd w:id="52"/>
      <w:bookmarkEnd w:id="53"/>
    </w:p>
    <w:p w14:paraId="647579D4" w14:textId="77777777" w:rsidR="00520659" w:rsidRPr="0037562D" w:rsidRDefault="00520659" w:rsidP="00520659">
      <w:pPr>
        <w:pStyle w:val="Heading3"/>
      </w:pPr>
      <w:bookmarkStart w:id="54" w:name="_Toc127819102"/>
      <w:bookmarkStart w:id="55" w:name="_Toc166680097"/>
      <w:r w:rsidRPr="0037562D">
        <w:t>Diet quality</w:t>
      </w:r>
      <w:bookmarkEnd w:id="54"/>
      <w:bookmarkEnd w:id="55"/>
      <w:r w:rsidRPr="0037562D">
        <w:t xml:space="preserve"> </w:t>
      </w:r>
    </w:p>
    <w:tbl>
      <w:tblPr>
        <w:tblStyle w:val="TableGrid"/>
        <w:tblW w:w="0" w:type="auto"/>
        <w:tblLook w:val="04A0" w:firstRow="1" w:lastRow="0" w:firstColumn="1" w:lastColumn="0" w:noHBand="0" w:noVBand="1"/>
      </w:tblPr>
      <w:tblGrid>
        <w:gridCol w:w="1724"/>
        <w:gridCol w:w="7626"/>
      </w:tblGrid>
      <w:tr w:rsidR="00520659" w:rsidRPr="0037562D" w14:paraId="138D329E" w14:textId="77777777">
        <w:tc>
          <w:tcPr>
            <w:tcW w:w="1724" w:type="dxa"/>
            <w:shd w:val="clear" w:color="auto" w:fill="8DD873" w:themeFill="accent6" w:themeFillTint="99"/>
          </w:tcPr>
          <w:p w14:paraId="09CFA8C4" w14:textId="77777777" w:rsidR="00520659" w:rsidRPr="0037562D" w:rsidRDefault="00520659">
            <w:pPr>
              <w:rPr>
                <w:b/>
                <w:bCs/>
              </w:rPr>
            </w:pPr>
            <w:r w:rsidRPr="0037562D">
              <w:rPr>
                <w:b/>
                <w:bCs/>
              </w:rPr>
              <w:t>Indicator</w:t>
            </w:r>
          </w:p>
        </w:tc>
        <w:tc>
          <w:tcPr>
            <w:tcW w:w="7626" w:type="dxa"/>
          </w:tcPr>
          <w:p w14:paraId="7E8A1D26" w14:textId="77777777" w:rsidR="00520659" w:rsidRPr="0037562D" w:rsidRDefault="00520659">
            <w:pPr>
              <w:rPr>
                <w:b/>
                <w:bCs/>
              </w:rPr>
            </w:pPr>
            <w:r w:rsidRPr="0037562D">
              <w:rPr>
                <w:b/>
                <w:bCs/>
              </w:rPr>
              <w:t>Diet quality</w:t>
            </w:r>
          </w:p>
        </w:tc>
      </w:tr>
      <w:tr w:rsidR="00520659" w:rsidRPr="0037562D" w14:paraId="459245D2" w14:textId="77777777">
        <w:tc>
          <w:tcPr>
            <w:tcW w:w="1724" w:type="dxa"/>
            <w:shd w:val="clear" w:color="auto" w:fill="8DD873" w:themeFill="accent6" w:themeFillTint="99"/>
          </w:tcPr>
          <w:p w14:paraId="2ADB9BF6" w14:textId="77777777" w:rsidR="00520659" w:rsidRPr="0037562D" w:rsidRDefault="00520659">
            <w:r w:rsidRPr="0037562D">
              <w:t>Theme</w:t>
            </w:r>
          </w:p>
        </w:tc>
        <w:tc>
          <w:tcPr>
            <w:tcW w:w="7626" w:type="dxa"/>
          </w:tcPr>
          <w:p w14:paraId="45FAE78F" w14:textId="77777777" w:rsidR="00520659" w:rsidRPr="0037562D" w:rsidRDefault="00520659">
            <w:r w:rsidRPr="0037562D">
              <w:t>Nutrition</w:t>
            </w:r>
          </w:p>
        </w:tc>
      </w:tr>
      <w:tr w:rsidR="00520659" w:rsidRPr="0037562D" w14:paraId="03EB9D0D" w14:textId="77777777">
        <w:tc>
          <w:tcPr>
            <w:tcW w:w="1724" w:type="dxa"/>
            <w:shd w:val="clear" w:color="auto" w:fill="8DD873" w:themeFill="accent6" w:themeFillTint="99"/>
          </w:tcPr>
          <w:p w14:paraId="178D6035" w14:textId="77777777" w:rsidR="00520659" w:rsidRPr="0037562D" w:rsidRDefault="00520659">
            <w:r w:rsidRPr="0037562D">
              <w:t>Purpose of indicator</w:t>
            </w:r>
          </w:p>
        </w:tc>
        <w:tc>
          <w:tcPr>
            <w:tcW w:w="7626" w:type="dxa"/>
          </w:tcPr>
          <w:p w14:paraId="25B09FB5" w14:textId="77777777" w:rsidR="00520659" w:rsidRPr="0037562D" w:rsidRDefault="00520659">
            <w:r w:rsidRPr="0037562D">
              <w:t xml:space="preserve">Eradicating food insecurity and malnutrition is a sustainable development goal (SDG2). Nutritious diets are a prerequisite to achieving this goal.  </w:t>
            </w:r>
          </w:p>
        </w:tc>
      </w:tr>
      <w:tr w:rsidR="00520659" w:rsidRPr="0037562D" w14:paraId="39E6C535" w14:textId="77777777">
        <w:tc>
          <w:tcPr>
            <w:tcW w:w="1724" w:type="dxa"/>
            <w:shd w:val="clear" w:color="auto" w:fill="8DD873" w:themeFill="accent6" w:themeFillTint="99"/>
          </w:tcPr>
          <w:p w14:paraId="00F4BB57" w14:textId="77777777" w:rsidR="00520659" w:rsidRPr="0037562D" w:rsidRDefault="00520659">
            <w:r w:rsidRPr="0037562D">
              <w:t>Data source</w:t>
            </w:r>
          </w:p>
        </w:tc>
        <w:tc>
          <w:tcPr>
            <w:tcW w:w="7626" w:type="dxa"/>
          </w:tcPr>
          <w:p w14:paraId="47C3B440" w14:textId="77777777" w:rsidR="00520659" w:rsidRPr="0037562D" w:rsidRDefault="00520659">
            <w:r w:rsidRPr="0037562D">
              <w:t xml:space="preserve">Household and individual survey using the </w:t>
            </w:r>
            <w:r w:rsidRPr="0037562D">
              <w:rPr>
                <w:b/>
                <w:color w:val="000000" w:themeColor="text1"/>
              </w:rPr>
              <w:t>Diet Quality Questionnaire (DQQ)</w:t>
            </w:r>
            <w:r w:rsidRPr="0037562D">
              <w:t>, developed by the Global Diet Quality Project</w:t>
            </w:r>
          </w:p>
        </w:tc>
      </w:tr>
      <w:tr w:rsidR="00520659" w:rsidRPr="0037562D" w14:paraId="31013B56" w14:textId="77777777">
        <w:tc>
          <w:tcPr>
            <w:tcW w:w="1724" w:type="dxa"/>
            <w:shd w:val="clear" w:color="auto" w:fill="8DD873" w:themeFill="accent6" w:themeFillTint="99"/>
          </w:tcPr>
          <w:p w14:paraId="65284BE8" w14:textId="77777777" w:rsidR="00520659" w:rsidRPr="0037562D" w:rsidRDefault="00520659">
            <w:r w:rsidRPr="0037562D">
              <w:t>Measurement</w:t>
            </w:r>
          </w:p>
        </w:tc>
        <w:tc>
          <w:tcPr>
            <w:tcW w:w="7626" w:type="dxa"/>
          </w:tcPr>
          <w:p w14:paraId="55F4F253" w14:textId="77777777" w:rsidR="00520659" w:rsidRPr="0037562D" w:rsidRDefault="00520659">
            <w:pPr>
              <w:rPr>
                <w:highlight w:val="yellow"/>
              </w:rPr>
            </w:pPr>
            <w:r w:rsidRPr="0037562D">
              <w:t xml:space="preserve">Diet quality from 24-hour food consumption recalls, calculated from the number of food groups consumed per individual and household, from 29 food groups. </w:t>
            </w:r>
          </w:p>
        </w:tc>
      </w:tr>
      <w:tr w:rsidR="00520659" w:rsidRPr="0037562D" w14:paraId="2C152DF7" w14:textId="77777777">
        <w:tc>
          <w:tcPr>
            <w:tcW w:w="1724" w:type="dxa"/>
            <w:shd w:val="clear" w:color="auto" w:fill="8DD873" w:themeFill="accent6" w:themeFillTint="99"/>
          </w:tcPr>
          <w:p w14:paraId="174E1C46" w14:textId="77777777" w:rsidR="00520659" w:rsidRPr="0037562D" w:rsidRDefault="00520659">
            <w:r w:rsidRPr="0037562D">
              <w:t>Measurement units</w:t>
            </w:r>
          </w:p>
        </w:tc>
        <w:tc>
          <w:tcPr>
            <w:tcW w:w="7626" w:type="dxa"/>
          </w:tcPr>
          <w:p w14:paraId="2A9F6E97" w14:textId="77777777" w:rsidR="00520659" w:rsidRPr="0037562D" w:rsidRDefault="00520659">
            <w:r w:rsidRPr="0037562D">
              <w:t xml:space="preserve">Raw measurement: Y/N for consumption of each food group together with (optional) food group source (own production, purchased, borrowed, food aid, other). </w:t>
            </w:r>
          </w:p>
          <w:p w14:paraId="4162636F" w14:textId="77777777" w:rsidR="00520659" w:rsidRPr="0037562D" w:rsidRDefault="00520659"/>
          <w:p w14:paraId="768D6539" w14:textId="77777777" w:rsidR="00520659" w:rsidRPr="0037562D" w:rsidRDefault="00520659">
            <w:r w:rsidRPr="0037562D">
              <w:t xml:space="preserve">Final measurement: </w:t>
            </w:r>
          </w:p>
          <w:p w14:paraId="29713BFC" w14:textId="77777777" w:rsidR="00520659" w:rsidRPr="0037562D" w:rsidRDefault="00520659">
            <w:pPr>
              <w:pStyle w:val="ListParagraph"/>
              <w:numPr>
                <w:ilvl w:val="0"/>
                <w:numId w:val="37"/>
              </w:numPr>
            </w:pPr>
            <w:r w:rsidRPr="0037562D">
              <w:t>Household Food Group Diversity Score (FGDS) (0-10) (</w:t>
            </w:r>
            <w:r w:rsidRPr="0037562D">
              <w:rPr>
                <w:b/>
                <w:bCs/>
              </w:rPr>
              <w:t>this measurement is the default KPI</w:t>
            </w:r>
            <w:r w:rsidRPr="0037562D">
              <w:t>)</w:t>
            </w:r>
          </w:p>
          <w:p w14:paraId="78170B2F" w14:textId="77777777" w:rsidR="00520659" w:rsidRPr="0037562D" w:rsidRDefault="00520659">
            <w:pPr>
              <w:pStyle w:val="ListParagraph"/>
              <w:numPr>
                <w:ilvl w:val="0"/>
                <w:numId w:val="37"/>
              </w:numPr>
            </w:pPr>
            <w:r w:rsidRPr="0037562D">
              <w:t xml:space="preserve">Minimum Dietary Diversity for Women of Reproductive Age (MDD-W) (0/1) </w:t>
            </w:r>
          </w:p>
          <w:p w14:paraId="271505B5" w14:textId="77777777" w:rsidR="00520659" w:rsidRPr="0037562D" w:rsidRDefault="00520659">
            <w:pPr>
              <w:pStyle w:val="ListParagraph"/>
              <w:numPr>
                <w:ilvl w:val="0"/>
                <w:numId w:val="37"/>
              </w:numPr>
            </w:pPr>
            <w:r w:rsidRPr="0037562D">
              <w:t>All-5 recommended food groups consumed (0/1)</w:t>
            </w:r>
          </w:p>
          <w:p w14:paraId="6C88BF80" w14:textId="77777777" w:rsidR="00520659" w:rsidRPr="0037562D" w:rsidRDefault="00520659">
            <w:pPr>
              <w:pStyle w:val="ListParagraph"/>
              <w:numPr>
                <w:ilvl w:val="0"/>
                <w:numId w:val="37"/>
              </w:numPr>
            </w:pPr>
            <w:r w:rsidRPr="0037562D">
              <w:t>Non-Communicable Disease (NDC) Protect (0-9), which is an indicator of dietary factors that protect against NDCs according to the World Health Organisation (WHO)</w:t>
            </w:r>
          </w:p>
          <w:p w14:paraId="55278E08" w14:textId="77777777" w:rsidR="00520659" w:rsidRPr="0037562D" w:rsidRDefault="00520659">
            <w:pPr>
              <w:pStyle w:val="ListParagraph"/>
              <w:numPr>
                <w:ilvl w:val="0"/>
                <w:numId w:val="37"/>
              </w:numPr>
            </w:pPr>
            <w:r w:rsidRPr="0037562D">
              <w:t>NDC-Risk (0-9), which is an indicator of dietary factors increasing the risk of NCDs according to WHO</w:t>
            </w:r>
          </w:p>
          <w:p w14:paraId="69809E8C" w14:textId="77777777" w:rsidR="00520659" w:rsidRPr="0037562D" w:rsidRDefault="00520659">
            <w:pPr>
              <w:pStyle w:val="ListParagraph"/>
              <w:numPr>
                <w:ilvl w:val="0"/>
                <w:numId w:val="37"/>
              </w:numPr>
            </w:pPr>
            <w:r w:rsidRPr="0037562D">
              <w:t>Global Dietary Recommendations (GDR) Score (0 to 18), which indicates level of adherence to global dietary recommendations for a healthy diet according to WHO</w:t>
            </w:r>
          </w:p>
          <w:p w14:paraId="064F524E" w14:textId="77777777" w:rsidR="00520659" w:rsidRPr="0037562D" w:rsidRDefault="00520659">
            <w:pPr>
              <w:pStyle w:val="ListParagraph"/>
              <w:numPr>
                <w:ilvl w:val="0"/>
                <w:numId w:val="37"/>
              </w:numPr>
            </w:pPr>
            <w:r w:rsidRPr="0037562D">
              <w:t>(Optional) Proportion of food that is produced on-farm</w:t>
            </w:r>
          </w:p>
        </w:tc>
      </w:tr>
      <w:tr w:rsidR="00520659" w:rsidRPr="0037562D" w14:paraId="016A524B" w14:textId="77777777">
        <w:tc>
          <w:tcPr>
            <w:tcW w:w="1724" w:type="dxa"/>
            <w:shd w:val="clear" w:color="auto" w:fill="8DD873" w:themeFill="accent6" w:themeFillTint="99"/>
          </w:tcPr>
          <w:p w14:paraId="439115FA" w14:textId="77777777" w:rsidR="00520659" w:rsidRPr="0037562D" w:rsidRDefault="00520659">
            <w:r w:rsidRPr="0037562D">
              <w:t>Guidance on measurement</w:t>
            </w:r>
          </w:p>
        </w:tc>
        <w:tc>
          <w:tcPr>
            <w:tcW w:w="7626" w:type="dxa"/>
          </w:tcPr>
          <w:p w14:paraId="3004E8F8" w14:textId="77777777" w:rsidR="00520659" w:rsidRPr="0037562D" w:rsidRDefault="00520659">
            <w:pPr>
              <w:rPr>
                <w:color w:val="000000"/>
              </w:rPr>
            </w:pPr>
            <w:r w:rsidRPr="0037562D">
              <w:rPr>
                <w:color w:val="000000" w:themeColor="text1"/>
              </w:rPr>
              <w:t xml:space="preserve">The </w:t>
            </w:r>
            <w:r w:rsidRPr="0037562D">
              <w:rPr>
                <w:b/>
                <w:color w:val="000000" w:themeColor="text1"/>
              </w:rPr>
              <w:t>Diet Quality Questionnaire (DQQ)</w:t>
            </w:r>
            <w:r w:rsidRPr="0037562D">
              <w:rPr>
                <w:color w:val="000000" w:themeColor="text1"/>
              </w:rPr>
              <w:t xml:space="preserve"> is a standardized tool to collect indicators of </w:t>
            </w:r>
            <w:r w:rsidRPr="0037562D">
              <w:rPr>
                <w:b/>
                <w:i/>
                <w:color w:val="000000" w:themeColor="text1"/>
              </w:rPr>
              <w:t>dietary adequacy</w:t>
            </w:r>
            <w:r w:rsidRPr="0037562D">
              <w:rPr>
                <w:color w:val="000000" w:themeColor="text1"/>
              </w:rPr>
              <w:t xml:space="preserve">, including the minimum dietary diversity for women (MDD-W) indicator, and All-5, as well as indicators of </w:t>
            </w:r>
            <w:r w:rsidRPr="0037562D">
              <w:rPr>
                <w:b/>
                <w:i/>
                <w:color w:val="000000" w:themeColor="text1"/>
              </w:rPr>
              <w:t>protection of health against noncommunicable diseases (NCDs)</w:t>
            </w:r>
            <w:r w:rsidRPr="0037562D">
              <w:rPr>
                <w:color w:val="000000" w:themeColor="text1"/>
              </w:rPr>
              <w:t xml:space="preserve">, including NCD-Protect, NCD-Risk, and the global dietary recommendations score (GDR). </w:t>
            </w:r>
            <w:r w:rsidRPr="0037562D">
              <w:t>It is a low-burden tool for collecting valid, comparable food group consumption data in populations.</w:t>
            </w:r>
          </w:p>
          <w:p w14:paraId="476A4111" w14:textId="77777777" w:rsidR="00520659" w:rsidRPr="0037562D" w:rsidRDefault="00520659">
            <w:pPr>
              <w:rPr>
                <w:color w:val="000000"/>
              </w:rPr>
            </w:pPr>
          </w:p>
          <w:p w14:paraId="524F143F" w14:textId="77777777" w:rsidR="00520659" w:rsidRPr="0037562D" w:rsidRDefault="00520659">
            <w:r w:rsidRPr="0037562D">
              <w:t xml:space="preserve">The DQQ is two-pages long and includes 29 multiple choice questions corresponding to the 29 DQQ food groups. Each question asks the respondent if they consumed a specific DQQ food groups with yes/no responses. The questionnaire takes approximately 5 minutes to complete per individual. </w:t>
            </w:r>
          </w:p>
          <w:p w14:paraId="3EC8A461" w14:textId="77777777" w:rsidR="00520659" w:rsidRPr="0037562D" w:rsidRDefault="00520659"/>
          <w:p w14:paraId="325701DE" w14:textId="77777777" w:rsidR="00520659" w:rsidRPr="0037562D" w:rsidRDefault="00520659">
            <w:r w:rsidRPr="0037562D">
              <w:lastRenderedPageBreak/>
              <w:t>The survey should be completed for the adult household members, including men and women. Researchers can optionally add one column asking, for each food group, the source: own production, purchased, borrowed, food aid, other. This will allow calculation of the proportion of consumed food that is from each source.</w:t>
            </w:r>
          </w:p>
          <w:p w14:paraId="4EEF7950" w14:textId="77777777" w:rsidR="00520659" w:rsidRPr="0037562D" w:rsidRDefault="00520659"/>
          <w:p w14:paraId="540DDFD5" w14:textId="77777777" w:rsidR="00520659" w:rsidRPr="0037562D" w:rsidRDefault="00520659">
            <w:r w:rsidRPr="0037562D">
              <w:t xml:space="preserve">Note that the timing of survey affects results. Try to collect data from all farms at a period when food supplies are adequate, rather than when some farms are more likely to suffer shortages (e.g. end of dry season, or after a drought season). </w:t>
            </w:r>
          </w:p>
          <w:p w14:paraId="3350CC31" w14:textId="77777777" w:rsidR="00520659" w:rsidRPr="0037562D" w:rsidRDefault="00520659"/>
          <w:p w14:paraId="3DB63729" w14:textId="77777777" w:rsidR="00520659" w:rsidRPr="0037562D" w:rsidRDefault="00520659">
            <w:pPr>
              <w:rPr>
                <w:b/>
                <w:bCs/>
              </w:rPr>
            </w:pPr>
            <w:r w:rsidRPr="0037562D">
              <w:rPr>
                <w:b/>
                <w:bCs/>
              </w:rPr>
              <w:t>DQQ Food Groups:</w:t>
            </w:r>
          </w:p>
          <w:p w14:paraId="126F050D" w14:textId="77777777" w:rsidR="00520659" w:rsidRPr="0037562D" w:rsidRDefault="00520659">
            <w:pPr>
              <w:rPr>
                <w:rFonts w:eastAsia="Times New Roman"/>
              </w:rPr>
            </w:pPr>
            <w:r w:rsidRPr="0037562D">
              <w:rPr>
                <w:rFonts w:eastAsia="Times New Roman"/>
                <w:color w:val="000000" w:themeColor="text1"/>
              </w:rPr>
              <w:t>1. Foods made from grains</w:t>
            </w:r>
          </w:p>
          <w:p w14:paraId="48217F71" w14:textId="77777777" w:rsidR="00520659" w:rsidRPr="0037562D" w:rsidRDefault="00520659">
            <w:pPr>
              <w:rPr>
                <w:rFonts w:eastAsia="Times New Roman"/>
              </w:rPr>
            </w:pPr>
            <w:r w:rsidRPr="0037562D">
              <w:rPr>
                <w:rFonts w:eastAsia="Times New Roman"/>
                <w:color w:val="000000" w:themeColor="text1"/>
              </w:rPr>
              <w:t>2. Whole grains</w:t>
            </w:r>
          </w:p>
          <w:p w14:paraId="4822E2F9" w14:textId="77777777" w:rsidR="00520659" w:rsidRPr="0037562D" w:rsidRDefault="00520659">
            <w:pPr>
              <w:rPr>
                <w:rFonts w:eastAsia="Times New Roman"/>
              </w:rPr>
            </w:pPr>
            <w:r w:rsidRPr="0037562D">
              <w:rPr>
                <w:rFonts w:eastAsia="Times New Roman"/>
                <w:color w:val="000000" w:themeColor="text1"/>
              </w:rPr>
              <w:t>3. White roots, tubers, and plantains</w:t>
            </w:r>
          </w:p>
          <w:p w14:paraId="7D6A4AE3" w14:textId="77777777" w:rsidR="00520659" w:rsidRPr="0037562D" w:rsidRDefault="00520659">
            <w:pPr>
              <w:rPr>
                <w:rFonts w:eastAsia="Times New Roman"/>
              </w:rPr>
            </w:pPr>
            <w:r w:rsidRPr="0037562D">
              <w:rPr>
                <w:rFonts w:eastAsia="Times New Roman"/>
                <w:color w:val="000000" w:themeColor="text1"/>
              </w:rPr>
              <w:t>4. Pulses</w:t>
            </w:r>
          </w:p>
          <w:p w14:paraId="71C7DDE6" w14:textId="77777777" w:rsidR="00520659" w:rsidRPr="0037562D" w:rsidRDefault="00520659">
            <w:pPr>
              <w:rPr>
                <w:rFonts w:eastAsia="Times New Roman"/>
              </w:rPr>
            </w:pPr>
            <w:r w:rsidRPr="0037562D">
              <w:rPr>
                <w:rFonts w:eastAsia="Times New Roman"/>
                <w:color w:val="000000" w:themeColor="text1"/>
              </w:rPr>
              <w:t>5. Vitamin A-rich orange vegetables</w:t>
            </w:r>
          </w:p>
          <w:p w14:paraId="1B98AF14" w14:textId="77777777" w:rsidR="00520659" w:rsidRPr="0037562D" w:rsidRDefault="00520659">
            <w:pPr>
              <w:rPr>
                <w:rFonts w:eastAsia="Times New Roman"/>
              </w:rPr>
            </w:pPr>
            <w:r w:rsidRPr="0037562D">
              <w:rPr>
                <w:rFonts w:eastAsia="Times New Roman"/>
                <w:color w:val="000000" w:themeColor="text1"/>
              </w:rPr>
              <w:t>6. Dark green leafy vegetables</w:t>
            </w:r>
          </w:p>
          <w:p w14:paraId="4B8142BE" w14:textId="77777777" w:rsidR="00520659" w:rsidRPr="0037562D" w:rsidRDefault="00520659">
            <w:pPr>
              <w:rPr>
                <w:rFonts w:eastAsia="Times New Roman"/>
              </w:rPr>
            </w:pPr>
            <w:r w:rsidRPr="0037562D">
              <w:rPr>
                <w:rFonts w:eastAsia="Times New Roman"/>
                <w:color w:val="000000" w:themeColor="text1"/>
              </w:rPr>
              <w:t>7. Other vegetables</w:t>
            </w:r>
          </w:p>
          <w:p w14:paraId="38EA60DE" w14:textId="77777777" w:rsidR="00520659" w:rsidRPr="0037562D" w:rsidRDefault="00520659">
            <w:pPr>
              <w:rPr>
                <w:rFonts w:eastAsia="Times New Roman"/>
              </w:rPr>
            </w:pPr>
            <w:r w:rsidRPr="0037562D">
              <w:rPr>
                <w:rFonts w:eastAsia="Times New Roman"/>
                <w:color w:val="000000" w:themeColor="text1"/>
              </w:rPr>
              <w:t>8. Vitamin A-rich fruits</w:t>
            </w:r>
          </w:p>
          <w:p w14:paraId="1293096E" w14:textId="77777777" w:rsidR="00520659" w:rsidRPr="0037562D" w:rsidRDefault="00520659">
            <w:pPr>
              <w:rPr>
                <w:rFonts w:eastAsia="Times New Roman"/>
              </w:rPr>
            </w:pPr>
            <w:r w:rsidRPr="0037562D">
              <w:rPr>
                <w:rFonts w:eastAsia="Times New Roman"/>
                <w:color w:val="000000" w:themeColor="text1"/>
              </w:rPr>
              <w:t>9. Citrus</w:t>
            </w:r>
          </w:p>
          <w:p w14:paraId="2DDD8034" w14:textId="77777777" w:rsidR="00520659" w:rsidRPr="0037562D" w:rsidRDefault="00520659">
            <w:pPr>
              <w:rPr>
                <w:rFonts w:eastAsia="Times New Roman"/>
              </w:rPr>
            </w:pPr>
            <w:r w:rsidRPr="0037562D">
              <w:rPr>
                <w:rFonts w:eastAsia="Times New Roman"/>
                <w:color w:val="000000" w:themeColor="text1"/>
              </w:rPr>
              <w:t>10. Other fruits</w:t>
            </w:r>
          </w:p>
          <w:p w14:paraId="258C0A0F" w14:textId="77777777" w:rsidR="00520659" w:rsidRPr="0037562D" w:rsidRDefault="00520659">
            <w:pPr>
              <w:rPr>
                <w:rFonts w:eastAsia="Times New Roman"/>
              </w:rPr>
            </w:pPr>
            <w:r w:rsidRPr="0037562D">
              <w:rPr>
                <w:rFonts w:eastAsia="Times New Roman"/>
                <w:color w:val="000000" w:themeColor="text1"/>
              </w:rPr>
              <w:t>11. Baked / grain-based sweets</w:t>
            </w:r>
          </w:p>
          <w:p w14:paraId="086A99A6" w14:textId="77777777" w:rsidR="00520659" w:rsidRPr="0037562D" w:rsidRDefault="00520659">
            <w:pPr>
              <w:rPr>
                <w:rFonts w:eastAsia="Times New Roman"/>
              </w:rPr>
            </w:pPr>
            <w:r w:rsidRPr="0037562D">
              <w:rPr>
                <w:rFonts w:eastAsia="Times New Roman"/>
                <w:color w:val="000000" w:themeColor="text1"/>
              </w:rPr>
              <w:t>12. Other sweets</w:t>
            </w:r>
          </w:p>
          <w:p w14:paraId="7C95319E" w14:textId="77777777" w:rsidR="00520659" w:rsidRPr="0037562D" w:rsidRDefault="00520659">
            <w:pPr>
              <w:rPr>
                <w:rFonts w:eastAsia="Times New Roman"/>
              </w:rPr>
            </w:pPr>
            <w:r w:rsidRPr="0037562D">
              <w:rPr>
                <w:rFonts w:eastAsia="Times New Roman"/>
                <w:color w:val="000000" w:themeColor="text1"/>
              </w:rPr>
              <w:t>13. Eggs</w:t>
            </w:r>
          </w:p>
          <w:p w14:paraId="029D8312" w14:textId="77777777" w:rsidR="00520659" w:rsidRPr="0037562D" w:rsidRDefault="00520659">
            <w:pPr>
              <w:rPr>
                <w:rFonts w:eastAsia="Times New Roman"/>
              </w:rPr>
            </w:pPr>
            <w:r w:rsidRPr="0037562D">
              <w:rPr>
                <w:rFonts w:eastAsia="Times New Roman"/>
                <w:color w:val="000000" w:themeColor="text1"/>
              </w:rPr>
              <w:t>14. Cheese</w:t>
            </w:r>
          </w:p>
          <w:p w14:paraId="6FBA0900" w14:textId="77777777" w:rsidR="00520659" w:rsidRPr="0037562D" w:rsidRDefault="00520659">
            <w:pPr>
              <w:rPr>
                <w:rFonts w:eastAsia="Times New Roman"/>
              </w:rPr>
            </w:pPr>
            <w:r w:rsidRPr="0037562D">
              <w:rPr>
                <w:rFonts w:eastAsia="Times New Roman"/>
                <w:color w:val="000000" w:themeColor="text1"/>
              </w:rPr>
              <w:t>15. Yogurt</w:t>
            </w:r>
          </w:p>
          <w:p w14:paraId="4EF83F6F" w14:textId="77777777" w:rsidR="00520659" w:rsidRPr="0037562D" w:rsidRDefault="00520659">
            <w:pPr>
              <w:rPr>
                <w:rFonts w:eastAsia="Times New Roman"/>
              </w:rPr>
            </w:pPr>
            <w:r w:rsidRPr="0037562D">
              <w:rPr>
                <w:rFonts w:eastAsia="Times New Roman"/>
                <w:color w:val="000000" w:themeColor="text1"/>
              </w:rPr>
              <w:t>16. Processed meats</w:t>
            </w:r>
          </w:p>
          <w:p w14:paraId="24A66E9A" w14:textId="77777777" w:rsidR="00520659" w:rsidRPr="0037562D" w:rsidRDefault="00520659">
            <w:pPr>
              <w:rPr>
                <w:rFonts w:eastAsia="Times New Roman"/>
              </w:rPr>
            </w:pPr>
            <w:r w:rsidRPr="0037562D">
              <w:rPr>
                <w:rFonts w:eastAsia="Times New Roman"/>
                <w:color w:val="000000" w:themeColor="text1"/>
              </w:rPr>
              <w:t>17. Unprocessed red meat (ruminant)</w:t>
            </w:r>
          </w:p>
          <w:p w14:paraId="1FEDC54A" w14:textId="77777777" w:rsidR="00520659" w:rsidRPr="0037562D" w:rsidRDefault="00520659">
            <w:pPr>
              <w:rPr>
                <w:rFonts w:eastAsia="Times New Roman"/>
              </w:rPr>
            </w:pPr>
            <w:r w:rsidRPr="0037562D">
              <w:rPr>
                <w:rFonts w:eastAsia="Times New Roman"/>
                <w:color w:val="000000" w:themeColor="text1"/>
              </w:rPr>
              <w:t>18. Unprocessed red meat (non-ruminant)</w:t>
            </w:r>
          </w:p>
          <w:p w14:paraId="7FB67C53" w14:textId="77777777" w:rsidR="00520659" w:rsidRPr="0037562D" w:rsidRDefault="00520659">
            <w:pPr>
              <w:rPr>
                <w:rFonts w:eastAsia="Times New Roman"/>
              </w:rPr>
            </w:pPr>
            <w:r w:rsidRPr="0037562D">
              <w:rPr>
                <w:rFonts w:eastAsia="Times New Roman"/>
                <w:color w:val="000000" w:themeColor="text1"/>
              </w:rPr>
              <w:t>19. Poultry</w:t>
            </w:r>
          </w:p>
          <w:p w14:paraId="16CC7131" w14:textId="77777777" w:rsidR="00520659" w:rsidRPr="0037562D" w:rsidRDefault="00520659">
            <w:pPr>
              <w:rPr>
                <w:rFonts w:eastAsia="Times New Roman"/>
              </w:rPr>
            </w:pPr>
            <w:r w:rsidRPr="0037562D">
              <w:rPr>
                <w:rFonts w:eastAsia="Times New Roman"/>
                <w:color w:val="000000" w:themeColor="text1"/>
              </w:rPr>
              <w:t>20. Fish and seafood</w:t>
            </w:r>
          </w:p>
          <w:p w14:paraId="3C1F3427" w14:textId="77777777" w:rsidR="00520659" w:rsidRPr="0037562D" w:rsidRDefault="00520659">
            <w:pPr>
              <w:rPr>
                <w:rFonts w:eastAsia="Times New Roman"/>
              </w:rPr>
            </w:pPr>
            <w:r w:rsidRPr="0037562D">
              <w:rPr>
                <w:rFonts w:eastAsia="Times New Roman"/>
                <w:color w:val="000000" w:themeColor="text1"/>
              </w:rPr>
              <w:t>21. Nuts and seeds</w:t>
            </w:r>
          </w:p>
          <w:p w14:paraId="14207D5C" w14:textId="77777777" w:rsidR="00520659" w:rsidRPr="0037562D" w:rsidRDefault="00520659">
            <w:pPr>
              <w:rPr>
                <w:rFonts w:eastAsia="Times New Roman"/>
              </w:rPr>
            </w:pPr>
            <w:r w:rsidRPr="0037562D">
              <w:rPr>
                <w:rFonts w:eastAsia="Times New Roman"/>
                <w:color w:val="000000" w:themeColor="text1"/>
              </w:rPr>
              <w:t>22. Packaged ultra-processed salty snacks</w:t>
            </w:r>
          </w:p>
          <w:p w14:paraId="3D75E6F2" w14:textId="77777777" w:rsidR="00520659" w:rsidRPr="0037562D" w:rsidRDefault="00520659">
            <w:pPr>
              <w:rPr>
                <w:rFonts w:eastAsia="Times New Roman"/>
              </w:rPr>
            </w:pPr>
            <w:r w:rsidRPr="0037562D">
              <w:rPr>
                <w:rFonts w:eastAsia="Times New Roman"/>
                <w:color w:val="000000" w:themeColor="text1"/>
              </w:rPr>
              <w:t>23. Instant noodles</w:t>
            </w:r>
          </w:p>
          <w:p w14:paraId="6F29B86A" w14:textId="77777777" w:rsidR="00520659" w:rsidRPr="0037562D" w:rsidRDefault="00520659">
            <w:pPr>
              <w:rPr>
                <w:rFonts w:eastAsia="Times New Roman"/>
              </w:rPr>
            </w:pPr>
            <w:r w:rsidRPr="0037562D">
              <w:rPr>
                <w:rFonts w:eastAsia="Times New Roman"/>
                <w:color w:val="000000" w:themeColor="text1"/>
              </w:rPr>
              <w:t>24. Deep fried foods</w:t>
            </w:r>
          </w:p>
          <w:p w14:paraId="2E94A6EE" w14:textId="77777777" w:rsidR="00520659" w:rsidRPr="0037562D" w:rsidRDefault="00520659">
            <w:pPr>
              <w:rPr>
                <w:rFonts w:eastAsia="Times New Roman"/>
              </w:rPr>
            </w:pPr>
            <w:r w:rsidRPr="0037562D">
              <w:rPr>
                <w:rFonts w:eastAsia="Times New Roman"/>
                <w:color w:val="000000" w:themeColor="text1"/>
              </w:rPr>
              <w:t>25. Fluid milk</w:t>
            </w:r>
          </w:p>
          <w:p w14:paraId="17D4CC02" w14:textId="77777777" w:rsidR="00520659" w:rsidRPr="0037562D" w:rsidRDefault="00520659">
            <w:pPr>
              <w:rPr>
                <w:rFonts w:eastAsia="Times New Roman"/>
              </w:rPr>
            </w:pPr>
            <w:r w:rsidRPr="0037562D">
              <w:rPr>
                <w:rFonts w:eastAsia="Times New Roman"/>
                <w:color w:val="000000" w:themeColor="text1"/>
              </w:rPr>
              <w:t>26. Sweet tea / coffee / cocoa </w:t>
            </w:r>
          </w:p>
          <w:p w14:paraId="59A33082" w14:textId="77777777" w:rsidR="00520659" w:rsidRPr="0037562D" w:rsidRDefault="00520659">
            <w:pPr>
              <w:rPr>
                <w:rFonts w:eastAsia="Times New Roman"/>
              </w:rPr>
            </w:pPr>
            <w:r w:rsidRPr="0037562D">
              <w:rPr>
                <w:rFonts w:eastAsia="Times New Roman"/>
                <w:color w:val="000000" w:themeColor="text1"/>
              </w:rPr>
              <w:t>27. Fruit juice and fruit-flavored drinks</w:t>
            </w:r>
          </w:p>
          <w:p w14:paraId="6488C583" w14:textId="77777777" w:rsidR="00520659" w:rsidRPr="0037562D" w:rsidRDefault="00520659">
            <w:pPr>
              <w:rPr>
                <w:rFonts w:eastAsia="Times New Roman"/>
              </w:rPr>
            </w:pPr>
            <w:r w:rsidRPr="0037562D">
              <w:rPr>
                <w:rFonts w:eastAsia="Times New Roman"/>
                <w:color w:val="000000" w:themeColor="text1"/>
              </w:rPr>
              <w:t>28. Sugar-sweetened beverages (soft drinks, energy drinks, sports drinks)</w:t>
            </w:r>
          </w:p>
          <w:p w14:paraId="6E0E2E12" w14:textId="77777777" w:rsidR="00520659" w:rsidRPr="0037562D" w:rsidRDefault="00520659">
            <w:pPr>
              <w:rPr>
                <w:rFonts w:eastAsia="Times New Roman"/>
              </w:rPr>
            </w:pPr>
            <w:r w:rsidRPr="0037562D">
              <w:rPr>
                <w:rFonts w:eastAsia="Times New Roman"/>
                <w:color w:val="000000" w:themeColor="text1"/>
              </w:rPr>
              <w:t>29. Fast food</w:t>
            </w:r>
          </w:p>
          <w:p w14:paraId="310A4F91" w14:textId="77777777" w:rsidR="00520659" w:rsidRPr="0037562D" w:rsidRDefault="00520659"/>
          <w:p w14:paraId="739B3E39" w14:textId="77777777" w:rsidR="00520659" w:rsidRPr="0037562D" w:rsidRDefault="00520659">
            <w:pPr>
              <w:rPr>
                <w:rFonts w:cstheme="minorHAnsi"/>
                <w:color w:val="000000"/>
              </w:rPr>
            </w:pPr>
            <w:r w:rsidRPr="0037562D">
              <w:rPr>
                <w:rFonts w:cstheme="minorHAnsi"/>
                <w:b/>
                <w:bCs/>
                <w:color w:val="000000"/>
              </w:rPr>
              <w:t>Examples of how the final scores are calculated</w:t>
            </w:r>
            <w:r w:rsidRPr="0037562D">
              <w:rPr>
                <w:rFonts w:cstheme="minorHAnsi"/>
                <w:color w:val="000000"/>
              </w:rPr>
              <w:t>:</w:t>
            </w:r>
          </w:p>
          <w:p w14:paraId="25AEF4AA" w14:textId="77777777" w:rsidR="00520659" w:rsidRPr="0037562D" w:rsidRDefault="00520659">
            <w:pPr>
              <w:rPr>
                <w:rFonts w:cstheme="minorHAnsi"/>
                <w:color w:val="000000"/>
              </w:rPr>
            </w:pPr>
          </w:p>
          <w:p w14:paraId="43ECDD39" w14:textId="77777777" w:rsidR="00520659" w:rsidRPr="0037562D" w:rsidRDefault="00520659">
            <w:pPr>
              <w:rPr>
                <w:rFonts w:cstheme="minorHAnsi"/>
                <w:color w:val="000000"/>
              </w:rPr>
            </w:pPr>
            <w:r w:rsidRPr="00196D24">
              <w:rPr>
                <w:noProof/>
              </w:rPr>
              <w:lastRenderedPageBreak/>
              <w:drawing>
                <wp:inline distT="0" distB="0" distL="0" distR="0" wp14:anchorId="558B775A" wp14:editId="626E986D">
                  <wp:extent cx="4344540" cy="2254102"/>
                  <wp:effectExtent l="0" t="0" r="0" b="0"/>
                  <wp:docPr id="677856406" name="Picture 677856406"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6406" name="Picture 677856406" descr="A table with numbers and text&#10;&#10;Description automatically generated"/>
                          <pic:cNvPicPr/>
                        </pic:nvPicPr>
                        <pic:blipFill>
                          <a:blip r:embed="rId25"/>
                          <a:stretch>
                            <a:fillRect/>
                          </a:stretch>
                        </pic:blipFill>
                        <pic:spPr>
                          <a:xfrm>
                            <a:off x="0" y="0"/>
                            <a:ext cx="4353184" cy="2258587"/>
                          </a:xfrm>
                          <a:prstGeom prst="rect">
                            <a:avLst/>
                          </a:prstGeom>
                        </pic:spPr>
                      </pic:pic>
                    </a:graphicData>
                  </a:graphic>
                </wp:inline>
              </w:drawing>
            </w:r>
          </w:p>
          <w:p w14:paraId="70EFA7C6" w14:textId="77777777" w:rsidR="00520659" w:rsidRPr="0037562D" w:rsidRDefault="00520659">
            <w:pPr>
              <w:rPr>
                <w:color w:val="000000"/>
              </w:rPr>
            </w:pPr>
          </w:p>
          <w:p w14:paraId="35044F7E" w14:textId="77777777" w:rsidR="00520659" w:rsidRPr="0037562D" w:rsidRDefault="00520659">
            <w:pPr>
              <w:rPr>
                <w:rFonts w:cstheme="minorHAnsi"/>
                <w:color w:val="000000"/>
              </w:rPr>
            </w:pPr>
            <w:r w:rsidRPr="00196D24">
              <w:rPr>
                <w:noProof/>
              </w:rPr>
              <w:drawing>
                <wp:inline distT="0" distB="0" distL="0" distR="0" wp14:anchorId="47DA7A8B" wp14:editId="239C0462">
                  <wp:extent cx="4699591" cy="903475"/>
                  <wp:effectExtent l="0" t="0" r="6350" b="0"/>
                  <wp:docPr id="2143593049" name="Picture 2143593049"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3049" name="Picture 2143593049" descr="A white sheet with black text&#10;&#10;Description automatically generated"/>
                          <pic:cNvPicPr/>
                        </pic:nvPicPr>
                        <pic:blipFill>
                          <a:blip r:embed="rId26"/>
                          <a:stretch>
                            <a:fillRect/>
                          </a:stretch>
                        </pic:blipFill>
                        <pic:spPr>
                          <a:xfrm>
                            <a:off x="0" y="0"/>
                            <a:ext cx="4720363" cy="907468"/>
                          </a:xfrm>
                          <a:prstGeom prst="rect">
                            <a:avLst/>
                          </a:prstGeom>
                        </pic:spPr>
                      </pic:pic>
                    </a:graphicData>
                  </a:graphic>
                </wp:inline>
              </w:drawing>
            </w:r>
          </w:p>
        </w:tc>
      </w:tr>
      <w:tr w:rsidR="00CE58B4" w:rsidRPr="0037562D" w14:paraId="470754F6" w14:textId="77777777">
        <w:tc>
          <w:tcPr>
            <w:tcW w:w="1724" w:type="dxa"/>
            <w:shd w:val="clear" w:color="auto" w:fill="8DD873" w:themeFill="accent6" w:themeFillTint="99"/>
          </w:tcPr>
          <w:p w14:paraId="628616A3" w14:textId="72AEC8BE" w:rsidR="00CE58B4" w:rsidRPr="0037562D" w:rsidRDefault="00CE58B4">
            <w:r w:rsidRPr="0037562D">
              <w:lastRenderedPageBreak/>
              <w:t>Guidance on data entry and reporting</w:t>
            </w:r>
          </w:p>
        </w:tc>
        <w:tc>
          <w:tcPr>
            <w:tcW w:w="7626" w:type="dxa"/>
          </w:tcPr>
          <w:p w14:paraId="4D1F5B88" w14:textId="77777777" w:rsidR="00CE58B4" w:rsidRPr="0037562D" w:rsidRDefault="00CE58B4">
            <w:pPr>
              <w:rPr>
                <w:highlight w:val="yellow"/>
              </w:rPr>
            </w:pPr>
          </w:p>
        </w:tc>
      </w:tr>
      <w:tr w:rsidR="00CE58B4" w:rsidRPr="0037562D" w14:paraId="68E0B3D3" w14:textId="77777777">
        <w:tc>
          <w:tcPr>
            <w:tcW w:w="1724" w:type="dxa"/>
            <w:shd w:val="clear" w:color="auto" w:fill="8DD873" w:themeFill="accent6" w:themeFillTint="99"/>
          </w:tcPr>
          <w:p w14:paraId="7F533210" w14:textId="7DC03FB2" w:rsidR="00CE58B4" w:rsidRPr="0037562D" w:rsidRDefault="00CE58B4" w:rsidP="00CE58B4">
            <w:r>
              <w:t>Indicator interpretation and threshold setting</w:t>
            </w:r>
          </w:p>
        </w:tc>
        <w:tc>
          <w:tcPr>
            <w:tcW w:w="7626" w:type="dxa"/>
          </w:tcPr>
          <w:p w14:paraId="35B481B4" w14:textId="77777777" w:rsidR="00CE58B4" w:rsidRPr="0037562D" w:rsidRDefault="00CE58B4" w:rsidP="00CE58B4">
            <w:pPr>
              <w:rPr>
                <w:highlight w:val="yellow"/>
              </w:rPr>
            </w:pPr>
          </w:p>
        </w:tc>
      </w:tr>
      <w:tr w:rsidR="00CE58B4" w:rsidRPr="0037562D" w14:paraId="2C64AB7D" w14:textId="77777777">
        <w:tc>
          <w:tcPr>
            <w:tcW w:w="1724" w:type="dxa"/>
            <w:shd w:val="clear" w:color="auto" w:fill="8DD873" w:themeFill="accent6" w:themeFillTint="99"/>
          </w:tcPr>
          <w:p w14:paraId="66E3BF97" w14:textId="53588287" w:rsidR="00CE58B4" w:rsidRPr="0037562D" w:rsidRDefault="00CE58B4" w:rsidP="00CE58B4">
            <w:r>
              <w:t xml:space="preserve">Limitations </w:t>
            </w:r>
          </w:p>
        </w:tc>
        <w:tc>
          <w:tcPr>
            <w:tcW w:w="7626" w:type="dxa"/>
          </w:tcPr>
          <w:p w14:paraId="4A39F479" w14:textId="77777777" w:rsidR="00CE58B4" w:rsidRPr="0037562D" w:rsidRDefault="00CE58B4" w:rsidP="00CE58B4">
            <w:pPr>
              <w:rPr>
                <w:highlight w:val="yellow"/>
              </w:rPr>
            </w:pPr>
          </w:p>
        </w:tc>
      </w:tr>
      <w:tr w:rsidR="00CE58B4" w:rsidRPr="0037562D" w14:paraId="5AAF6C2E" w14:textId="77777777">
        <w:tc>
          <w:tcPr>
            <w:tcW w:w="1724" w:type="dxa"/>
            <w:shd w:val="clear" w:color="auto" w:fill="8DD873" w:themeFill="accent6" w:themeFillTint="99"/>
          </w:tcPr>
          <w:p w14:paraId="2D13929C" w14:textId="77777777" w:rsidR="00CE58B4" w:rsidRPr="0037562D" w:rsidRDefault="00CE58B4" w:rsidP="00CE58B4">
            <w:r w:rsidRPr="0037562D">
              <w:t>References</w:t>
            </w:r>
          </w:p>
        </w:tc>
        <w:tc>
          <w:tcPr>
            <w:tcW w:w="7626" w:type="dxa"/>
          </w:tcPr>
          <w:p w14:paraId="62EC26FD" w14:textId="0552D6E0" w:rsidR="00CE58B4" w:rsidRPr="0037562D" w:rsidRDefault="00CE58B4" w:rsidP="00CE58B4">
            <w:r w:rsidRPr="0037562D">
              <w:t>Global Diet Quality Project resources</w:t>
            </w:r>
            <w:r w:rsidRPr="0037562D">
              <w:fldChar w:fldCharType="begin"/>
            </w:r>
            <w:r>
              <w:instrText xml:space="preserve"> ADDIN ZOTERO_ITEM CSL_CITATION {"citationID":"VxoDpR3n","properties":{"formattedCitation":"\\super 23\\nosupersub{}","plainCitation":"23","noteIndex":0},"citationItems":[{"id":139,"uris":["http://zotero.org/users/6629962/items/TXX9466Y"],"itemData":{"id":139,"type":"webpage","abstract":"Global Diet Quality Project. DQQ for [country]. Accessed at dietquality.org.","title":"Diet Quality Questionnaire Tools","URL":"https://www.dietquality.org/","author":[{"family":"Global Diet Quality Project","given":""}],"accessed":{"date-parts":[["2024",3,27]]}}}],"schema":"https://github.com/citation-style-language/schema/raw/master/csl-citation.json"} </w:instrText>
            </w:r>
            <w:r w:rsidRPr="0037562D">
              <w:fldChar w:fldCharType="separate"/>
            </w:r>
            <w:r w:rsidRPr="00520659">
              <w:rPr>
                <w:rFonts w:ascii="Aptos" w:hAnsi="Aptos" w:cs="Times New Roman"/>
                <w:vertAlign w:val="superscript"/>
              </w:rPr>
              <w:t>23</w:t>
            </w:r>
            <w:r w:rsidRPr="0037562D">
              <w:fldChar w:fldCharType="end"/>
            </w:r>
            <w:r w:rsidRPr="0037562D">
              <w:t xml:space="preserve">: </w:t>
            </w:r>
          </w:p>
          <w:p w14:paraId="18A09A38" w14:textId="77777777" w:rsidR="00CE58B4" w:rsidRPr="0037562D" w:rsidRDefault="00CE58B4" w:rsidP="00CE58B4">
            <w:pPr>
              <w:pStyle w:val="ListParagraph"/>
              <w:numPr>
                <w:ilvl w:val="0"/>
                <w:numId w:val="37"/>
              </w:numPr>
            </w:pPr>
            <w:hyperlink r:id="rId27" w:history="1">
              <w:r w:rsidRPr="0037562D">
                <w:rPr>
                  <w:rStyle w:val="Hyperlink"/>
                </w:rPr>
                <w:t>https://www.globaldietquality.org/dqq</w:t>
              </w:r>
            </w:hyperlink>
            <w:r w:rsidRPr="0037562D">
              <w:t xml:space="preserve"> </w:t>
            </w:r>
          </w:p>
          <w:p w14:paraId="644915CE" w14:textId="77777777" w:rsidR="00CE58B4" w:rsidRPr="0037562D" w:rsidRDefault="00CE58B4" w:rsidP="00CE58B4">
            <w:pPr>
              <w:pStyle w:val="ListParagraph"/>
              <w:numPr>
                <w:ilvl w:val="0"/>
                <w:numId w:val="37"/>
              </w:numPr>
              <w:rPr>
                <w:rStyle w:val="Hyperlink"/>
                <w:color w:val="auto"/>
                <w:u w:val="none"/>
              </w:rPr>
            </w:pPr>
            <w:hyperlink r:id="rId28" w:history="1">
              <w:r w:rsidRPr="0037562D">
                <w:rPr>
                  <w:rStyle w:val="Hyperlink"/>
                </w:rPr>
                <w:t>DQQ Food Group Descriptions</w:t>
              </w:r>
            </w:hyperlink>
          </w:p>
          <w:p w14:paraId="62D67A44" w14:textId="77777777" w:rsidR="00CE58B4" w:rsidRPr="00196D24" w:rsidRDefault="00CE58B4" w:rsidP="00CE58B4">
            <w:pPr>
              <w:pStyle w:val="ListParagraph"/>
              <w:numPr>
                <w:ilvl w:val="0"/>
                <w:numId w:val="37"/>
              </w:numPr>
              <w:rPr>
                <w:lang w:val="fr-FR"/>
              </w:rPr>
            </w:pPr>
            <w:r>
              <w:fldChar w:fldCharType="begin"/>
            </w:r>
            <w:r w:rsidRPr="004128FF">
              <w:rPr>
                <w:lang w:val="fr-FR"/>
                <w:rPrChange w:id="56" w:author="Jones, Sarah (Alliance Bioversity-CIAT)" w:date="2025-12-05T09:21:00Z" w16du:dateUtc="2025-12-05T08:21:00Z">
                  <w:rPr/>
                </w:rPrChange>
              </w:rPr>
              <w:instrText>HYPERLINK "https://docs.google.com/document/d/1RGwNititbYqSrGpUXhQs7mHWgLIgOxAlN5N0AOZN3qc/edit?usp=sharing"</w:instrText>
            </w:r>
            <w:r>
              <w:fldChar w:fldCharType="separate"/>
            </w:r>
            <w:r w:rsidRPr="00196D24">
              <w:rPr>
                <w:rStyle w:val="Hyperlink"/>
                <w:lang w:val="fr-FR"/>
              </w:rPr>
              <w:t>Diet Quality Questionnaire (DQQ) Indicator Guide</w:t>
            </w:r>
            <w:r>
              <w:fldChar w:fldCharType="end"/>
            </w:r>
          </w:p>
          <w:p w14:paraId="591D7B43" w14:textId="77777777" w:rsidR="00CE58B4" w:rsidRPr="00196D24" w:rsidRDefault="00CE58B4" w:rsidP="00CE58B4">
            <w:pPr>
              <w:rPr>
                <w:lang w:val="fr-FR"/>
              </w:rPr>
            </w:pPr>
          </w:p>
          <w:p w14:paraId="5B0E9D25" w14:textId="77777777" w:rsidR="00CE58B4" w:rsidRPr="0037562D" w:rsidRDefault="00CE58B4" w:rsidP="00CE58B4">
            <w:pPr>
              <w:rPr>
                <w:highlight w:val="yellow"/>
              </w:rPr>
            </w:pPr>
            <w:r w:rsidRPr="0037562D">
              <w:t xml:space="preserve">Diet Quality Questionnaires are adapted to each country, downloadable from the Global Diet Quality Project website and translated into many languages. </w:t>
            </w:r>
          </w:p>
        </w:tc>
      </w:tr>
    </w:tbl>
    <w:p w14:paraId="16D61574" w14:textId="77777777" w:rsidR="00520659" w:rsidRPr="0037562D" w:rsidRDefault="00520659" w:rsidP="00520659"/>
    <w:p w14:paraId="2E01B678" w14:textId="77777777" w:rsidR="00520659" w:rsidRPr="0037562D" w:rsidRDefault="00520659" w:rsidP="00520659"/>
    <w:p w14:paraId="12C1DD55" w14:textId="77777777" w:rsidR="00520659" w:rsidRPr="0037562D" w:rsidRDefault="00520659" w:rsidP="00520659"/>
    <w:p w14:paraId="3254C126"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57" w:name="_Toc127819103"/>
      <w:bookmarkStart w:id="58" w:name="_Toc166680098"/>
      <w:r w:rsidRPr="0037562D">
        <w:br w:type="page"/>
      </w:r>
    </w:p>
    <w:p w14:paraId="78829C47" w14:textId="77777777" w:rsidR="00520659" w:rsidRPr="0037562D" w:rsidRDefault="00520659" w:rsidP="00520659">
      <w:pPr>
        <w:pStyle w:val="Heading3"/>
        <w:rPr>
          <w:b/>
          <w:bCs/>
        </w:rPr>
      </w:pPr>
      <w:r w:rsidRPr="0037562D">
        <w:lastRenderedPageBreak/>
        <w:t>Land tenure security</w:t>
      </w:r>
      <w:bookmarkEnd w:id="57"/>
      <w:bookmarkEnd w:id="58"/>
    </w:p>
    <w:tbl>
      <w:tblPr>
        <w:tblStyle w:val="TableGrid"/>
        <w:tblW w:w="0" w:type="auto"/>
        <w:tblLook w:val="04A0" w:firstRow="1" w:lastRow="0" w:firstColumn="1" w:lastColumn="0" w:noHBand="0" w:noVBand="1"/>
      </w:tblPr>
      <w:tblGrid>
        <w:gridCol w:w="2155"/>
        <w:gridCol w:w="7195"/>
      </w:tblGrid>
      <w:tr w:rsidR="00520659" w:rsidRPr="0037562D" w14:paraId="604D9D3C" w14:textId="77777777">
        <w:tc>
          <w:tcPr>
            <w:tcW w:w="2155" w:type="dxa"/>
            <w:shd w:val="clear" w:color="auto" w:fill="8DD873" w:themeFill="accent6" w:themeFillTint="99"/>
          </w:tcPr>
          <w:p w14:paraId="45B248F4" w14:textId="77777777" w:rsidR="00520659" w:rsidRPr="0037562D" w:rsidRDefault="00520659">
            <w:pPr>
              <w:rPr>
                <w:b/>
                <w:bCs/>
              </w:rPr>
            </w:pPr>
            <w:r w:rsidRPr="0037562D">
              <w:rPr>
                <w:b/>
                <w:bCs/>
              </w:rPr>
              <w:t>Indicator</w:t>
            </w:r>
          </w:p>
        </w:tc>
        <w:tc>
          <w:tcPr>
            <w:tcW w:w="7195" w:type="dxa"/>
          </w:tcPr>
          <w:p w14:paraId="63A5878A" w14:textId="77777777" w:rsidR="00520659" w:rsidRPr="0037562D" w:rsidRDefault="00520659">
            <w:pPr>
              <w:rPr>
                <w:rFonts w:eastAsia="Calibri" w:cs="Calibri"/>
                <w:b/>
                <w:bCs/>
              </w:rPr>
            </w:pPr>
            <w:r w:rsidRPr="0037562D">
              <w:rPr>
                <w:rFonts w:eastAsia="Calibri" w:cs="Calibri"/>
                <w:b/>
                <w:bCs/>
              </w:rPr>
              <w:t xml:space="preserve">Land tenure security </w:t>
            </w:r>
          </w:p>
        </w:tc>
      </w:tr>
      <w:tr w:rsidR="00520659" w:rsidRPr="0037562D" w14:paraId="65958E3E" w14:textId="77777777">
        <w:tc>
          <w:tcPr>
            <w:tcW w:w="2155" w:type="dxa"/>
            <w:shd w:val="clear" w:color="auto" w:fill="8DD873" w:themeFill="accent6" w:themeFillTint="99"/>
          </w:tcPr>
          <w:p w14:paraId="1C95FA6A" w14:textId="77777777" w:rsidR="00520659" w:rsidRPr="0037562D" w:rsidRDefault="00520659">
            <w:r w:rsidRPr="0037562D">
              <w:t>Theme</w:t>
            </w:r>
          </w:p>
        </w:tc>
        <w:tc>
          <w:tcPr>
            <w:tcW w:w="7195" w:type="dxa"/>
          </w:tcPr>
          <w:p w14:paraId="40B47266" w14:textId="77777777" w:rsidR="00520659" w:rsidRPr="0037562D" w:rsidRDefault="00520659">
            <w:pPr>
              <w:rPr>
                <w:rFonts w:eastAsia="Calibri" w:cs="Calibri"/>
              </w:rPr>
            </w:pPr>
            <w:r w:rsidRPr="0037562D">
              <w:rPr>
                <w:rFonts w:eastAsia="Calibri" w:cs="Calibri"/>
              </w:rPr>
              <w:t>Land tenure</w:t>
            </w:r>
          </w:p>
        </w:tc>
      </w:tr>
      <w:tr w:rsidR="00520659" w:rsidRPr="0037562D" w14:paraId="404887B9" w14:textId="77777777">
        <w:tc>
          <w:tcPr>
            <w:tcW w:w="2155" w:type="dxa"/>
            <w:shd w:val="clear" w:color="auto" w:fill="8DD873" w:themeFill="accent6" w:themeFillTint="99"/>
          </w:tcPr>
          <w:p w14:paraId="357EBC89" w14:textId="77777777" w:rsidR="00520659" w:rsidRPr="0037562D" w:rsidRDefault="00520659">
            <w:r w:rsidRPr="0037562D">
              <w:t>Purpose of indicator</w:t>
            </w:r>
          </w:p>
        </w:tc>
        <w:tc>
          <w:tcPr>
            <w:tcW w:w="7195" w:type="dxa"/>
          </w:tcPr>
          <w:p w14:paraId="5A13AFB5" w14:textId="77777777" w:rsidR="00520659" w:rsidRPr="0037562D" w:rsidRDefault="00520659">
            <w:r w:rsidRPr="0037562D">
              <w:t xml:space="preserve">Land access is closely linked to use and control over productive resources. Secure land tenure is therefore a key determinant of individual agency, income and wellbeing. This indicator is aligned with SDG 1.4.2 and 5.a.1. </w:t>
            </w:r>
          </w:p>
        </w:tc>
      </w:tr>
      <w:tr w:rsidR="00520659" w:rsidRPr="0037562D" w14:paraId="70565D63" w14:textId="77777777">
        <w:tc>
          <w:tcPr>
            <w:tcW w:w="2155" w:type="dxa"/>
            <w:shd w:val="clear" w:color="auto" w:fill="8DD873" w:themeFill="accent6" w:themeFillTint="99"/>
          </w:tcPr>
          <w:p w14:paraId="398B9D4C" w14:textId="77777777" w:rsidR="00520659" w:rsidRPr="0037562D" w:rsidRDefault="00520659">
            <w:r w:rsidRPr="0037562D">
              <w:t>Data source</w:t>
            </w:r>
          </w:p>
        </w:tc>
        <w:tc>
          <w:tcPr>
            <w:tcW w:w="7195" w:type="dxa"/>
          </w:tcPr>
          <w:p w14:paraId="3C1E4553" w14:textId="72B5F530" w:rsidR="00520659" w:rsidRPr="0037562D" w:rsidRDefault="00520659">
            <w:pPr>
              <w:rPr>
                <w:rFonts w:eastAsia="Calibri" w:cs="Calibri"/>
                <w:color w:val="0070C0"/>
              </w:rPr>
            </w:pPr>
            <w:r w:rsidRPr="0037562D">
              <w:t>Parcels (most preferable) or household/farm (most possible) survey using a simplified version of the harmonized questionnaire proposed by FAO et al. (2019)</w:t>
            </w:r>
            <w:r w:rsidRPr="0037562D">
              <w:fldChar w:fldCharType="begin"/>
            </w:r>
            <w:r>
              <w:instrText xml:space="preserve"> ADDIN ZOTERO_ITEM CSL_CITATION {"citationID":"4l4zWpry","properties":{"formattedCitation":"\\super 24\\nosupersub{}","plainCitation":"24","noteIndex":0},"citationItems":[{"id":24910,"uris":["http://zotero.org/users/6629962/items/LFEBFIMC"],"itemData":{"id":24910,"type":"book","language":"en","note":"DOI: 10.1596/32321","publisher":"Washington, DC: World Bank","source":"DOI.org (Crossref)","title":"Measuring Individuals' Rights to Land: An Integrated Approach to Data Collection for SDG Indicators 1.4.2 and 5.a.1","title-short":"Measuring Individuals' Rights to Land","URL":"http://hdl.handle.net/10986/32321","author":[{"literal":"FAO"},{"literal":"World Bank"},{"literal":"UN-Habitat"}],"accessed":{"date-parts":[["2024",6,26]]},"issued":{"date-parts":[["2019",8]]}}}],"schema":"https://github.com/citation-style-language/schema/raw/master/csl-citation.json"} </w:instrText>
            </w:r>
            <w:r w:rsidRPr="0037562D">
              <w:fldChar w:fldCharType="separate"/>
            </w:r>
            <w:r w:rsidRPr="00520659">
              <w:rPr>
                <w:rFonts w:ascii="Aptos" w:hAnsi="Aptos" w:cs="Times New Roman"/>
                <w:vertAlign w:val="superscript"/>
              </w:rPr>
              <w:t>24</w:t>
            </w:r>
            <w:r w:rsidRPr="0037562D">
              <w:fldChar w:fldCharType="end"/>
            </w:r>
            <w:r w:rsidRPr="0037562D">
              <w:t xml:space="preserve">. </w:t>
            </w:r>
            <w:r w:rsidRPr="0037562D">
              <w:rPr>
                <w:rFonts w:eastAsia="Calibri" w:cs="Calibri"/>
                <w:color w:val="000000" w:themeColor="text1"/>
              </w:rPr>
              <w:t>Additionally, GPS delineation of parcels is strongly advised wherever feasible, as evidence points to systematic bias in farmer estimates of land area</w:t>
            </w:r>
            <w:r w:rsidRPr="0037562D">
              <w:rPr>
                <w:rFonts w:eastAsia="Calibri" w:cs="Calibri"/>
                <w:color w:val="000000" w:themeColor="text1"/>
              </w:rPr>
              <w:fldChar w:fldCharType="begin"/>
            </w:r>
            <w:r>
              <w:rPr>
                <w:rFonts w:eastAsia="Calibri" w:cs="Calibri"/>
                <w:color w:val="000000" w:themeColor="text1"/>
              </w:rPr>
              <w:instrText xml:space="preserve"> ADDIN ZOTERO_ITEM CSL_CITATION {"citationID":"Ws7xj2IB","properties":{"formattedCitation":"\\super 25\\nosupersub{}","plainCitation":"25","noteIndex":0},"citationItems":[{"id":24913,"uris":["http://zotero.org/users/6629962/items/EP2NGARS"],"itemData":{"id":24913,"type":"article-journal","abstract":"The agricultural sector is undergoing a period of rapid transformation, driven by the powerful and interconnected impacts of climate change, demographic transitions and uneven economic growth around the world. For governments and the international community to navigate this period of upheaval to protect vulnerable populations and ensure positive societal change will require a similar degree of transformation within agricultural data systems. While technological innovation has resulted in substantive improvements in the availability, timeliness and overall quality of agricultural data, many technical and institutional challenges remain. This paper reviews recent developments in the agricultural data landscape, highlights existing constraints to further progress and argues for agricultural economists to take responsibility for building agricultural data systems equipped to respond to the diverse needs of a changing world.","container-title":"European Review of Agricultural Economics","DOI":"10.1093/erae/jbab030","ISSN":"0165-1587","issue":"4","journalAbbreviation":"European Review of Agricultural Economics","page":"719-740","source":"Silverchair","title":"Better data, higher impact: improving agricultural data systems for societal change","title-short":"Better data, higher impact","volume":"48","author":[{"family":"Carletto","given":"Calogero"}],"issued":{"date-parts":[["2021",9,1]]}}}],"schema":"https://github.com/citation-style-language/schema/raw/master/csl-citation.json"} </w:instrText>
            </w:r>
            <w:r w:rsidRPr="0037562D">
              <w:rPr>
                <w:rFonts w:eastAsia="Calibri" w:cs="Calibri"/>
                <w:color w:val="000000" w:themeColor="text1"/>
              </w:rPr>
              <w:fldChar w:fldCharType="separate"/>
            </w:r>
            <w:r w:rsidRPr="00520659">
              <w:rPr>
                <w:rFonts w:ascii="Aptos" w:hAnsi="Aptos" w:cs="Times New Roman"/>
                <w:vertAlign w:val="superscript"/>
              </w:rPr>
              <w:t>25</w:t>
            </w:r>
            <w:r w:rsidRPr="0037562D">
              <w:rPr>
                <w:rFonts w:eastAsia="Calibri" w:cs="Calibri"/>
                <w:color w:val="000000" w:themeColor="text1"/>
              </w:rPr>
              <w:fldChar w:fldCharType="end"/>
            </w:r>
            <w:r w:rsidRPr="0037562D">
              <w:rPr>
                <w:rFonts w:eastAsia="Calibri" w:cs="Calibri"/>
                <w:color w:val="000000" w:themeColor="text1"/>
              </w:rPr>
              <w:t>.</w:t>
            </w:r>
          </w:p>
        </w:tc>
      </w:tr>
      <w:tr w:rsidR="00520659" w:rsidRPr="0037562D" w14:paraId="4FDD38CA" w14:textId="77777777">
        <w:tc>
          <w:tcPr>
            <w:tcW w:w="2155" w:type="dxa"/>
            <w:shd w:val="clear" w:color="auto" w:fill="8DD873" w:themeFill="accent6" w:themeFillTint="99"/>
          </w:tcPr>
          <w:p w14:paraId="3C498FCF" w14:textId="77777777" w:rsidR="00520659" w:rsidRPr="0037562D" w:rsidRDefault="00520659">
            <w:r w:rsidRPr="0037562D">
              <w:t>Measurement</w:t>
            </w:r>
          </w:p>
        </w:tc>
        <w:tc>
          <w:tcPr>
            <w:tcW w:w="7195" w:type="dxa"/>
          </w:tcPr>
          <w:p w14:paraId="6D1EC0F4" w14:textId="77777777" w:rsidR="00520659" w:rsidRPr="0037562D" w:rsidRDefault="00520659">
            <w:r w:rsidRPr="0037562D">
              <w:t>((Area of agricultural land used by the household for which at least one member of the household has their name on a legally recognized document OR has the right to sell OR has the right to bequeath)/(Total land area used by the household))*100</w:t>
            </w:r>
          </w:p>
        </w:tc>
      </w:tr>
      <w:tr w:rsidR="00520659" w:rsidRPr="0037562D" w14:paraId="41030A87" w14:textId="77777777">
        <w:tc>
          <w:tcPr>
            <w:tcW w:w="2155" w:type="dxa"/>
            <w:shd w:val="clear" w:color="auto" w:fill="8DD873" w:themeFill="accent6" w:themeFillTint="99"/>
          </w:tcPr>
          <w:p w14:paraId="74D889CD" w14:textId="77777777" w:rsidR="00520659" w:rsidRPr="0037562D" w:rsidRDefault="00520659">
            <w:r w:rsidRPr="0037562D">
              <w:t>Measurement units</w:t>
            </w:r>
          </w:p>
        </w:tc>
        <w:tc>
          <w:tcPr>
            <w:tcW w:w="7195" w:type="dxa"/>
          </w:tcPr>
          <w:p w14:paraId="322B774F" w14:textId="77777777" w:rsidR="00520659" w:rsidRPr="0037562D" w:rsidRDefault="00520659">
            <w:r w:rsidRPr="0037562D">
              <w:t xml:space="preserve">% </w:t>
            </w:r>
          </w:p>
          <w:p w14:paraId="488CD2A9" w14:textId="77777777" w:rsidR="00520659" w:rsidRPr="0037562D" w:rsidRDefault="00520659"/>
          <w:p w14:paraId="5D7A89BD" w14:textId="77777777" w:rsidR="00520659" w:rsidRPr="0037562D" w:rsidRDefault="00520659"/>
        </w:tc>
      </w:tr>
      <w:tr w:rsidR="00520659" w:rsidRPr="0037562D" w14:paraId="3EE9A7E2" w14:textId="77777777">
        <w:tc>
          <w:tcPr>
            <w:tcW w:w="2155" w:type="dxa"/>
            <w:shd w:val="clear" w:color="auto" w:fill="8DD873" w:themeFill="accent6" w:themeFillTint="99"/>
          </w:tcPr>
          <w:p w14:paraId="2CB7A1FA" w14:textId="77777777" w:rsidR="00520659" w:rsidRPr="0037562D" w:rsidRDefault="00520659">
            <w:r w:rsidRPr="0037562D">
              <w:t>Guidance on measurement</w:t>
            </w:r>
          </w:p>
        </w:tc>
        <w:tc>
          <w:tcPr>
            <w:tcW w:w="7195" w:type="dxa"/>
          </w:tcPr>
          <w:p w14:paraId="1BCDD1DC" w14:textId="77777777" w:rsidR="00520659" w:rsidRPr="0037562D" w:rsidRDefault="00520659">
            <w:pPr>
              <w:rPr>
                <w:rFonts w:eastAsia="Calibri" w:cs="Calibri"/>
              </w:rPr>
            </w:pPr>
            <w:r w:rsidRPr="0037562D">
              <w:t xml:space="preserve">The indicator can be calculated with data collected using FAO’s harmonized questionnaire, which is </w:t>
            </w:r>
            <w:r w:rsidRPr="0037562D">
              <w:rPr>
                <w:rFonts w:eastAsia="Calibri" w:cs="Calibri"/>
              </w:rPr>
              <w:t>a standardized and succinct survey instrument designed to collect the essential data for computation of both 1.4.2</w:t>
            </w:r>
            <w:r w:rsidRPr="0037562D">
              <w:rPr>
                <w:rFonts w:eastAsia="Calibri" w:cs="Calibri"/>
                <w:vertAlign w:val="superscript"/>
              </w:rPr>
              <w:t>a</w:t>
            </w:r>
            <w:r w:rsidRPr="0037562D">
              <w:rPr>
                <w:rFonts w:eastAsia="Calibri" w:cs="Calibri"/>
              </w:rPr>
              <w:t xml:space="preserve"> and 5.A.1</w:t>
            </w:r>
            <w:r w:rsidRPr="0037562D">
              <w:rPr>
                <w:rFonts w:eastAsia="Calibri" w:cs="Calibri"/>
                <w:vertAlign w:val="superscript"/>
              </w:rPr>
              <w:t>b</w:t>
            </w:r>
            <w:r w:rsidRPr="0037562D">
              <w:rPr>
                <w:rFonts w:eastAsia="Calibri" w:cs="Calibri"/>
              </w:rPr>
              <w:t xml:space="preserve"> Sustainable Development Goals (SDGs) indicators simultaneously.</w:t>
            </w:r>
          </w:p>
          <w:p w14:paraId="41F896D3" w14:textId="77777777" w:rsidR="00520659" w:rsidRPr="0037562D" w:rsidRDefault="00520659">
            <w:pPr>
              <w:rPr>
                <w:rFonts w:eastAsia="Calibri" w:cs="Calibri"/>
              </w:rPr>
            </w:pPr>
          </w:p>
          <w:p w14:paraId="78BEF570" w14:textId="77777777" w:rsidR="00520659" w:rsidRPr="0037562D" w:rsidRDefault="00520659">
            <w:pPr>
              <w:rPr>
                <w:rFonts w:eastAsia="Calibri" w:cs="Calibri"/>
                <w:color w:val="0F9ED5" w:themeColor="accent4"/>
              </w:rPr>
            </w:pPr>
            <w:r w:rsidRPr="0037562D">
              <w:rPr>
                <w:rFonts w:eastAsia="Calibri" w:cs="Calibri"/>
              </w:rPr>
              <w:t xml:space="preserve">The methodology proposed 5 versions of the </w:t>
            </w:r>
            <w:r w:rsidRPr="0037562D">
              <w:t xml:space="preserve">questionnaire </w:t>
            </w:r>
            <w:r w:rsidRPr="0037562D">
              <w:rPr>
                <w:rFonts w:eastAsia="Calibri" w:cs="Calibri"/>
              </w:rPr>
              <w:t xml:space="preserve">(see next figure) depending on: (i) the respondent selection approach, (ii) whether or not the survey collects data at the parcel-level and (iii) whether or not the existing survey includes a parcel roster. Each version of the </w:t>
            </w:r>
            <w:r w:rsidRPr="0037562D">
              <w:t xml:space="preserve">questionnaire </w:t>
            </w:r>
            <w:r w:rsidRPr="0037562D">
              <w:rPr>
                <w:rFonts w:eastAsia="Calibri" w:cs="Calibri"/>
              </w:rPr>
              <w:t xml:space="preserve">has approximated 10 questions and assumes that a separate household member roster exists and that the sex of each household member is captured in that roster. </w:t>
            </w:r>
          </w:p>
          <w:p w14:paraId="50DAD341" w14:textId="77777777" w:rsidR="00520659" w:rsidRPr="0037562D" w:rsidRDefault="00520659">
            <w:r w:rsidRPr="00196D24">
              <w:rPr>
                <w:noProof/>
              </w:rPr>
              <w:lastRenderedPageBreak/>
              <w:drawing>
                <wp:inline distT="0" distB="0" distL="0" distR="0" wp14:anchorId="3360EDEE" wp14:editId="2894A47F">
                  <wp:extent cx="3562350" cy="2602665"/>
                  <wp:effectExtent l="0" t="0" r="0" b="0"/>
                  <wp:docPr id="1869848107" name="Picture 1869848107"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8107" name="Picture 1869848107" descr="A diagram of a company&#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62350" cy="2602665"/>
                          </a:xfrm>
                          <a:prstGeom prst="rect">
                            <a:avLst/>
                          </a:prstGeom>
                        </pic:spPr>
                      </pic:pic>
                    </a:graphicData>
                  </a:graphic>
                </wp:inline>
              </w:drawing>
            </w:r>
          </w:p>
          <w:p w14:paraId="75E75155" w14:textId="77777777" w:rsidR="00520659" w:rsidRPr="0037562D" w:rsidRDefault="00520659">
            <w:r w:rsidRPr="0037562D">
              <w:t xml:space="preserve">Where possible, it is advised to have parcel level data and implement a self-respondent approach (i.e., where individuals respond for themselves only, not on behalf of others) (version 2 with 7 questions). Where it is not, land tenure data should be collected at the household/farm level, using the version 3 (13 questions) of the questionnaire. </w:t>
            </w:r>
          </w:p>
          <w:p w14:paraId="46281939" w14:textId="77777777" w:rsidR="00520659" w:rsidRPr="0037562D" w:rsidRDefault="00520659"/>
          <w:p w14:paraId="0B5C768D" w14:textId="77777777" w:rsidR="00520659" w:rsidRPr="0037562D" w:rsidRDefault="00520659"/>
          <w:p w14:paraId="753CC6B4" w14:textId="77777777" w:rsidR="00520659" w:rsidRPr="0037562D" w:rsidRDefault="00520659">
            <w:r w:rsidRPr="0037562D">
              <w:t>A sub-indicator can be calculated as: ((Number of adult women in agricultural households whose name is on a legally recognized document OR who have the right to sell OR bequeath agricultural land)/(Total adult individuals in agricultural households whose name is on a legally recognized document OR who have the right to sell OR bequeath agricultural land))*100.</w:t>
            </w:r>
          </w:p>
          <w:p w14:paraId="379FCC2C" w14:textId="77777777" w:rsidR="00520659" w:rsidRPr="0037562D" w:rsidRDefault="00520659"/>
          <w:p w14:paraId="0868734D" w14:textId="77777777" w:rsidR="00520659" w:rsidRPr="0037562D" w:rsidRDefault="00520659">
            <w:r w:rsidRPr="0037562D">
              <w:t xml:space="preserve">Note, for pastoralists, land tenure security may be better measured in terms of mobility, i.e. proportion of grazing lands over which the farmer has unrestricted rights to graze livestock. </w:t>
            </w:r>
          </w:p>
          <w:p w14:paraId="2A1C171B" w14:textId="77777777" w:rsidR="00520659" w:rsidRPr="0037562D" w:rsidRDefault="00520659"/>
          <w:p w14:paraId="12AF4140" w14:textId="77777777" w:rsidR="00520659" w:rsidRPr="0037562D" w:rsidRDefault="00520659">
            <w:pPr>
              <w:rPr>
                <w:u w:val="single"/>
              </w:rPr>
            </w:pPr>
            <w:r w:rsidRPr="0037562D">
              <w:rPr>
                <w:u w:val="single"/>
              </w:rPr>
              <w:t>Guidance of how to apply the questionnaire:</w:t>
            </w:r>
          </w:p>
          <w:p w14:paraId="6866F0F1" w14:textId="77777777" w:rsidR="00520659" w:rsidRPr="0037562D" w:rsidRDefault="00520659">
            <w:r w:rsidRPr="0037562D">
              <w:t>- The survey should be completed for the adult household member (18 years old or older).</w:t>
            </w:r>
          </w:p>
          <w:p w14:paraId="50362C56" w14:textId="77777777" w:rsidR="00520659" w:rsidRPr="0037562D" w:rsidRDefault="00520659">
            <w:r w:rsidRPr="0037562D">
              <w:t>- Because a self-respondent approach is going to be used and only some (or one) randomly selected household members are interviewed about their</w:t>
            </w:r>
          </w:p>
          <w:p w14:paraId="494FB077" w14:textId="77777777" w:rsidR="00520659" w:rsidRPr="0037562D" w:rsidRDefault="00520659">
            <w:r w:rsidRPr="0037562D">
              <w:t>tenure rights, only the selected members are part of the reference population (i.e., denominator in the indicator and sub-indicator formulas).</w:t>
            </w:r>
          </w:p>
          <w:p w14:paraId="11319B2D" w14:textId="77777777" w:rsidR="00520659" w:rsidRPr="0037562D" w:rsidRDefault="00520659">
            <w:r w:rsidRPr="0037562D">
              <w:t xml:space="preserve">- The country-specific questionnaire should include: i) a comprehensive list of all tenure types applicable to the country; ii) a comprehensive list of land tenure-related documents, specifying which ones the government </w:t>
            </w:r>
            <w:r w:rsidRPr="0037562D">
              <w:lastRenderedPageBreak/>
              <w:t>considers as legally recognized; iii)</w:t>
            </w:r>
            <w:r w:rsidRPr="0037562D">
              <w:rPr>
                <w:b/>
              </w:rPr>
              <w:t xml:space="preserve"> i</w:t>
            </w:r>
            <w:r w:rsidRPr="0037562D">
              <w:t>mages of the documents considered legally recognized; iv) a context-specific definition of alienation rights.</w:t>
            </w:r>
          </w:p>
          <w:p w14:paraId="371ACDF0" w14:textId="77777777" w:rsidR="00520659" w:rsidRPr="0037562D" w:rsidRDefault="00520659">
            <w:r w:rsidRPr="00196D24">
              <w:rPr>
                <w:noProof/>
              </w:rPr>
              <w:drawing>
                <wp:inline distT="0" distB="0" distL="0" distR="0" wp14:anchorId="6977583A" wp14:editId="22809CD6">
                  <wp:extent cx="3733800" cy="4419600"/>
                  <wp:effectExtent l="0" t="0" r="0" b="0"/>
                  <wp:docPr id="1486775903" name="Picture 148677590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5903" name="Picture 1486775903" descr="A screenshot of a documen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733800" cy="4419600"/>
                          </a:xfrm>
                          <a:prstGeom prst="rect">
                            <a:avLst/>
                          </a:prstGeom>
                        </pic:spPr>
                      </pic:pic>
                    </a:graphicData>
                  </a:graphic>
                </wp:inline>
              </w:drawing>
            </w:r>
            <w:r w:rsidRPr="0037562D">
              <w:t xml:space="preserve"> </w:t>
            </w:r>
          </w:p>
          <w:p w14:paraId="1A5B39B2" w14:textId="77777777" w:rsidR="00520659" w:rsidRPr="0037562D" w:rsidRDefault="00520659"/>
          <w:p w14:paraId="38C11C69" w14:textId="77777777" w:rsidR="00520659" w:rsidRPr="0037562D" w:rsidRDefault="00520659">
            <w:r w:rsidRPr="00196D24">
              <w:rPr>
                <w:noProof/>
              </w:rPr>
              <w:lastRenderedPageBreak/>
              <w:drawing>
                <wp:inline distT="0" distB="0" distL="0" distR="0" wp14:anchorId="3B0D8992" wp14:editId="116378FD">
                  <wp:extent cx="4419600" cy="3838575"/>
                  <wp:effectExtent l="0" t="0" r="0" b="0"/>
                  <wp:docPr id="158927301" name="Picture 158927301"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7301" name="Picture 158927301" descr="A close up of a documen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419600" cy="3838575"/>
                          </a:xfrm>
                          <a:prstGeom prst="rect">
                            <a:avLst/>
                          </a:prstGeom>
                        </pic:spPr>
                      </pic:pic>
                    </a:graphicData>
                  </a:graphic>
                </wp:inline>
              </w:drawing>
            </w:r>
          </w:p>
          <w:p w14:paraId="636BAB34" w14:textId="77777777" w:rsidR="00520659" w:rsidRPr="0037562D" w:rsidRDefault="00520659">
            <w:r w:rsidRPr="00196D24">
              <w:rPr>
                <w:noProof/>
              </w:rPr>
              <w:drawing>
                <wp:inline distT="0" distB="0" distL="0" distR="0" wp14:anchorId="3025384F" wp14:editId="03D456BE">
                  <wp:extent cx="4419600" cy="2543175"/>
                  <wp:effectExtent l="0" t="0" r="0" b="0"/>
                  <wp:docPr id="716259943" name="Picture 7162599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59943" name="Picture 71625994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19600" cy="2543175"/>
                          </a:xfrm>
                          <a:prstGeom prst="rect">
                            <a:avLst/>
                          </a:prstGeom>
                        </pic:spPr>
                      </pic:pic>
                    </a:graphicData>
                  </a:graphic>
                </wp:inline>
              </w:drawing>
            </w:r>
          </w:p>
          <w:p w14:paraId="3493D989" w14:textId="77777777" w:rsidR="00520659" w:rsidRPr="0037562D" w:rsidRDefault="00520659">
            <w:r w:rsidRPr="0037562D">
              <w:rPr>
                <w:vertAlign w:val="superscript"/>
              </w:rPr>
              <w:t>a</w:t>
            </w:r>
            <w:r w:rsidRPr="0037562D">
              <w:t xml:space="preserve"> </w:t>
            </w:r>
            <w:r w:rsidRPr="0037562D">
              <w:rPr>
                <w:rFonts w:eastAsia="Calibri" w:cs="Calibri"/>
              </w:rPr>
              <w:t>Proportion of total adult population with secure tenure rights to land, with (a) legally recognized documentation; and (b) who perceive their rights to land as secure, by sex and by type of tenure.</w:t>
            </w:r>
          </w:p>
          <w:p w14:paraId="270D28F9" w14:textId="77777777" w:rsidR="00520659" w:rsidRPr="0037562D" w:rsidRDefault="00520659">
            <w:pPr>
              <w:rPr>
                <w:rFonts w:eastAsia="Calibri" w:cs="Calibri"/>
              </w:rPr>
            </w:pPr>
            <w:r w:rsidRPr="0037562D">
              <w:rPr>
                <w:rFonts w:eastAsia="Calibri" w:cs="Calibri"/>
                <w:vertAlign w:val="superscript"/>
              </w:rPr>
              <w:t>b</w:t>
            </w:r>
            <w:r w:rsidRPr="0037562D">
              <w:rPr>
                <w:rFonts w:eastAsia="Calibri" w:cs="Calibri"/>
              </w:rPr>
              <w:t xml:space="preserve"> (a) proportion of total agricultural population with ownership or secure rights over agricultural land by sex; and (b) share of women among owners or rights bearers of agricultural land, by type of tenure.</w:t>
            </w:r>
          </w:p>
        </w:tc>
      </w:tr>
      <w:tr w:rsidR="00520659" w:rsidRPr="0037562D" w14:paraId="5E3D8AE6" w14:textId="77777777">
        <w:tc>
          <w:tcPr>
            <w:tcW w:w="2155" w:type="dxa"/>
            <w:shd w:val="clear" w:color="auto" w:fill="8DD873" w:themeFill="accent6" w:themeFillTint="99"/>
          </w:tcPr>
          <w:p w14:paraId="24DA5142" w14:textId="77777777" w:rsidR="00520659" w:rsidRPr="0037562D" w:rsidRDefault="00520659">
            <w:r w:rsidRPr="0037562D">
              <w:lastRenderedPageBreak/>
              <w:t>Guidance on data entry and reporting</w:t>
            </w:r>
          </w:p>
        </w:tc>
        <w:tc>
          <w:tcPr>
            <w:tcW w:w="7195" w:type="dxa"/>
          </w:tcPr>
          <w:p w14:paraId="666C27BE" w14:textId="77777777" w:rsidR="00520659" w:rsidRPr="0037562D" w:rsidRDefault="00520659">
            <w:r w:rsidRPr="0037562D">
              <w:t xml:space="preserve">Check that the total land area accessed by the household matches the sum of the land areas with different access types. </w:t>
            </w:r>
          </w:p>
        </w:tc>
      </w:tr>
      <w:tr w:rsidR="00CE58B4" w:rsidRPr="0037562D" w14:paraId="3141AC23" w14:textId="77777777">
        <w:tc>
          <w:tcPr>
            <w:tcW w:w="2155" w:type="dxa"/>
            <w:shd w:val="clear" w:color="auto" w:fill="8DD873" w:themeFill="accent6" w:themeFillTint="99"/>
          </w:tcPr>
          <w:p w14:paraId="21DED073" w14:textId="29B4DC3E" w:rsidR="00CE58B4" w:rsidRPr="0037562D" w:rsidRDefault="00CE58B4" w:rsidP="00CE58B4">
            <w:r>
              <w:lastRenderedPageBreak/>
              <w:t>Indicator interpretation and threshold setting</w:t>
            </w:r>
          </w:p>
        </w:tc>
        <w:tc>
          <w:tcPr>
            <w:tcW w:w="7195" w:type="dxa"/>
          </w:tcPr>
          <w:p w14:paraId="7BEF955B" w14:textId="77777777" w:rsidR="00CE58B4" w:rsidRPr="0037562D" w:rsidRDefault="00CE58B4" w:rsidP="00CE58B4">
            <w:pPr>
              <w:rPr>
                <w:rFonts w:eastAsia="Calibri" w:cs="Calibri"/>
              </w:rPr>
            </w:pPr>
          </w:p>
        </w:tc>
      </w:tr>
      <w:tr w:rsidR="00CE58B4" w:rsidRPr="0037562D" w14:paraId="21EA8A87" w14:textId="77777777">
        <w:tc>
          <w:tcPr>
            <w:tcW w:w="2155" w:type="dxa"/>
            <w:shd w:val="clear" w:color="auto" w:fill="8DD873" w:themeFill="accent6" w:themeFillTint="99"/>
          </w:tcPr>
          <w:p w14:paraId="5D4CF182" w14:textId="1A71F70A" w:rsidR="00CE58B4" w:rsidRPr="0037562D" w:rsidRDefault="00CE58B4" w:rsidP="00CE58B4">
            <w:r>
              <w:t xml:space="preserve">Limitations </w:t>
            </w:r>
          </w:p>
        </w:tc>
        <w:tc>
          <w:tcPr>
            <w:tcW w:w="7195" w:type="dxa"/>
          </w:tcPr>
          <w:p w14:paraId="6BD9E9C8" w14:textId="77777777" w:rsidR="00CE58B4" w:rsidRPr="0037562D" w:rsidRDefault="00CE58B4" w:rsidP="00CE58B4">
            <w:pPr>
              <w:rPr>
                <w:rFonts w:eastAsia="Calibri" w:cs="Calibri"/>
              </w:rPr>
            </w:pPr>
          </w:p>
        </w:tc>
      </w:tr>
      <w:tr w:rsidR="00CE58B4" w:rsidRPr="0037562D" w14:paraId="0EBADC47" w14:textId="77777777">
        <w:tc>
          <w:tcPr>
            <w:tcW w:w="2155" w:type="dxa"/>
            <w:shd w:val="clear" w:color="auto" w:fill="8DD873" w:themeFill="accent6" w:themeFillTint="99"/>
          </w:tcPr>
          <w:p w14:paraId="7A068273" w14:textId="77777777" w:rsidR="00CE58B4" w:rsidRPr="0037562D" w:rsidRDefault="00CE58B4" w:rsidP="00CE58B4">
            <w:r w:rsidRPr="0037562D">
              <w:t>References</w:t>
            </w:r>
          </w:p>
        </w:tc>
        <w:tc>
          <w:tcPr>
            <w:tcW w:w="7195" w:type="dxa"/>
          </w:tcPr>
          <w:p w14:paraId="66C7815E" w14:textId="2D8EABE3" w:rsidR="00CE58B4" w:rsidRPr="0037562D" w:rsidRDefault="00CE58B4" w:rsidP="00CE58B4">
            <w:pPr>
              <w:rPr>
                <w:rFonts w:eastAsia="Calibri" w:cs="Calibri"/>
              </w:rPr>
            </w:pPr>
            <w:r w:rsidRPr="0037562D">
              <w:rPr>
                <w:rFonts w:eastAsia="Calibri" w:cs="Calibri"/>
              </w:rPr>
              <w:t>FAO; The World Bank; UN-Habitat. 2019. Measuring Individuals’ Rights to Land: An Integrated Approach to Data Collection for SDG Indicators 1.4.2 and 5.a.1. Washington, DC. 72p.</w:t>
            </w:r>
            <w:r w:rsidRPr="0037562D">
              <w:rPr>
                <w:rFonts w:eastAsia="Calibri" w:cs="Calibri"/>
              </w:rPr>
              <w:fldChar w:fldCharType="begin"/>
            </w:r>
            <w:r>
              <w:rPr>
                <w:rFonts w:eastAsia="Calibri" w:cs="Calibri"/>
              </w:rPr>
              <w:instrText xml:space="preserve"> ADDIN ZOTERO_ITEM CSL_CITATION {"citationID":"iHfgKuTe","properties":{"formattedCitation":"\\super 24\\nosupersub{}","plainCitation":"24","noteIndex":0},"citationItems":[{"id":24910,"uris":["http://zotero.org/users/6629962/items/LFEBFIMC"],"itemData":{"id":24910,"type":"book","language":"en","note":"DOI: 10.1596/32321","publisher":"Washington, DC: World Bank","source":"DOI.org (Crossref)","title":"Measuring Individuals' Rights to Land: An Integrated Approach to Data Collection for SDG Indicators 1.4.2 and 5.a.1","title-short":"Measuring Individuals' Rights to Land","URL":"http://hdl.handle.net/10986/32321","author":[{"literal":"FAO"},{"literal":"World Bank"},{"literal":"UN-Habitat"}],"accessed":{"date-parts":[["2024",6,26]]},"issued":{"date-parts":[["2019",8]]}}}],"schema":"https://github.com/citation-style-language/schema/raw/master/csl-citation.json"} </w:instrText>
            </w:r>
            <w:r w:rsidRPr="0037562D">
              <w:rPr>
                <w:rFonts w:eastAsia="Calibri" w:cs="Calibri"/>
              </w:rPr>
              <w:fldChar w:fldCharType="separate"/>
            </w:r>
            <w:r w:rsidRPr="00520659">
              <w:rPr>
                <w:rFonts w:ascii="Aptos" w:hAnsi="Aptos" w:cs="Times New Roman"/>
                <w:vertAlign w:val="superscript"/>
              </w:rPr>
              <w:t>24</w:t>
            </w:r>
            <w:r w:rsidRPr="0037562D">
              <w:rPr>
                <w:rFonts w:eastAsia="Calibri" w:cs="Calibri"/>
              </w:rPr>
              <w:fldChar w:fldCharType="end"/>
            </w:r>
          </w:p>
        </w:tc>
      </w:tr>
    </w:tbl>
    <w:p w14:paraId="31A13D33" w14:textId="77777777" w:rsidR="00520659" w:rsidRPr="0037562D" w:rsidRDefault="00520659" w:rsidP="00520659"/>
    <w:p w14:paraId="11B5AA37" w14:textId="77777777" w:rsidR="00520659" w:rsidRPr="0037562D" w:rsidRDefault="00520659" w:rsidP="00520659"/>
    <w:p w14:paraId="014FCDE9"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59" w:name="_Toc127819104"/>
      <w:bookmarkStart w:id="60" w:name="_Toc166680099"/>
      <w:r w:rsidRPr="0037562D">
        <w:br w:type="page"/>
      </w:r>
    </w:p>
    <w:p w14:paraId="6D9B1385" w14:textId="77777777" w:rsidR="00520659" w:rsidRPr="0037562D" w:rsidRDefault="00520659" w:rsidP="00520659">
      <w:pPr>
        <w:pStyle w:val="Heading3"/>
      </w:pPr>
      <w:r w:rsidRPr="0037562D">
        <w:lastRenderedPageBreak/>
        <w:t>Farmer agency</w:t>
      </w:r>
      <w:bookmarkEnd w:id="59"/>
      <w:bookmarkEnd w:id="60"/>
    </w:p>
    <w:tbl>
      <w:tblPr>
        <w:tblStyle w:val="TableGrid"/>
        <w:tblW w:w="0" w:type="auto"/>
        <w:tblLook w:val="04A0" w:firstRow="1" w:lastRow="0" w:firstColumn="1" w:lastColumn="0" w:noHBand="0" w:noVBand="1"/>
      </w:tblPr>
      <w:tblGrid>
        <w:gridCol w:w="1623"/>
        <w:gridCol w:w="7727"/>
      </w:tblGrid>
      <w:tr w:rsidR="00520659" w:rsidRPr="0037562D" w14:paraId="0A3D89A3" w14:textId="77777777">
        <w:tc>
          <w:tcPr>
            <w:tcW w:w="1623" w:type="dxa"/>
            <w:shd w:val="clear" w:color="auto" w:fill="8DD873" w:themeFill="accent6" w:themeFillTint="99"/>
          </w:tcPr>
          <w:p w14:paraId="7148D824" w14:textId="77777777" w:rsidR="00520659" w:rsidRPr="0037562D" w:rsidRDefault="00520659">
            <w:pPr>
              <w:rPr>
                <w:b/>
                <w:bCs/>
              </w:rPr>
            </w:pPr>
            <w:r w:rsidRPr="0037562D">
              <w:rPr>
                <w:b/>
                <w:bCs/>
              </w:rPr>
              <w:t>Indicator</w:t>
            </w:r>
          </w:p>
        </w:tc>
        <w:tc>
          <w:tcPr>
            <w:tcW w:w="7727" w:type="dxa"/>
          </w:tcPr>
          <w:p w14:paraId="1298C801" w14:textId="77777777" w:rsidR="00520659" w:rsidRPr="0037562D" w:rsidRDefault="00520659">
            <w:pPr>
              <w:rPr>
                <w:b/>
                <w:bCs/>
              </w:rPr>
            </w:pPr>
            <w:r w:rsidRPr="0037562D">
              <w:rPr>
                <w:b/>
                <w:bCs/>
              </w:rPr>
              <w:t>Farmer agency</w:t>
            </w:r>
          </w:p>
        </w:tc>
      </w:tr>
      <w:tr w:rsidR="00520659" w:rsidRPr="0037562D" w14:paraId="060651F7" w14:textId="77777777">
        <w:tc>
          <w:tcPr>
            <w:tcW w:w="1623" w:type="dxa"/>
            <w:shd w:val="clear" w:color="auto" w:fill="8DD873" w:themeFill="accent6" w:themeFillTint="99"/>
          </w:tcPr>
          <w:p w14:paraId="75D5D953" w14:textId="77777777" w:rsidR="00520659" w:rsidRPr="0037562D" w:rsidRDefault="00520659">
            <w:r w:rsidRPr="0037562D">
              <w:t>Theme</w:t>
            </w:r>
          </w:p>
        </w:tc>
        <w:tc>
          <w:tcPr>
            <w:tcW w:w="7727" w:type="dxa"/>
          </w:tcPr>
          <w:p w14:paraId="27FF3E50" w14:textId="77777777" w:rsidR="00520659" w:rsidRPr="0037562D" w:rsidRDefault="00520659">
            <w:r w:rsidRPr="0037562D">
              <w:t>Social justice</w:t>
            </w:r>
          </w:p>
        </w:tc>
      </w:tr>
      <w:tr w:rsidR="00520659" w:rsidRPr="0037562D" w14:paraId="71C0C681" w14:textId="77777777">
        <w:tc>
          <w:tcPr>
            <w:tcW w:w="1623" w:type="dxa"/>
            <w:shd w:val="clear" w:color="auto" w:fill="8DD873" w:themeFill="accent6" w:themeFillTint="99"/>
          </w:tcPr>
          <w:p w14:paraId="3B832E79" w14:textId="77777777" w:rsidR="00520659" w:rsidRPr="0037562D" w:rsidRDefault="00520659">
            <w:r w:rsidRPr="0037562D">
              <w:t>Purpose of indicator</w:t>
            </w:r>
          </w:p>
        </w:tc>
        <w:tc>
          <w:tcPr>
            <w:tcW w:w="7727" w:type="dxa"/>
          </w:tcPr>
          <w:p w14:paraId="329AA536" w14:textId="77777777" w:rsidR="00520659" w:rsidRPr="0037562D" w:rsidRDefault="00520659">
            <w:r w:rsidRPr="0037562D">
              <w:t>Individual agency to decide on what to consume, produce, and trade, and how to produce it, is a basic human right for farmers. Monitoring farmer agency provides an indication of the power dynamics influencing major decisions about the farm and food system, and level of social equality (SDG 10, 16).</w:t>
            </w:r>
          </w:p>
        </w:tc>
      </w:tr>
      <w:tr w:rsidR="00520659" w:rsidRPr="0037562D" w14:paraId="141E1421" w14:textId="77777777">
        <w:tc>
          <w:tcPr>
            <w:tcW w:w="1623" w:type="dxa"/>
            <w:shd w:val="clear" w:color="auto" w:fill="8DD873" w:themeFill="accent6" w:themeFillTint="99"/>
          </w:tcPr>
          <w:p w14:paraId="0B8C446B" w14:textId="77777777" w:rsidR="00520659" w:rsidRPr="0037562D" w:rsidRDefault="00520659">
            <w:r w:rsidRPr="0037562D">
              <w:t>Data source</w:t>
            </w:r>
          </w:p>
        </w:tc>
        <w:tc>
          <w:tcPr>
            <w:tcW w:w="7727" w:type="dxa"/>
          </w:tcPr>
          <w:p w14:paraId="1F297299" w14:textId="77777777" w:rsidR="00520659" w:rsidRPr="0037562D" w:rsidRDefault="00520659">
            <w:r w:rsidRPr="0037562D">
              <w:t>Household surveys</w:t>
            </w:r>
          </w:p>
        </w:tc>
      </w:tr>
      <w:tr w:rsidR="00520659" w:rsidRPr="0037562D" w14:paraId="13D6136E" w14:textId="77777777">
        <w:tc>
          <w:tcPr>
            <w:tcW w:w="1623" w:type="dxa"/>
            <w:shd w:val="clear" w:color="auto" w:fill="8DD873" w:themeFill="accent6" w:themeFillTint="99"/>
          </w:tcPr>
          <w:p w14:paraId="60F6E079" w14:textId="77777777" w:rsidR="00520659" w:rsidRPr="0037562D" w:rsidRDefault="00520659">
            <w:r w:rsidRPr="0037562D">
              <w:t>Measurement</w:t>
            </w:r>
          </w:p>
        </w:tc>
        <w:tc>
          <w:tcPr>
            <w:tcW w:w="7727" w:type="dxa"/>
          </w:tcPr>
          <w:p w14:paraId="7A0E5B6B" w14:textId="77777777" w:rsidR="00520659" w:rsidRPr="0037562D" w:rsidRDefault="00520659">
            <w:r w:rsidRPr="0037562D">
              <w:t>Ladder of Power and Freedom, from GENNOVATE</w:t>
            </w:r>
          </w:p>
        </w:tc>
      </w:tr>
      <w:tr w:rsidR="00520659" w:rsidRPr="0037562D" w14:paraId="599E894A" w14:textId="77777777">
        <w:tc>
          <w:tcPr>
            <w:tcW w:w="1623" w:type="dxa"/>
            <w:shd w:val="clear" w:color="auto" w:fill="8DD873" w:themeFill="accent6" w:themeFillTint="99"/>
          </w:tcPr>
          <w:p w14:paraId="16B42AAC" w14:textId="77777777" w:rsidR="00520659" w:rsidRPr="0037562D" w:rsidRDefault="00520659">
            <w:r w:rsidRPr="0037562D">
              <w:t>Measurement units</w:t>
            </w:r>
          </w:p>
        </w:tc>
        <w:tc>
          <w:tcPr>
            <w:tcW w:w="7727" w:type="dxa"/>
          </w:tcPr>
          <w:p w14:paraId="18D5B572" w14:textId="77777777" w:rsidR="00520659" w:rsidRPr="0037562D" w:rsidRDefault="00520659">
            <w:r w:rsidRPr="0037562D">
              <w:t>Score of 1 to 5, and quotes and insights from analysing qualitative data, for the household and each individual surveyed</w:t>
            </w:r>
          </w:p>
        </w:tc>
      </w:tr>
      <w:tr w:rsidR="00520659" w:rsidRPr="0037562D" w14:paraId="5EA66F7D" w14:textId="77777777">
        <w:tc>
          <w:tcPr>
            <w:tcW w:w="1623" w:type="dxa"/>
            <w:shd w:val="clear" w:color="auto" w:fill="8DD873" w:themeFill="accent6" w:themeFillTint="99"/>
          </w:tcPr>
          <w:p w14:paraId="3205C289" w14:textId="77777777" w:rsidR="00520659" w:rsidRPr="0037562D" w:rsidRDefault="00520659">
            <w:r w:rsidRPr="0037562D">
              <w:t>Guidance on measurement</w:t>
            </w:r>
          </w:p>
        </w:tc>
        <w:tc>
          <w:tcPr>
            <w:tcW w:w="7727" w:type="dxa"/>
          </w:tcPr>
          <w:p w14:paraId="2204D5C4" w14:textId="7B1636B3" w:rsidR="00520659" w:rsidRPr="0037562D" w:rsidRDefault="00520659">
            <w:r w:rsidRPr="0037562D">
              <w:t xml:space="preserve">The GENNOVATE Ladder of Power and Freedom is a qualitative data collection tool aimed at understanding local men and women farmers’ own perceptions of agency and key factors determining levels of agency. Here, agency refers to ‘the capacity to make important decisions in one’s life and act upon them’ </w:t>
            </w:r>
            <w:r w:rsidRPr="0037562D">
              <w:fldChar w:fldCharType="begin" w:fldLock="1"/>
            </w:r>
            <w:r>
              <w:instrText xml:space="preserve"> ADDIN ZOTERO_ITEM CSL_CITATION {"citationID":"NW1VATv6","properties":{"formattedCitation":"\\super 26\\nosupersub{}","plainCitation":"26","noteIndex":0},"citationItems":[{"id":"PKjnWeTD/tVJgswTs","uris":["http://www.mendeley.com/documents/?uuid=d322517a-25fc-486b-ae4b-8fc66f26f4d7"],"itemData":{"abstract":"Ladder of Power and Freedom: A qualitative data collection tool to understand local perceptions of agency and decision-making. GENNOVATE resources for scientists and research teams. CDMX, Mexico: CIMMYT.","author":[{"dropping-particle":"","family":"Petesch","given":"P.","non-dropping-particle":"","parse-names":false,"suffix":""},{"dropping-particle":"","family":"Bullock","given":"R.","non-dropping-particle":"","parse-names":false,"suffix":""}],"id":"ITEM-1","issued":{"date-parts":[["2018"]]},"number-of-pages":"1-6","publisher-place":"CDMX, Mexico","title":"Ladder of Power and Freedom: A qualitative data collection tool to understand local perceptions of agency and decision-making. GENNOVATE resources for scientists and research teams","type":"report"}}],"schema":"https://github.com/citation-style-language/schema/raw/master/csl-citation.json"} </w:instrText>
            </w:r>
            <w:r w:rsidRPr="0037562D">
              <w:fldChar w:fldCharType="separate"/>
            </w:r>
            <w:r w:rsidRPr="00520659">
              <w:rPr>
                <w:rFonts w:ascii="Aptos" w:hAnsi="Aptos" w:cs="Times New Roman"/>
                <w:vertAlign w:val="superscript"/>
              </w:rPr>
              <w:t>26</w:t>
            </w:r>
            <w:r w:rsidRPr="0037562D">
              <w:fldChar w:fldCharType="end"/>
            </w:r>
            <w:r w:rsidRPr="0037562D">
              <w:t xml:space="preserve">. </w:t>
            </w:r>
          </w:p>
          <w:p w14:paraId="2E898B6F" w14:textId="77777777" w:rsidR="00520659" w:rsidRPr="0037562D" w:rsidRDefault="00520659"/>
          <w:p w14:paraId="6DB6E2E2" w14:textId="77777777" w:rsidR="00520659" w:rsidRPr="0037562D" w:rsidRDefault="00520659">
            <w:r w:rsidRPr="0037562D">
              <w:t xml:space="preserve">The Ladder provides comparative qualitative measures of agency that remain contextually grounded, and can be converted to a single quantitative agency score (but see notes on effectively applying the ladder approach).  Data are collected through an individual interview using the ladder visual (see inset), which is a scoreboard showing different levels of agency. Data can also be collected at the community level through a focus group. </w:t>
            </w:r>
          </w:p>
          <w:p w14:paraId="1C2AF5D5" w14:textId="77777777" w:rsidR="00520659" w:rsidRPr="0037562D" w:rsidRDefault="00520659"/>
          <w:p w14:paraId="3725BE6D" w14:textId="77777777" w:rsidR="00520659" w:rsidRPr="0037562D" w:rsidRDefault="00520659">
            <w:r w:rsidRPr="00196D24">
              <w:rPr>
                <w:noProof/>
              </w:rPr>
              <w:lastRenderedPageBreak/>
              <w:drawing>
                <wp:inline distT="0" distB="0" distL="0" distR="0" wp14:anchorId="2C0CB057" wp14:editId="7DD5D670">
                  <wp:extent cx="4769656" cy="3870251"/>
                  <wp:effectExtent l="0" t="0" r="0" b="0"/>
                  <wp:docPr id="961297643" name="Picture 961297643" descr="A close-up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7643" name="Picture 961297643" descr="A close-up of a questionnair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769656" cy="3870251"/>
                          </a:xfrm>
                          <a:prstGeom prst="rect">
                            <a:avLst/>
                          </a:prstGeom>
                        </pic:spPr>
                      </pic:pic>
                    </a:graphicData>
                  </a:graphic>
                </wp:inline>
              </w:drawing>
            </w:r>
          </w:p>
          <w:p w14:paraId="3E073177" w14:textId="42A44F89" w:rsidR="00520659" w:rsidRPr="0037562D" w:rsidRDefault="00520659">
            <w:pPr>
              <w:rPr>
                <w:i/>
              </w:rPr>
            </w:pPr>
            <w:r w:rsidRPr="0037562D">
              <w:rPr>
                <w:i/>
              </w:rPr>
              <w:t xml:space="preserve">Source: </w:t>
            </w:r>
            <w:r w:rsidRPr="0037562D">
              <w:rPr>
                <w:i/>
                <w:iCs/>
              </w:rPr>
              <w:fldChar w:fldCharType="begin" w:fldLock="1"/>
            </w:r>
            <w:r>
              <w:rPr>
                <w:i/>
                <w:iCs/>
              </w:rPr>
              <w:instrText xml:space="preserve"> ADDIN ZOTERO_ITEM CSL_CITATION {"citationID":"msUZZ8DQ","properties":{"formattedCitation":"\\super 26\\nosupersub{}","plainCitation":"26","noteIndex":0},"citationItems":[{"id":"PKjnWeTD/tVJgswTs","uris":["http://www.mendeley.com/documents/?uuid=d322517a-25fc-486b-ae4b-8fc66f26f4d7"],"itemData":{"abstract":"Ladder of Power and Freedom: A qualitative data collection tool to understand local perceptions of agency and decision-making. GENNOVATE resources for scientists and research teams. CDMX, Mexico: CIMMYT.","author":[{"dropping-particle":"","family":"Petesch","given":"P.","non-dropping-particle":"","parse-names":false,"suffix":""},{"dropping-particle":"","family":"Bullock","given":"R.","non-dropping-particle":"","parse-names":false,"suffix":""}],"id":"ITEM-1","issued":{"date-parts":[["2018"]]},"number-of-pages":"1-6","publisher-place":"CDMX, Mexico","title":"Ladder of Power and Freedom: A qualitative data collection tool to understand local perceptions of agency and decision-making. GENNOVATE resources for scientists and research teams","type":"report"}}],"schema":"https://github.com/citation-style-language/schema/raw/master/csl-citation.json"} </w:instrText>
            </w:r>
            <w:r w:rsidRPr="0037562D">
              <w:rPr>
                <w:i/>
                <w:iCs/>
              </w:rPr>
              <w:fldChar w:fldCharType="separate"/>
            </w:r>
            <w:r w:rsidRPr="00520659">
              <w:rPr>
                <w:rFonts w:ascii="Aptos" w:hAnsi="Aptos" w:cs="Times New Roman"/>
                <w:vertAlign w:val="superscript"/>
              </w:rPr>
              <w:t>26</w:t>
            </w:r>
            <w:r w:rsidRPr="0037562D">
              <w:rPr>
                <w:i/>
                <w:iCs/>
              </w:rPr>
              <w:fldChar w:fldCharType="end"/>
            </w:r>
          </w:p>
          <w:p w14:paraId="35018237" w14:textId="77777777" w:rsidR="00520659" w:rsidRPr="0037562D" w:rsidRDefault="00520659">
            <w:pPr>
              <w:rPr>
                <w:i/>
                <w:iCs/>
              </w:rPr>
            </w:pPr>
          </w:p>
          <w:p w14:paraId="15ED459C" w14:textId="77777777" w:rsidR="00520659" w:rsidRPr="0037562D" w:rsidRDefault="00520659">
            <w:r w:rsidRPr="0037562D">
              <w:t xml:space="preserve">The ladder is applied as follows. The researcher identifies a meaningful historical benchmark, usually 10 years in the past, and provides (or creates) a visual of the five-step ladder on a sheet of paper. The researcher introduces the purpose of the exercise. They will need to explain the five-step ladder, and that step 5 indicates great power and freedom while step 1 indicates very little power and freedom to make important decisions. </w:t>
            </w:r>
          </w:p>
          <w:p w14:paraId="4A942C0A" w14:textId="77777777" w:rsidR="00520659" w:rsidRPr="0037562D" w:rsidRDefault="00520659"/>
          <w:p w14:paraId="316A6894" w14:textId="77777777" w:rsidR="00520659" w:rsidRPr="0037562D" w:rsidRDefault="00520659">
            <w:pPr>
              <w:rPr>
                <w:i/>
              </w:rPr>
            </w:pPr>
            <w:r w:rsidRPr="0037562D">
              <w:t xml:space="preserve">For example: </w:t>
            </w:r>
            <w:r w:rsidRPr="0037562D">
              <w:rPr>
                <w:i/>
              </w:rPr>
              <w:t>Today we want to talk to you about how much power and freedom [wo]men in this household have to control the household food system – that is, how and what kind of food is produced, where it goes, and how and what kind of food people consume. Please imagine a five-step ladder [show figure], where at the bottom, on the first step, stand the individual [wo]men of this community with little capacity to make their own decisions about food production and consumption. These [wo]men have little to say about the types and varieties of crops, animals, trees, and animals they cultivate, the way they manage their water, land, soil, animals, and wildlife, the markets available to them, and the food source and food choices available to them. On the highest step, the fifth, stand those who have great capacity to make important decisions for themselves, including what they grow, how they manage their land, soil, water, animals, and trees, and what food they buy.</w:t>
            </w:r>
          </w:p>
          <w:p w14:paraId="5A3AD3A6" w14:textId="77777777" w:rsidR="00520659" w:rsidRPr="0037562D" w:rsidRDefault="00520659"/>
          <w:p w14:paraId="1DD67800" w14:textId="77777777" w:rsidR="00520659" w:rsidRPr="0037562D" w:rsidRDefault="00520659">
            <w:r w:rsidRPr="0037562D">
              <w:lastRenderedPageBreak/>
              <w:t xml:space="preserve">Request the individual to mark on the ladder the step they think household members of their gender occupy. </w:t>
            </w:r>
          </w:p>
          <w:p w14:paraId="47C652AB" w14:textId="77777777" w:rsidR="00520659" w:rsidRPr="0037562D" w:rsidRDefault="00520659"/>
          <w:p w14:paraId="1E5E4C94" w14:textId="77777777" w:rsidR="00520659" w:rsidRPr="0037562D" w:rsidRDefault="00520659">
            <w:r w:rsidRPr="0037562D">
              <w:t xml:space="preserve">Facilitate the discussion on reasons for the step identified. For example: </w:t>
            </w:r>
          </w:p>
          <w:p w14:paraId="22AC972B" w14:textId="77777777" w:rsidR="00520659" w:rsidRPr="0037562D" w:rsidRDefault="00520659">
            <w:pPr>
              <w:rPr>
                <w:i/>
                <w:iCs/>
              </w:rPr>
            </w:pPr>
            <w:r w:rsidRPr="0037562D">
              <w:rPr>
                <w:i/>
                <w:iCs/>
              </w:rPr>
              <w:t>Q. Why would you place [wo]men on this step? Would you like to volunteer the reasons for your rating?</w:t>
            </w:r>
          </w:p>
          <w:p w14:paraId="52301873" w14:textId="77777777" w:rsidR="00520659" w:rsidRPr="0037562D" w:rsidRDefault="00520659">
            <w:pPr>
              <w:rPr>
                <w:i/>
              </w:rPr>
            </w:pPr>
            <w:r w:rsidRPr="0037562D">
              <w:rPr>
                <w:i/>
              </w:rPr>
              <w:t>Q. Would you position different types of [wo]men in different places on this ladder? Older people, younger people, poorer people, single people, etc.? Do women and men differ?</w:t>
            </w:r>
          </w:p>
          <w:p w14:paraId="1A26C6BA" w14:textId="77777777" w:rsidR="00520659" w:rsidRPr="0037562D" w:rsidRDefault="00520659"/>
          <w:p w14:paraId="5CA283F8" w14:textId="77777777" w:rsidR="00520659" w:rsidRPr="0037562D" w:rsidRDefault="00520659">
            <w:r w:rsidRPr="0037562D">
              <w:t>Repeat the rankings and discussion to capture perceptions of power and freedom a decade ago (or at the pre-defined historical benchmark). These sticky notes / cards can fill in the other side of the ladder. These discussions should also be probed deeply to elicit detailed explanations for the trends in agency identified. The goal of the exercise is to understand the factors that shape women’s or men’s conceptions of power and freedom in their lives, and reasons for changes in these conceptions over time, rather than obtaining exact measurements or absolute values for agency.</w:t>
            </w:r>
          </w:p>
          <w:p w14:paraId="61AD95FC" w14:textId="77777777" w:rsidR="00520659" w:rsidRPr="0037562D" w:rsidRDefault="00520659"/>
          <w:p w14:paraId="5B5FDD08" w14:textId="77777777" w:rsidR="00520659" w:rsidRPr="0037562D" w:rsidRDefault="00520659">
            <w:r w:rsidRPr="0037562D">
              <w:t>Time permitting, facilitate a discussion about the changes the participants would like to see and what would be needed to achieve their vision. For example:</w:t>
            </w:r>
          </w:p>
          <w:p w14:paraId="07AF58BF" w14:textId="77777777" w:rsidR="00520659" w:rsidRPr="0037562D" w:rsidRDefault="00520659">
            <w:pPr>
              <w:rPr>
                <w:i/>
                <w:iCs/>
              </w:rPr>
            </w:pPr>
            <w:r w:rsidRPr="0037562D">
              <w:rPr>
                <w:i/>
                <w:iCs/>
              </w:rPr>
              <w:t>Q. Having talked through this together, are there changes you would like to see to give [wo]men more power and freedom in the future? What would be needed to achieve this? What are the major obstacles?</w:t>
            </w:r>
          </w:p>
          <w:p w14:paraId="6CEC4CE2" w14:textId="77777777" w:rsidR="00520659" w:rsidRPr="0037562D" w:rsidRDefault="00520659"/>
          <w:p w14:paraId="404E6E77" w14:textId="77777777" w:rsidR="00520659" w:rsidRPr="0037562D" w:rsidRDefault="00520659">
            <w:r w:rsidRPr="0037562D">
              <w:t>Record the whole interview and take good notes. During the discussion, listen closely for the reasoning behind votes, root causes of high or low agency, factors that contributed to change, and any differences reported for different groups in the community. Make note of powerful quotes that could be extracted later. Record how many votes are cast for each ladder step for both past and present.</w:t>
            </w:r>
          </w:p>
          <w:p w14:paraId="1BF0A885" w14:textId="77777777" w:rsidR="00520659" w:rsidRPr="0037562D" w:rsidRDefault="00520659"/>
          <w:p w14:paraId="7A7DAF42" w14:textId="77777777" w:rsidR="00520659" w:rsidRPr="0037562D" w:rsidRDefault="00520659">
            <w:pPr>
              <w:rPr>
                <w:b/>
                <w:bCs/>
              </w:rPr>
            </w:pPr>
            <w:r w:rsidRPr="0037562D">
              <w:rPr>
                <w:b/>
                <w:bCs/>
              </w:rPr>
              <w:t xml:space="preserve">Example responses for data collected at the community level: </w:t>
            </w:r>
          </w:p>
          <w:p w14:paraId="42B978FA" w14:textId="77777777" w:rsidR="00520659" w:rsidRPr="0037562D" w:rsidRDefault="00520659">
            <w:r w:rsidRPr="00196D24">
              <w:rPr>
                <w:noProof/>
              </w:rPr>
              <w:lastRenderedPageBreak/>
              <w:drawing>
                <wp:inline distT="0" distB="0" distL="0" distR="0" wp14:anchorId="0F9088EB" wp14:editId="36E14729">
                  <wp:extent cx="4720855" cy="2441126"/>
                  <wp:effectExtent l="0" t="0" r="3810" b="0"/>
                  <wp:docPr id="356092932" name="Picture 356092932" descr="A table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92932" name="Picture 356092932" descr="A table with numbers and arrows&#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720855" cy="2441126"/>
                          </a:xfrm>
                          <a:prstGeom prst="rect">
                            <a:avLst/>
                          </a:prstGeom>
                        </pic:spPr>
                      </pic:pic>
                    </a:graphicData>
                  </a:graphic>
                </wp:inline>
              </w:drawing>
            </w:r>
          </w:p>
          <w:p w14:paraId="6062EE5A" w14:textId="230404CA" w:rsidR="00520659" w:rsidRPr="0037562D" w:rsidRDefault="00520659">
            <w:pPr>
              <w:rPr>
                <w:i/>
              </w:rPr>
            </w:pPr>
            <w:r w:rsidRPr="0037562D">
              <w:rPr>
                <w:i/>
              </w:rPr>
              <w:t xml:space="preserve">Source: </w:t>
            </w:r>
            <w:r w:rsidRPr="0037562D">
              <w:rPr>
                <w:i/>
                <w:iCs/>
              </w:rPr>
              <w:fldChar w:fldCharType="begin" w:fldLock="1"/>
            </w:r>
            <w:r>
              <w:rPr>
                <w:i/>
                <w:iCs/>
              </w:rPr>
              <w:instrText xml:space="preserve"> ADDIN ZOTERO_ITEM CSL_CITATION {"citationID":"Fb4azDtS","properties":{"formattedCitation":"\\super 26\\nosupersub{}","plainCitation":"26","noteIndex":0},"citationItems":[{"id":"PKjnWeTD/tVJgswTs","uris":["http://www.mendeley.com/documents/?uuid=d322517a-25fc-486b-ae4b-8fc66f26f4d7"],"itemData":{"abstract":"Ladder of Power and Freedom: A qualitative data collection tool to understand local perceptions of agency and decision-making. GENNOVATE resources for scientists and research teams. CDMX, Mexico: CIMMYT.","author":[{"dropping-particle":"","family":"Petesch","given":"P.","non-dropping-particle":"","parse-names":false,"suffix":""},{"dropping-particle":"","family":"Bullock","given":"R.","non-dropping-particle":"","parse-names":false,"suffix":""}],"id":"ITEM-1","issued":{"date-parts":[["2018"]]},"number-of-pages":"1-6","publisher-place":"CDMX, Mexico","title":"Ladder of Power and Freedom: A qualitative data collection tool to understand local perceptions of agency and decision-making. GENNOVATE resources for scientists and research teams","type":"report"}}],"schema":"https://github.com/citation-style-language/schema/raw/master/csl-citation.json"} </w:instrText>
            </w:r>
            <w:r w:rsidRPr="0037562D">
              <w:rPr>
                <w:i/>
                <w:iCs/>
              </w:rPr>
              <w:fldChar w:fldCharType="separate"/>
            </w:r>
            <w:r w:rsidRPr="00520659">
              <w:rPr>
                <w:rFonts w:ascii="Aptos" w:hAnsi="Aptos" w:cs="Times New Roman"/>
                <w:vertAlign w:val="superscript"/>
              </w:rPr>
              <w:t>26</w:t>
            </w:r>
            <w:r w:rsidRPr="0037562D">
              <w:rPr>
                <w:i/>
                <w:iCs/>
              </w:rPr>
              <w:fldChar w:fldCharType="end"/>
            </w:r>
          </w:p>
          <w:p w14:paraId="4E5EE33D" w14:textId="77777777" w:rsidR="00520659" w:rsidRPr="0037562D" w:rsidRDefault="00520659">
            <w:pPr>
              <w:rPr>
                <w:b/>
                <w:bCs/>
              </w:rPr>
            </w:pPr>
          </w:p>
          <w:p w14:paraId="29406E42" w14:textId="77777777" w:rsidR="00520659" w:rsidRPr="0037562D" w:rsidRDefault="00520659">
            <w:pPr>
              <w:rPr>
                <w:b/>
                <w:bCs/>
              </w:rPr>
            </w:pPr>
            <w:r w:rsidRPr="0037562D">
              <w:rPr>
                <w:b/>
                <w:bCs/>
              </w:rPr>
              <w:t>Notes on effectively applying the ladder approach:</w:t>
            </w:r>
          </w:p>
          <w:p w14:paraId="27D29E50" w14:textId="77777777" w:rsidR="00520659" w:rsidRPr="0037562D" w:rsidRDefault="00520659">
            <w:pPr>
              <w:pStyle w:val="ListParagraph"/>
              <w:numPr>
                <w:ilvl w:val="0"/>
                <w:numId w:val="39"/>
              </w:numPr>
            </w:pPr>
            <w:r w:rsidRPr="0037562D">
              <w:t>Researchers should ideally be the same sex as participants.</w:t>
            </w:r>
          </w:p>
          <w:p w14:paraId="56102FB7" w14:textId="77777777" w:rsidR="00520659" w:rsidRPr="0037562D" w:rsidRDefault="00520659">
            <w:pPr>
              <w:pStyle w:val="ListParagraph"/>
              <w:numPr>
                <w:ilvl w:val="0"/>
                <w:numId w:val="39"/>
              </w:numPr>
            </w:pPr>
            <w:r w:rsidRPr="0037562D">
              <w:t>Individual surveys should be conducted in a private room without the presence of any members of the household or anyone of the opposite sex.</w:t>
            </w:r>
          </w:p>
          <w:p w14:paraId="4603525A" w14:textId="77777777" w:rsidR="00520659" w:rsidRPr="0037562D" w:rsidRDefault="00520659">
            <w:pPr>
              <w:pStyle w:val="ListParagraph"/>
              <w:numPr>
                <w:ilvl w:val="0"/>
                <w:numId w:val="39"/>
              </w:numPr>
            </w:pPr>
            <w:r w:rsidRPr="0037562D">
              <w:t>Since the tool requires respondents to recall circumstances 10 years ago, the minimum recommended respondent age is 25 years old. However the 10-year timeframe could be reduced if younger respondents are present.</w:t>
            </w:r>
          </w:p>
          <w:p w14:paraId="087B1C7E" w14:textId="77777777" w:rsidR="00520659" w:rsidRPr="0037562D" w:rsidRDefault="00520659">
            <w:pPr>
              <w:pStyle w:val="ListParagraph"/>
              <w:numPr>
                <w:ilvl w:val="0"/>
                <w:numId w:val="39"/>
              </w:numPr>
            </w:pPr>
            <w:r w:rsidRPr="0037562D">
              <w:t>To assist with recall, it is helpful to identify the year corresponding to 10 years ago (e.g. 2014) and an important event at that time.</w:t>
            </w:r>
          </w:p>
          <w:p w14:paraId="7600C06C" w14:textId="77777777" w:rsidR="00520659" w:rsidRPr="0037562D" w:rsidRDefault="00520659">
            <w:pPr>
              <w:pStyle w:val="ListParagraph"/>
              <w:numPr>
                <w:ilvl w:val="0"/>
                <w:numId w:val="39"/>
              </w:numPr>
            </w:pPr>
            <w:r w:rsidRPr="0037562D">
              <w:t xml:space="preserve">Researchers need to have a good level of skill in qualitative data collection to collect meaningful data on agency using this (or any) method. For example, managing group dynamics in household (or focus group) surveys is important to ensure the perspectives of individuals with lower levels of agency are captured.  </w:t>
            </w:r>
          </w:p>
          <w:p w14:paraId="15E2E759" w14:textId="77777777" w:rsidR="00520659" w:rsidRPr="0037562D" w:rsidRDefault="00520659">
            <w:pPr>
              <w:pStyle w:val="ListParagraph"/>
              <w:numPr>
                <w:ilvl w:val="0"/>
                <w:numId w:val="39"/>
              </w:numPr>
            </w:pPr>
            <w:r w:rsidRPr="0037562D">
              <w:t>The researcher should probe deeply into individual explanations of ladder rankings to understand the reasons for these rankings.</w:t>
            </w:r>
          </w:p>
          <w:p w14:paraId="3CD1FB67" w14:textId="77777777" w:rsidR="00520659" w:rsidRPr="0037562D" w:rsidRDefault="00520659">
            <w:pPr>
              <w:pStyle w:val="ListParagraph"/>
              <w:numPr>
                <w:ilvl w:val="0"/>
                <w:numId w:val="39"/>
              </w:numPr>
            </w:pPr>
            <w:r w:rsidRPr="0037562D">
              <w:t xml:space="preserve">Reducing agency to a single score (i.e., the mean step change at household level) risks undermining the relevance and quality of the data collected. Focusing on qualitative data collection and analysis is strongly recommended for a more meaningful and accurate understanding of individual and household agency. </w:t>
            </w:r>
          </w:p>
        </w:tc>
      </w:tr>
      <w:tr w:rsidR="00520659" w:rsidRPr="0037562D" w14:paraId="71E67D2A" w14:textId="77777777">
        <w:tc>
          <w:tcPr>
            <w:tcW w:w="1623" w:type="dxa"/>
            <w:shd w:val="clear" w:color="auto" w:fill="8DD873" w:themeFill="accent6" w:themeFillTint="99"/>
          </w:tcPr>
          <w:p w14:paraId="320FFCC8" w14:textId="77777777" w:rsidR="00520659" w:rsidRPr="0037562D" w:rsidRDefault="00520659">
            <w:r w:rsidRPr="0037562D">
              <w:lastRenderedPageBreak/>
              <w:t>Guidance on data entry and reporting</w:t>
            </w:r>
          </w:p>
        </w:tc>
        <w:tc>
          <w:tcPr>
            <w:tcW w:w="7727" w:type="dxa"/>
          </w:tcPr>
          <w:p w14:paraId="2A614D7D" w14:textId="77777777" w:rsidR="00520659" w:rsidRPr="0037562D" w:rsidRDefault="00520659">
            <w:pPr>
              <w:rPr>
                <w:highlight w:val="yellow"/>
              </w:rPr>
            </w:pPr>
            <w:r w:rsidRPr="0037562D">
              <w:t>This indicator collects sensitive data on human subjects. Researchers should obtain ethical approval from a verified review board prior to data collection. Study participants should receive assurances that their testimonies will be provided anonymously and no identifying information shared in any future publications.</w:t>
            </w:r>
          </w:p>
        </w:tc>
      </w:tr>
      <w:tr w:rsidR="00CE58B4" w:rsidRPr="0037562D" w14:paraId="0FCFD57D" w14:textId="77777777">
        <w:tc>
          <w:tcPr>
            <w:tcW w:w="1623" w:type="dxa"/>
            <w:shd w:val="clear" w:color="auto" w:fill="8DD873" w:themeFill="accent6" w:themeFillTint="99"/>
          </w:tcPr>
          <w:p w14:paraId="6C36BF3B" w14:textId="09148354" w:rsidR="00CE58B4" w:rsidRPr="0037562D" w:rsidRDefault="00CE58B4" w:rsidP="00CE58B4">
            <w:r>
              <w:lastRenderedPageBreak/>
              <w:t>Indicator interpretation and threshold setting</w:t>
            </w:r>
          </w:p>
        </w:tc>
        <w:tc>
          <w:tcPr>
            <w:tcW w:w="7727" w:type="dxa"/>
          </w:tcPr>
          <w:p w14:paraId="0B53256F" w14:textId="77777777" w:rsidR="00CE58B4" w:rsidRPr="0037562D" w:rsidRDefault="00CE58B4" w:rsidP="00CE58B4">
            <w:pPr>
              <w:pStyle w:val="ListParagraph"/>
              <w:numPr>
                <w:ilvl w:val="0"/>
                <w:numId w:val="38"/>
              </w:numPr>
            </w:pPr>
          </w:p>
        </w:tc>
      </w:tr>
      <w:tr w:rsidR="00CE58B4" w:rsidRPr="0037562D" w14:paraId="572A3CB5" w14:textId="77777777">
        <w:tc>
          <w:tcPr>
            <w:tcW w:w="1623" w:type="dxa"/>
            <w:shd w:val="clear" w:color="auto" w:fill="8DD873" w:themeFill="accent6" w:themeFillTint="99"/>
          </w:tcPr>
          <w:p w14:paraId="67D54F9E" w14:textId="72FED407" w:rsidR="00CE58B4" w:rsidRPr="0037562D" w:rsidRDefault="00CE58B4" w:rsidP="00CE58B4">
            <w:r>
              <w:t xml:space="preserve">Limitations </w:t>
            </w:r>
          </w:p>
        </w:tc>
        <w:tc>
          <w:tcPr>
            <w:tcW w:w="7727" w:type="dxa"/>
          </w:tcPr>
          <w:p w14:paraId="7D5C40AE" w14:textId="77777777" w:rsidR="00CE58B4" w:rsidRPr="0037562D" w:rsidRDefault="00CE58B4" w:rsidP="00CE58B4">
            <w:pPr>
              <w:pStyle w:val="ListParagraph"/>
              <w:numPr>
                <w:ilvl w:val="0"/>
                <w:numId w:val="38"/>
              </w:numPr>
            </w:pPr>
          </w:p>
        </w:tc>
      </w:tr>
      <w:tr w:rsidR="00CE58B4" w:rsidRPr="0037562D" w14:paraId="3E173499" w14:textId="77777777">
        <w:tc>
          <w:tcPr>
            <w:tcW w:w="1623" w:type="dxa"/>
            <w:shd w:val="clear" w:color="auto" w:fill="8DD873" w:themeFill="accent6" w:themeFillTint="99"/>
          </w:tcPr>
          <w:p w14:paraId="325C9C69" w14:textId="77777777" w:rsidR="00CE58B4" w:rsidRPr="0037562D" w:rsidRDefault="00CE58B4" w:rsidP="00CE58B4">
            <w:r w:rsidRPr="0037562D">
              <w:t>References</w:t>
            </w:r>
          </w:p>
        </w:tc>
        <w:tc>
          <w:tcPr>
            <w:tcW w:w="7727" w:type="dxa"/>
          </w:tcPr>
          <w:p w14:paraId="25E92E34" w14:textId="670A8881" w:rsidR="00CE58B4" w:rsidRPr="0037562D" w:rsidRDefault="00CE58B4" w:rsidP="00CE58B4">
            <w:pPr>
              <w:pStyle w:val="ListParagraph"/>
              <w:numPr>
                <w:ilvl w:val="0"/>
                <w:numId w:val="38"/>
              </w:numPr>
            </w:pPr>
            <w:r w:rsidRPr="0037562D">
              <w:t xml:space="preserve">Petesch and Bullock (2018) </w:t>
            </w:r>
            <w:r w:rsidRPr="0037562D">
              <w:fldChar w:fldCharType="begin" w:fldLock="1"/>
            </w:r>
            <w:r>
              <w:instrText xml:space="preserve"> ADDIN ZOTERO_ITEM CSL_CITATION {"citationID":"RItkD4SW","properties":{"formattedCitation":"\\super 26\\nosupersub{}","plainCitation":"26","noteIndex":0},"citationItems":[{"id":"PKjnWeTD/tVJgswTs","uris":["http://www.mendeley.com/documents/?uuid=d322517a-25fc-486b-ae4b-8fc66f26f4d7"],"itemData":{"abstract":"Ladder of Power and Freedom: A qualitative data collection tool to understand local perceptions of agency and decision-making. GENNOVATE resources for scientists and research teams. CDMX, Mexico: CIMMYT.","author":[{"dropping-particle":"","family":"Petesch","given":"P.","non-dropping-particle":"","parse-names":false,"suffix":""},{"dropping-particle":"","family":"Bullock","given":"R.","non-dropping-particle":"","parse-names":false,"suffix":""}],"id":"ITEM-1","issued":{"date-parts":[["2018"]]},"number-of-pages":"1-6","publisher-place":"CDMX, Mexico","title":"Ladder of Power and Freedom: A qualitative data collection tool to understand local perceptions of agency and decision-making. GENNOVATE resources for scientists and research teams","type":"report"}}],"schema":"https://github.com/citation-style-language/schema/raw/master/csl-citation.json"} </w:instrText>
            </w:r>
            <w:r w:rsidRPr="0037562D">
              <w:fldChar w:fldCharType="separate"/>
            </w:r>
            <w:r w:rsidRPr="00520659">
              <w:rPr>
                <w:rFonts w:ascii="Aptos" w:hAnsi="Aptos" w:cs="Times New Roman"/>
                <w:vertAlign w:val="superscript"/>
              </w:rPr>
              <w:t>26</w:t>
            </w:r>
            <w:r w:rsidRPr="0037562D">
              <w:fldChar w:fldCharType="end"/>
            </w:r>
          </w:p>
          <w:p w14:paraId="7D9E545B" w14:textId="26FC4602" w:rsidR="00CE58B4" w:rsidRPr="0037562D" w:rsidRDefault="00CE58B4" w:rsidP="00CE58B4">
            <w:pPr>
              <w:pStyle w:val="ListParagraph"/>
              <w:numPr>
                <w:ilvl w:val="0"/>
                <w:numId w:val="38"/>
              </w:numPr>
            </w:pPr>
            <w:r w:rsidRPr="0037562D">
              <w:t xml:space="preserve">Tavenner and Crane (2022) </w:t>
            </w:r>
            <w:r w:rsidRPr="0037562D">
              <w:fldChar w:fldCharType="begin" w:fldLock="1"/>
            </w:r>
            <w:r>
              <w:instrText xml:space="preserve"> ADDIN ZOTERO_ITEM CSL_CITATION {"citationID":"OQmSsAyq","properties":{"formattedCitation":"\\super 27\\nosupersub{}","plainCitation":"27","noteIndex":0},"citationItems":[{"id":"PKjnWeTD/GIYZUvvl","uris":["http://www.mendeley.com/documents/?uuid=86310de4-bc61-4069-8b86-63c914e5c95d"],"itemData":{"DOI":"10.1007/s10460-021-10290-2","ISBN":"0123456789","ISSN":"15728366","abstract":"There is a strong impetus in international agricultural development to close ‘gender gaps’ in agricultural productivity. The goal of empowering women is often framed as the solution to closing these gaps, stimulating the proliferation of new indicators and instruments for the targeting, measurement, and tracking of programmatic goals in research for agricultural development. Despite these advances, current measurements and indices remain too simplified in terms of unit and scope of analysis, as well as being fundamentally flawed in how they aim to capture the relevance of ‘gender’ in diverse local contexts. We propose that the impulse to apply exogenously defined and weakly validated ‘women’s empowerment’ measures to diverse local contexts risks prioritizing practical expedience over scientific accuracy and societal relevance. Furthermore, the application of such measures risks creating the impression that programmatic “gender targets” are being achieved, while simultaneously undermining substantive gender transformative goals. The authors conclude that a different methodological approach grounded in participatory and qualitative methods is needed to create more meaningful metrics for assessing progress towards women’s empowerment.","author":[{"dropping-particle":"","family":"Tavenner","given":"Katie","non-dropping-particle":"","parse-names":false,"suffix":""},{"dropping-particle":"","family":"Crane","given":"Todd A.","non-dropping-particle":"","parse-names":false,"suffix":""}],"container-title":"Agriculture and Human Values","id":"ITEM-1","issue":"3","issued":{"date-parts":[["2022"]]},"page":"849-857","publisher":"Springer Netherlands","title":"Hitting the target and missing the point? On the risks of measuring women’s empowerment in agricultural development","type":"article-journal","volume":"39"}}],"schema":"https://github.com/citation-style-language/schema/raw/master/csl-citation.json"} </w:instrText>
            </w:r>
            <w:r w:rsidRPr="0037562D">
              <w:fldChar w:fldCharType="separate"/>
            </w:r>
            <w:r w:rsidRPr="00520659">
              <w:rPr>
                <w:rFonts w:ascii="Aptos" w:hAnsi="Aptos" w:cs="Times New Roman"/>
                <w:vertAlign w:val="superscript"/>
              </w:rPr>
              <w:t>27</w:t>
            </w:r>
            <w:r w:rsidRPr="0037562D">
              <w:fldChar w:fldCharType="end"/>
            </w:r>
          </w:p>
        </w:tc>
      </w:tr>
    </w:tbl>
    <w:p w14:paraId="1B49B012" w14:textId="77777777" w:rsidR="00520659" w:rsidRPr="0037562D" w:rsidRDefault="00520659" w:rsidP="00520659"/>
    <w:p w14:paraId="74F457E3" w14:textId="77777777" w:rsidR="00520659" w:rsidRPr="0037562D" w:rsidRDefault="00520659" w:rsidP="00520659"/>
    <w:p w14:paraId="5CDC85E4" w14:textId="77777777" w:rsidR="00520659" w:rsidRPr="0037562D" w:rsidRDefault="00520659" w:rsidP="00520659">
      <w:pPr>
        <w:rPr>
          <w:rFonts w:asciiTheme="majorHAnsi" w:eastAsiaTheme="majorEastAsia" w:hAnsiTheme="majorHAnsi" w:cstheme="majorBidi"/>
          <w:color w:val="0F4761" w:themeColor="accent1" w:themeShade="BF"/>
          <w:sz w:val="26"/>
          <w:szCs w:val="26"/>
        </w:rPr>
      </w:pPr>
      <w:r w:rsidRPr="0037562D">
        <w:br w:type="page"/>
      </w:r>
    </w:p>
    <w:p w14:paraId="1309615C" w14:textId="77777777" w:rsidR="00520659" w:rsidRPr="0037562D" w:rsidRDefault="00520659" w:rsidP="00520659">
      <w:pPr>
        <w:pStyle w:val="Heading3"/>
      </w:pPr>
      <w:bookmarkStart w:id="61" w:name="_Toc127819106"/>
      <w:bookmarkStart w:id="62" w:name="_Toc166680100"/>
      <w:r w:rsidRPr="0037562D">
        <w:lastRenderedPageBreak/>
        <w:t>Human well-being</w:t>
      </w:r>
      <w:bookmarkEnd w:id="61"/>
      <w:bookmarkEnd w:id="62"/>
      <w:r w:rsidRPr="0037562D">
        <w:t xml:space="preserve"> </w:t>
      </w:r>
    </w:p>
    <w:tbl>
      <w:tblPr>
        <w:tblStyle w:val="TableGrid"/>
        <w:tblW w:w="9350" w:type="dxa"/>
        <w:tblLayout w:type="fixed"/>
        <w:tblLook w:val="04A0" w:firstRow="1" w:lastRow="0" w:firstColumn="1" w:lastColumn="0" w:noHBand="0" w:noVBand="1"/>
      </w:tblPr>
      <w:tblGrid>
        <w:gridCol w:w="2155"/>
        <w:gridCol w:w="7195"/>
      </w:tblGrid>
      <w:tr w:rsidR="00520659" w:rsidRPr="0037562D" w14:paraId="22BB5F93" w14:textId="77777777" w:rsidTr="664EF775">
        <w:tc>
          <w:tcPr>
            <w:tcW w:w="2155" w:type="dxa"/>
            <w:shd w:val="clear" w:color="auto" w:fill="8DD873" w:themeFill="accent6" w:themeFillTint="99"/>
          </w:tcPr>
          <w:p w14:paraId="69E8BE9E" w14:textId="77777777" w:rsidR="00520659" w:rsidRPr="0037562D" w:rsidRDefault="00520659">
            <w:r w:rsidRPr="0037562D">
              <w:t>Indicator</w:t>
            </w:r>
          </w:p>
        </w:tc>
        <w:tc>
          <w:tcPr>
            <w:tcW w:w="7195" w:type="dxa"/>
          </w:tcPr>
          <w:p w14:paraId="20E59615" w14:textId="77777777" w:rsidR="00520659" w:rsidRPr="0037562D" w:rsidRDefault="00520659">
            <w:pPr>
              <w:spacing w:line="259" w:lineRule="auto"/>
            </w:pPr>
            <w:r w:rsidRPr="0037562D">
              <w:t>Personal Wellbeing Index</w:t>
            </w:r>
          </w:p>
        </w:tc>
      </w:tr>
      <w:tr w:rsidR="00520659" w:rsidRPr="0037562D" w14:paraId="63D36E0A" w14:textId="77777777" w:rsidTr="664EF775">
        <w:tc>
          <w:tcPr>
            <w:tcW w:w="2155" w:type="dxa"/>
            <w:shd w:val="clear" w:color="auto" w:fill="8DD873" w:themeFill="accent6" w:themeFillTint="99"/>
          </w:tcPr>
          <w:p w14:paraId="094E49DF" w14:textId="77777777" w:rsidR="00520659" w:rsidRPr="0037562D" w:rsidRDefault="00520659">
            <w:r w:rsidRPr="0037562D">
              <w:t>Theme</w:t>
            </w:r>
          </w:p>
        </w:tc>
        <w:tc>
          <w:tcPr>
            <w:tcW w:w="7195" w:type="dxa"/>
          </w:tcPr>
          <w:p w14:paraId="1B749DB8" w14:textId="77777777" w:rsidR="00520659" w:rsidRPr="0037562D" w:rsidRDefault="00520659">
            <w:pPr>
              <w:rPr>
                <w:highlight w:val="yellow"/>
              </w:rPr>
            </w:pPr>
            <w:r w:rsidRPr="0037562D">
              <w:t>Human well-being</w:t>
            </w:r>
          </w:p>
        </w:tc>
      </w:tr>
      <w:tr w:rsidR="00520659" w:rsidRPr="0037562D" w14:paraId="60144B56" w14:textId="77777777" w:rsidTr="664EF775">
        <w:tc>
          <w:tcPr>
            <w:tcW w:w="2155" w:type="dxa"/>
            <w:shd w:val="clear" w:color="auto" w:fill="8DD873" w:themeFill="accent6" w:themeFillTint="99"/>
          </w:tcPr>
          <w:p w14:paraId="41315970" w14:textId="77777777" w:rsidR="00520659" w:rsidRPr="0037562D" w:rsidRDefault="00520659">
            <w:r w:rsidRPr="0037562D">
              <w:t>Purpose of indicator</w:t>
            </w:r>
          </w:p>
        </w:tc>
        <w:tc>
          <w:tcPr>
            <w:tcW w:w="7195" w:type="dxa"/>
          </w:tcPr>
          <w:p w14:paraId="1D40F56E" w14:textId="77777777" w:rsidR="00520659" w:rsidRPr="0037562D" w:rsidRDefault="00520659">
            <w:pPr>
              <w:rPr>
                <w:rFonts w:ascii="Open Sans" w:hAnsi="Open Sans" w:cs="Open Sans"/>
                <w:i/>
                <w:color w:val="003B43"/>
                <w:sz w:val="28"/>
                <w:szCs w:val="28"/>
              </w:rPr>
            </w:pPr>
            <w:r w:rsidRPr="0037562D">
              <w:t>This indicator aligns with SDG 3 “Ensure healthy lives and promote well-being for all at all ages”.</w:t>
            </w:r>
          </w:p>
        </w:tc>
      </w:tr>
      <w:tr w:rsidR="00520659" w:rsidRPr="0037562D" w14:paraId="48BE2695" w14:textId="77777777" w:rsidTr="664EF775">
        <w:tc>
          <w:tcPr>
            <w:tcW w:w="2155" w:type="dxa"/>
            <w:shd w:val="clear" w:color="auto" w:fill="8DD873" w:themeFill="accent6" w:themeFillTint="99"/>
          </w:tcPr>
          <w:p w14:paraId="059AFBEF" w14:textId="77777777" w:rsidR="00520659" w:rsidRPr="0037562D" w:rsidRDefault="00520659">
            <w:r w:rsidRPr="0037562D">
              <w:t>Data source</w:t>
            </w:r>
          </w:p>
        </w:tc>
        <w:tc>
          <w:tcPr>
            <w:tcW w:w="7195" w:type="dxa"/>
          </w:tcPr>
          <w:p w14:paraId="25BFC390" w14:textId="77777777" w:rsidR="00520659" w:rsidRPr="0037562D" w:rsidRDefault="00520659">
            <w:r w:rsidRPr="0037562D">
              <w:t>Household survey</w:t>
            </w:r>
          </w:p>
        </w:tc>
      </w:tr>
      <w:tr w:rsidR="00520659" w:rsidRPr="0037562D" w14:paraId="79703AA1" w14:textId="77777777" w:rsidTr="664EF775">
        <w:tc>
          <w:tcPr>
            <w:tcW w:w="2155" w:type="dxa"/>
            <w:shd w:val="clear" w:color="auto" w:fill="8DD873" w:themeFill="accent6" w:themeFillTint="99"/>
          </w:tcPr>
          <w:p w14:paraId="41DAEF9B" w14:textId="77777777" w:rsidR="00520659" w:rsidRPr="0037562D" w:rsidRDefault="00520659">
            <w:r w:rsidRPr="0037562D">
              <w:t>Measurement</w:t>
            </w:r>
          </w:p>
        </w:tc>
        <w:tc>
          <w:tcPr>
            <w:tcW w:w="7195" w:type="dxa"/>
          </w:tcPr>
          <w:p w14:paraId="0726E01C" w14:textId="77777777" w:rsidR="00520659" w:rsidRPr="0037562D" w:rsidRDefault="00520659">
            <w:r w:rsidRPr="0037562D">
              <w:t>OECD Personal Wellbeing Index evaluation questions</w:t>
            </w:r>
          </w:p>
        </w:tc>
      </w:tr>
      <w:tr w:rsidR="00520659" w:rsidRPr="0037562D" w14:paraId="36CB19E8" w14:textId="77777777" w:rsidTr="664EF775">
        <w:tc>
          <w:tcPr>
            <w:tcW w:w="2155" w:type="dxa"/>
            <w:shd w:val="clear" w:color="auto" w:fill="8DD873" w:themeFill="accent6" w:themeFillTint="99"/>
          </w:tcPr>
          <w:p w14:paraId="618635FC" w14:textId="77777777" w:rsidR="00520659" w:rsidRPr="0037562D" w:rsidRDefault="00520659">
            <w:r w:rsidRPr="0037562D">
              <w:t>Measurement units</w:t>
            </w:r>
          </w:p>
        </w:tc>
        <w:tc>
          <w:tcPr>
            <w:tcW w:w="7195" w:type="dxa"/>
          </w:tcPr>
          <w:p w14:paraId="74D1FC5B" w14:textId="77777777" w:rsidR="00520659" w:rsidRPr="0037562D" w:rsidRDefault="7F86E507">
            <w:commentRangeStart w:id="63"/>
            <w:commentRangeStart w:id="64"/>
            <w:commentRangeStart w:id="65"/>
            <w:r>
              <w:t>Likert scale (0-10)</w:t>
            </w:r>
            <w:commentRangeEnd w:id="63"/>
            <w:r w:rsidR="00520659" w:rsidRPr="0037562D">
              <w:rPr>
                <w:rStyle w:val="CommentReference"/>
                <w:sz w:val="22"/>
                <w:szCs w:val="22"/>
              </w:rPr>
              <w:commentReference w:id="63"/>
            </w:r>
            <w:commentRangeEnd w:id="64"/>
            <w:r w:rsidR="00520659" w:rsidRPr="0037562D">
              <w:rPr>
                <w:rStyle w:val="CommentReference"/>
                <w:sz w:val="22"/>
                <w:szCs w:val="22"/>
              </w:rPr>
              <w:commentReference w:id="64"/>
            </w:r>
            <w:commentRangeEnd w:id="65"/>
            <w:r w:rsidR="00520659" w:rsidRPr="0037562D">
              <w:rPr>
                <w:rStyle w:val="CommentReference"/>
                <w:sz w:val="22"/>
                <w:szCs w:val="22"/>
              </w:rPr>
              <w:commentReference w:id="65"/>
            </w:r>
          </w:p>
        </w:tc>
      </w:tr>
      <w:tr w:rsidR="00520659" w:rsidRPr="0037562D" w14:paraId="3415A59D" w14:textId="77777777" w:rsidTr="664EF775">
        <w:tc>
          <w:tcPr>
            <w:tcW w:w="2155" w:type="dxa"/>
            <w:shd w:val="clear" w:color="auto" w:fill="8DD873" w:themeFill="accent6" w:themeFillTint="99"/>
          </w:tcPr>
          <w:p w14:paraId="28ADB405" w14:textId="77777777" w:rsidR="00520659" w:rsidRPr="0037562D" w:rsidRDefault="00520659">
            <w:r w:rsidRPr="0037562D">
              <w:t>Guidance on measurement</w:t>
            </w:r>
          </w:p>
        </w:tc>
        <w:tc>
          <w:tcPr>
            <w:tcW w:w="7195" w:type="dxa"/>
          </w:tcPr>
          <w:p w14:paraId="2ADFFC62" w14:textId="3971A53C" w:rsidR="00520659" w:rsidRPr="0037562D" w:rsidRDefault="00520659">
            <w:pPr>
              <w:spacing w:line="276" w:lineRule="auto"/>
              <w:rPr>
                <w:color w:val="0086BF"/>
                <w:u w:val="single"/>
              </w:rPr>
            </w:pPr>
            <w:r w:rsidRPr="0037562D">
              <w:t xml:space="preserve">Human well-being encompasses quality of life and the ability of people and societies to contribute to the world with a sense of meaning and purpose. It encompasses a broad range of factors, including </w:t>
            </w:r>
            <w:r w:rsidRPr="0037562D">
              <w:rPr>
                <w:color w:val="111111"/>
              </w:rPr>
              <w:t>material well-being and emotional, physical, and social health</w:t>
            </w:r>
            <w:r w:rsidRPr="0037562D">
              <w:rPr>
                <w:color w:val="111111"/>
              </w:rPr>
              <w:fldChar w:fldCharType="begin"/>
            </w:r>
            <w:r>
              <w:rPr>
                <w:color w:val="111111"/>
              </w:rPr>
              <w:instrText xml:space="preserve"> ADDIN ZOTERO_ITEM CSL_CITATION {"citationID":"f9fRj8vD","properties":{"formattedCitation":"\\super 28\\nosupersub{}","plainCitation":"28","noteIndex":0},"citationItems":[{"id":25675,"uris":["http://zotero.org/users/6629962/items/7L7UVMB2"],"itemData":{"id":25675,"type":"webpage","abstract":"Well-being is a positive state experienced by individuals and societies. Similar to health, it is a resource for daily life and is determined by social, economic and environmental conditions. Well-being encompasses quality of life and the ability of people and societies to contribute to the world with a sense of meaning and purpose. Focusing on well-being supports the tracking of the equitable distribution of resources, overall thriving and sustainability. A society’s well-being can be determined by the extent to which it is resilient, builds capacity for action, and is prepared to transcend challenges (Glossary of Terms 2021).   WHO works with Member States and partners to advance well-being as it pertains to global health and the 17 Sustainable Development Goals (SDGs). Well-being is a major underlying driver of policy coherence across sectors and encourages galvanized action. Advancing societal well-being helps create active, resilient and sustainable communities at local, national and global levels, enabling them to respond to current and emerging health threats such as COVID-19 and environmental disasters.WHO coordinated the 10th Global Conference on Health Promotion in December 2021, where the Geneva Charter for Well-being was endorsed by participants. It outlines 5 key action areas:   design an equitable economy that serves human development within planetary      boundaries; create public policy for the common good; achieve universal health coverage; address the digital transformation to counteract harm and disempowerment and to      strengthen the benefits; and value and preserve the planet.  WHO continues to work with Member States to implement actions in these areas.","language":"en","title":"Promoting well-being","URL":"https://www.who.int/activities/promoting-well-being","author":[{"family":"WHO","given":""}],"accessed":{"date-parts":[["2024",7,1]]},"issued":{"date-parts":[["2024"]]}}}],"schema":"https://github.com/citation-style-language/schema/raw/master/csl-citation.json"} </w:instrText>
            </w:r>
            <w:r w:rsidRPr="0037562D">
              <w:rPr>
                <w:color w:val="111111"/>
              </w:rPr>
              <w:fldChar w:fldCharType="separate"/>
            </w:r>
            <w:r w:rsidRPr="00520659">
              <w:rPr>
                <w:rFonts w:ascii="Aptos" w:hAnsi="Aptos" w:cs="Times New Roman"/>
                <w:vertAlign w:val="superscript"/>
              </w:rPr>
              <w:t>28</w:t>
            </w:r>
            <w:r w:rsidRPr="0037562D">
              <w:rPr>
                <w:color w:val="111111"/>
              </w:rPr>
              <w:fldChar w:fldCharType="end"/>
            </w:r>
            <w:r w:rsidRPr="0037562D">
              <w:rPr>
                <w:color w:val="111111"/>
              </w:rPr>
              <w:t xml:space="preserve">. </w:t>
            </w:r>
            <w:r w:rsidRPr="0037562D">
              <w:t>While people’s living conditions (e.g., housing, income, employment) are important contributors to well-being, measuring living conditions (i.e. material well-being) alone fails to capture what people think and feel about their lives – i.e., their subjective well-being.</w:t>
            </w:r>
          </w:p>
          <w:p w14:paraId="6DE209E6" w14:textId="77777777" w:rsidR="00520659" w:rsidRPr="0037562D" w:rsidRDefault="00520659">
            <w:pPr>
              <w:spacing w:line="276" w:lineRule="auto"/>
            </w:pPr>
          </w:p>
          <w:p w14:paraId="13A2B5A4" w14:textId="68ED0D89" w:rsidR="00520659" w:rsidRPr="0037562D" w:rsidRDefault="00520659">
            <w:pPr>
              <w:spacing w:line="276" w:lineRule="auto"/>
            </w:pPr>
            <w:r w:rsidRPr="0037562D">
              <w:t>OECD’s Personal Wellbeing Index is computed based on responses to the following questions</w:t>
            </w:r>
            <w:r w:rsidRPr="0037562D">
              <w:fldChar w:fldCharType="begin"/>
            </w:r>
            <w:r>
              <w:instrText xml:space="preserve"> ADDIN ZOTERO_ITEM CSL_CITATION {"citationID":"BgudL7L5","properties":{"formattedCitation":"\\super 29\\nosupersub{}","plainCitation":"29","noteIndex":0},"citationItems":[{"id":25419,"uris":["http://zotero.org/users/6629962/items/D4HRKILS"],"itemData":{"id":25419,"type":"report","abstract":"These Guidelines represent the first attempt to provide international recommendations on collecting, publishing, and analysing subjective well-being data.","event-place":"Paris","language":"en","publisher":"Organisation for Economic Co-operation and Development","publisher-place":"Paris","source":"OECD iLibrary","title":"OECD Guidelines on Measuring Subjective Well-being","URL":"https://www.oecd-ilibrary.org/economics/oecd-guidelines-on-measuring-subjective-well-being_9789264191655-en","author":[{"literal":"OECD"}],"accessed":{"date-parts":[["2024",6,28]]},"issued":{"date-parts":[["2013"]]}},"locator":"20"}],"schema":"https://github.com/citation-style-language/schema/raw/master/csl-citation.json"} </w:instrText>
            </w:r>
            <w:r w:rsidRPr="0037562D">
              <w:fldChar w:fldCharType="separate"/>
            </w:r>
            <w:r w:rsidRPr="00520659">
              <w:rPr>
                <w:rFonts w:ascii="Aptos" w:hAnsi="Aptos" w:cs="Times New Roman"/>
                <w:vertAlign w:val="superscript"/>
              </w:rPr>
              <w:t>29</w:t>
            </w:r>
            <w:r w:rsidRPr="0037562D">
              <w:fldChar w:fldCharType="end"/>
            </w:r>
            <w:r w:rsidRPr="0037562D">
              <w:t xml:space="preserve">: </w:t>
            </w:r>
          </w:p>
          <w:p w14:paraId="641F1C6F" w14:textId="77777777" w:rsidR="00520659" w:rsidRPr="0037562D" w:rsidRDefault="00520659">
            <w:pPr>
              <w:pStyle w:val="ListParagraph"/>
              <w:numPr>
                <w:ilvl w:val="0"/>
                <w:numId w:val="66"/>
              </w:numPr>
              <w:spacing w:line="276" w:lineRule="auto"/>
            </w:pPr>
            <w:r w:rsidRPr="0037562D">
              <w:t>Thinking about your own life and personal circumstances, how satisfied are you with your life as a whole? [0-10]</w:t>
            </w:r>
          </w:p>
          <w:p w14:paraId="1892AF95" w14:textId="77777777" w:rsidR="00520659" w:rsidRPr="0037562D" w:rsidRDefault="00520659">
            <w:pPr>
              <w:pStyle w:val="ListParagraph"/>
              <w:numPr>
                <w:ilvl w:val="0"/>
                <w:numId w:val="66"/>
              </w:numPr>
              <w:spacing w:line="276" w:lineRule="auto"/>
            </w:pPr>
            <w:r w:rsidRPr="0037562D">
              <w:t>How satisfied are you with your standard of living? [Standard of Living] [0-10]</w:t>
            </w:r>
          </w:p>
          <w:p w14:paraId="4E66B820" w14:textId="77777777" w:rsidR="00520659" w:rsidRPr="0037562D" w:rsidRDefault="00520659">
            <w:pPr>
              <w:pStyle w:val="ListParagraph"/>
              <w:numPr>
                <w:ilvl w:val="0"/>
                <w:numId w:val="66"/>
              </w:numPr>
              <w:spacing w:line="276" w:lineRule="auto"/>
            </w:pPr>
            <w:r w:rsidRPr="0037562D">
              <w:t>How satisfied are you with your health? [Personal Health] [0-10]</w:t>
            </w:r>
          </w:p>
          <w:p w14:paraId="55B28B06" w14:textId="77777777" w:rsidR="00520659" w:rsidRPr="0037562D" w:rsidRDefault="00520659">
            <w:pPr>
              <w:pStyle w:val="ListParagraph"/>
              <w:numPr>
                <w:ilvl w:val="0"/>
                <w:numId w:val="66"/>
              </w:numPr>
              <w:spacing w:line="276" w:lineRule="auto"/>
            </w:pPr>
            <w:r w:rsidRPr="0037562D">
              <w:t>How satisfied are you with what you are achieving in life? [Achieving in Life] [0-10]</w:t>
            </w:r>
          </w:p>
          <w:p w14:paraId="3D8C587F" w14:textId="77777777" w:rsidR="00520659" w:rsidRPr="0037562D" w:rsidRDefault="00520659">
            <w:pPr>
              <w:pStyle w:val="ListParagraph"/>
              <w:numPr>
                <w:ilvl w:val="0"/>
                <w:numId w:val="66"/>
              </w:numPr>
              <w:spacing w:line="276" w:lineRule="auto"/>
            </w:pPr>
            <w:r w:rsidRPr="0037562D">
              <w:t>How satisfied are you with your personal relationships? [Personal Relationships] [0-10]</w:t>
            </w:r>
          </w:p>
          <w:p w14:paraId="4C2BC884" w14:textId="77777777" w:rsidR="00520659" w:rsidRPr="0037562D" w:rsidRDefault="00520659">
            <w:pPr>
              <w:pStyle w:val="ListParagraph"/>
              <w:numPr>
                <w:ilvl w:val="0"/>
                <w:numId w:val="66"/>
              </w:numPr>
              <w:spacing w:line="276" w:lineRule="auto"/>
            </w:pPr>
            <w:r w:rsidRPr="0037562D">
              <w:t>How satisfied are you with how safe you feel? [Personal Safety] [0-10]</w:t>
            </w:r>
          </w:p>
          <w:p w14:paraId="46B85BA0" w14:textId="77777777" w:rsidR="00520659" w:rsidRPr="0037562D" w:rsidRDefault="00520659">
            <w:pPr>
              <w:pStyle w:val="ListParagraph"/>
              <w:numPr>
                <w:ilvl w:val="0"/>
                <w:numId w:val="66"/>
              </w:numPr>
              <w:spacing w:line="276" w:lineRule="auto"/>
            </w:pPr>
            <w:r w:rsidRPr="0037562D">
              <w:t>How satisfied are you with feeling part of your community? [Community-Connectedness] [0-10]</w:t>
            </w:r>
          </w:p>
          <w:p w14:paraId="299FE3A4" w14:textId="77777777" w:rsidR="00520659" w:rsidRPr="0037562D" w:rsidRDefault="00520659">
            <w:pPr>
              <w:pStyle w:val="ListParagraph"/>
              <w:numPr>
                <w:ilvl w:val="0"/>
                <w:numId w:val="66"/>
              </w:numPr>
              <w:spacing w:line="276" w:lineRule="auto"/>
            </w:pPr>
            <w:r w:rsidRPr="0037562D">
              <w:t>How satisfied are you with your future security? [Future Security] [0-10]</w:t>
            </w:r>
          </w:p>
          <w:p w14:paraId="75ECCE3C" w14:textId="77777777" w:rsidR="00520659" w:rsidRPr="0037562D" w:rsidRDefault="00520659">
            <w:pPr>
              <w:pStyle w:val="ListParagraph"/>
              <w:numPr>
                <w:ilvl w:val="0"/>
                <w:numId w:val="66"/>
              </w:numPr>
              <w:spacing w:line="276" w:lineRule="auto"/>
            </w:pPr>
            <w:r w:rsidRPr="0037562D">
              <w:t>How satisfied are you with the amount of time you have to do the things that you like doing? [0-10]</w:t>
            </w:r>
          </w:p>
          <w:p w14:paraId="18B0D4D3" w14:textId="77777777" w:rsidR="00520659" w:rsidRPr="0037562D" w:rsidRDefault="00520659">
            <w:pPr>
              <w:pStyle w:val="ListParagraph"/>
              <w:numPr>
                <w:ilvl w:val="0"/>
                <w:numId w:val="66"/>
              </w:numPr>
              <w:spacing w:line="276" w:lineRule="auto"/>
            </w:pPr>
            <w:r w:rsidRPr="0037562D">
              <w:t>How satisfied are you with the quality of your local environment? [0-10]</w:t>
            </w:r>
          </w:p>
          <w:p w14:paraId="52E17466" w14:textId="77777777" w:rsidR="00520659" w:rsidRPr="0037562D" w:rsidRDefault="00520659">
            <w:pPr>
              <w:pStyle w:val="ListParagraph"/>
              <w:numPr>
                <w:ilvl w:val="0"/>
                <w:numId w:val="66"/>
              </w:numPr>
              <w:spacing w:line="276" w:lineRule="auto"/>
            </w:pPr>
            <w:r w:rsidRPr="0037562D">
              <w:t>For respondents who are employed only: How satisfied are you with your job? [0-10]</w:t>
            </w:r>
          </w:p>
          <w:p w14:paraId="2E3B4D6A" w14:textId="77777777" w:rsidR="00520659" w:rsidRPr="0037562D" w:rsidRDefault="00520659"/>
        </w:tc>
      </w:tr>
      <w:tr w:rsidR="00520659" w:rsidRPr="0037562D" w14:paraId="79279A47" w14:textId="77777777" w:rsidTr="664EF775">
        <w:tc>
          <w:tcPr>
            <w:tcW w:w="2155" w:type="dxa"/>
            <w:shd w:val="clear" w:color="auto" w:fill="8DD873" w:themeFill="accent6" w:themeFillTint="99"/>
          </w:tcPr>
          <w:p w14:paraId="3D7F442A" w14:textId="77777777" w:rsidR="00520659" w:rsidRPr="0037562D" w:rsidRDefault="00520659">
            <w:r w:rsidRPr="0037562D">
              <w:lastRenderedPageBreak/>
              <w:t>Guidance on data entry and reporting</w:t>
            </w:r>
          </w:p>
        </w:tc>
        <w:tc>
          <w:tcPr>
            <w:tcW w:w="7195" w:type="dxa"/>
          </w:tcPr>
          <w:p w14:paraId="5666C7B6" w14:textId="77777777" w:rsidR="00520659" w:rsidRPr="0037562D" w:rsidRDefault="00520659">
            <w:r w:rsidRPr="0037562D">
              <w:t xml:space="preserve">Key issues include the need to be careful with question wording, use consistent scales, and appropriate question ordering. </w:t>
            </w:r>
          </w:p>
          <w:p w14:paraId="400883C2" w14:textId="77777777" w:rsidR="00520659" w:rsidRPr="0037562D" w:rsidRDefault="00520659"/>
          <w:p w14:paraId="21B37FDF" w14:textId="77777777" w:rsidR="00520659" w:rsidRPr="0037562D" w:rsidRDefault="00520659">
            <w:r w:rsidRPr="0037562D">
              <w:t>1.</w:t>
            </w:r>
            <w:r w:rsidRPr="0037562D">
              <w:tab/>
              <w:t>Question wording</w:t>
            </w:r>
          </w:p>
          <w:p w14:paraId="7E3D520B" w14:textId="77777777" w:rsidR="00520659" w:rsidRPr="0037562D" w:rsidRDefault="00520659"/>
          <w:p w14:paraId="11816D81" w14:textId="76EC3FF5" w:rsidR="00520659" w:rsidRPr="0037562D" w:rsidRDefault="00520659">
            <w:r w:rsidRPr="0037562D">
              <w:t xml:space="preserve">“Because question wording matters to how people respond to questions on subjective well-being, the translation of questions is of high importance. Potential issues arising from translation cannot be eliminated, but they can be managed through an effective translation process. A robust translation process, including back translation, is therefore essential” </w:t>
            </w:r>
            <w:r w:rsidRPr="0037562D">
              <w:rPr>
                <w:rStyle w:val="Hyperlink"/>
                <w:rFonts w:ascii="Calibri" w:eastAsia="Calibri" w:hAnsi="Calibri" w:cs="Calibri"/>
                <w:color w:val="auto"/>
                <w:u w:val="none"/>
              </w:rPr>
              <w:fldChar w:fldCharType="begin"/>
            </w:r>
            <w:r>
              <w:rPr>
                <w:rStyle w:val="Hyperlink"/>
                <w:rFonts w:ascii="Calibri" w:eastAsia="Calibri" w:hAnsi="Calibri" w:cs="Calibri"/>
                <w:color w:val="auto"/>
                <w:u w:val="none"/>
              </w:rPr>
              <w:instrText xml:space="preserve"> ADDIN ZOTERO_ITEM CSL_CITATION {"citationID":"p2t5zE2b","properties":{"formattedCitation":"\\super 29\\nosupersub{}","plainCitation":"29","noteIndex":0},"citationItems":[{"id":25419,"uris":["http://zotero.org/users/6629962/items/D4HRKILS"],"itemData":{"id":25419,"type":"report","abstract":"These Guidelines represent the first attempt to provide international recommendations on collecting, publishing, and analysing subjective well-being data.","event-place":"Paris","language":"en","publisher":"Organisation for Economic Co-operation and Development","publisher-place":"Paris","source":"OECD iLibrary","title":"OECD Guidelines on Measuring Subjective Well-being","URL":"https://www.oecd-ilibrary.org/economics/oecd-guidelines-on-measuring-subjective-well-being_9789264191655-en","author":[{"literal":"OECD"}],"accessed":{"date-parts":[["2024",6,28]]},"issued":{"date-parts":[["2013"]]}}}],"schema":"https://github.com/citation-style-language/schema/raw/master/csl-citation.json"} </w:instrText>
            </w:r>
            <w:r w:rsidRPr="0037562D">
              <w:rPr>
                <w:rStyle w:val="Hyperlink"/>
                <w:rFonts w:ascii="Calibri" w:eastAsia="Calibri" w:hAnsi="Calibri" w:cs="Calibri"/>
                <w:color w:val="auto"/>
                <w:u w:val="none"/>
              </w:rPr>
              <w:fldChar w:fldCharType="separate"/>
            </w:r>
            <w:r w:rsidRPr="00520659">
              <w:rPr>
                <w:rFonts w:ascii="Calibri" w:hAnsi="Calibri" w:cs="Calibri"/>
                <w:vertAlign w:val="superscript"/>
              </w:rPr>
              <w:t>29</w:t>
            </w:r>
            <w:r w:rsidRPr="0037562D">
              <w:rPr>
                <w:rStyle w:val="Hyperlink"/>
                <w:rFonts w:ascii="Calibri" w:eastAsia="Calibri" w:hAnsi="Calibri" w:cs="Calibri"/>
                <w:color w:val="auto"/>
                <w:u w:val="none"/>
              </w:rPr>
              <w:fldChar w:fldCharType="end"/>
            </w:r>
            <w:r w:rsidRPr="0037562D">
              <w:rPr>
                <w:rStyle w:val="Hyperlink"/>
                <w:rFonts w:ascii="Calibri" w:eastAsia="Calibri" w:hAnsi="Calibri" w:cs="Calibri"/>
                <w:color w:val="auto"/>
                <w:u w:val="none"/>
              </w:rPr>
              <w:t>.</w:t>
            </w:r>
            <w:r w:rsidRPr="0037562D">
              <w:t xml:space="preserve"> </w:t>
            </w:r>
          </w:p>
          <w:p w14:paraId="2D52AAEE" w14:textId="77777777" w:rsidR="00520659" w:rsidRPr="0037562D" w:rsidRDefault="00520659"/>
          <w:p w14:paraId="577447B9" w14:textId="77777777" w:rsidR="00520659" w:rsidRPr="0037562D" w:rsidRDefault="00520659">
            <w:r w:rsidRPr="0037562D">
              <w:t>2.</w:t>
            </w:r>
            <w:r w:rsidRPr="0037562D">
              <w:tab/>
              <w:t>Scale design</w:t>
            </w:r>
          </w:p>
          <w:p w14:paraId="22F06730" w14:textId="77777777" w:rsidR="00520659" w:rsidRPr="0037562D" w:rsidRDefault="00520659"/>
          <w:p w14:paraId="7BB37440" w14:textId="3C4EC085" w:rsidR="00520659" w:rsidRPr="0037562D" w:rsidRDefault="00520659">
            <w:r w:rsidRPr="0037562D">
              <w:t xml:space="preserve">“Variation in response formats can affect data quality and comparability. In the case of evaluative measures, there is empirical support for using a 0-10 point numerical scale, anchored by verbal labels which represent conceptual absolutes (such as completely satisfied/completely dissatisfied). On balance, it is preferable to label scale interval points (between the anchors) with numerical, rather than with verbal, labels” </w:t>
            </w:r>
            <w:r w:rsidRPr="0037562D">
              <w:rPr>
                <w:rStyle w:val="Hyperlink"/>
                <w:rFonts w:ascii="Calibri" w:eastAsia="Calibri" w:hAnsi="Calibri" w:cs="Calibri"/>
                <w:color w:val="auto"/>
                <w:u w:val="none"/>
              </w:rPr>
              <w:fldChar w:fldCharType="begin"/>
            </w:r>
            <w:r>
              <w:rPr>
                <w:rStyle w:val="Hyperlink"/>
                <w:rFonts w:ascii="Calibri" w:eastAsia="Calibri" w:hAnsi="Calibri" w:cs="Calibri"/>
                <w:color w:val="auto"/>
                <w:u w:val="none"/>
              </w:rPr>
              <w:instrText xml:space="preserve"> ADDIN ZOTERO_ITEM CSL_CITATION {"citationID":"3yyBKjxD","properties":{"formattedCitation":"\\super 29\\nosupersub{}","plainCitation":"29","noteIndex":0},"citationItems":[{"id":25419,"uris":["http://zotero.org/users/6629962/items/D4HRKILS"],"itemData":{"id":25419,"type":"report","abstract":"These Guidelines represent the first attempt to provide international recommendations on collecting, publishing, and analysing subjective well-being data.","event-place":"Paris","language":"en","publisher":"Organisation for Economic Co-operation and Development","publisher-place":"Paris","source":"OECD iLibrary","title":"OECD Guidelines on Measuring Subjective Well-being","URL":"https://www.oecd-ilibrary.org/economics/oecd-guidelines-on-measuring-subjective-well-being_9789264191655-en","author":[{"literal":"OECD"}],"accessed":{"date-parts":[["2024",6,28]]},"issued":{"date-parts":[["2013"]]}}}],"schema":"https://github.com/citation-style-language/schema/raw/master/csl-citation.json"} </w:instrText>
            </w:r>
            <w:r w:rsidRPr="0037562D">
              <w:rPr>
                <w:rStyle w:val="Hyperlink"/>
                <w:rFonts w:ascii="Calibri" w:eastAsia="Calibri" w:hAnsi="Calibri" w:cs="Calibri"/>
                <w:color w:val="auto"/>
                <w:u w:val="none"/>
              </w:rPr>
              <w:fldChar w:fldCharType="separate"/>
            </w:r>
            <w:r w:rsidRPr="00520659">
              <w:rPr>
                <w:rFonts w:ascii="Calibri" w:hAnsi="Calibri" w:cs="Calibri"/>
                <w:vertAlign w:val="superscript"/>
              </w:rPr>
              <w:t>29</w:t>
            </w:r>
            <w:r w:rsidRPr="0037562D">
              <w:rPr>
                <w:rStyle w:val="Hyperlink"/>
                <w:rFonts w:ascii="Calibri" w:eastAsia="Calibri" w:hAnsi="Calibri" w:cs="Calibri"/>
                <w:color w:val="auto"/>
                <w:u w:val="none"/>
              </w:rPr>
              <w:fldChar w:fldCharType="end"/>
            </w:r>
            <w:r w:rsidRPr="0037562D">
              <w:rPr>
                <w:rStyle w:val="Hyperlink"/>
                <w:rFonts w:ascii="Calibri" w:eastAsia="Calibri" w:hAnsi="Calibri" w:cs="Calibri"/>
                <w:color w:val="auto"/>
                <w:u w:val="none"/>
              </w:rPr>
              <w:t>.</w:t>
            </w:r>
          </w:p>
          <w:p w14:paraId="2E7FB6F5" w14:textId="77777777" w:rsidR="00520659" w:rsidRPr="0037562D" w:rsidRDefault="00520659"/>
          <w:p w14:paraId="749AAAA5" w14:textId="77777777" w:rsidR="00520659" w:rsidRPr="0037562D" w:rsidRDefault="00520659">
            <w:r w:rsidRPr="0037562D">
              <w:t>3.</w:t>
            </w:r>
            <w:r w:rsidRPr="0037562D">
              <w:tab/>
              <w:t>Question order</w:t>
            </w:r>
          </w:p>
          <w:p w14:paraId="6C916D61" w14:textId="77777777" w:rsidR="00520659" w:rsidRPr="0037562D" w:rsidRDefault="00520659"/>
          <w:p w14:paraId="221E22BE" w14:textId="18F00911" w:rsidR="00520659" w:rsidRPr="0037562D" w:rsidRDefault="7F86E507" w:rsidP="664EF775">
            <w:commentRangeStart w:id="66"/>
            <w:r>
              <w:t xml:space="preserve">Subjective well-being questions are influenced by context </w:t>
            </w:r>
            <w:commentRangeEnd w:id="66"/>
            <w:r w:rsidR="00520659">
              <w:rPr>
                <w:rStyle w:val="CommentReference"/>
                <w:sz w:val="22"/>
                <w:szCs w:val="22"/>
              </w:rPr>
              <w:commentReference w:id="66"/>
            </w:r>
            <w:r>
              <w:t xml:space="preserve">and thus need to be asked in the right place so as not to be influenced by previous questions. </w:t>
            </w:r>
            <w:ins w:id="67" w:author="Alvi, Muzna (IFPRI-India)" w:date="2025-12-02T09:50:00Z">
              <w:r w:rsidR="3FF6EC37">
                <w:t>Also cons</w:t>
              </w:r>
            </w:ins>
            <w:ins w:id="68" w:author="Alvi, Muzna (IFPRI-India)" w:date="2025-12-02T09:51:00Z">
              <w:r w:rsidR="3FF6EC37">
                <w:t xml:space="preserve">ider randomizing the order in which the well-being questions are asked to reduce ordering-bias. </w:t>
              </w:r>
            </w:ins>
          </w:p>
        </w:tc>
      </w:tr>
      <w:tr w:rsidR="00CE58B4" w:rsidRPr="0037562D" w14:paraId="29C510A4" w14:textId="77777777" w:rsidTr="664EF775">
        <w:tc>
          <w:tcPr>
            <w:tcW w:w="2155" w:type="dxa"/>
            <w:shd w:val="clear" w:color="auto" w:fill="8DD873" w:themeFill="accent6" w:themeFillTint="99"/>
          </w:tcPr>
          <w:p w14:paraId="031E1D01" w14:textId="0FC0CA3C" w:rsidR="00CE58B4" w:rsidRPr="0037562D" w:rsidRDefault="00CE58B4" w:rsidP="00CE58B4">
            <w:r>
              <w:t>Indicator interpretation and threshold setting</w:t>
            </w:r>
          </w:p>
        </w:tc>
        <w:tc>
          <w:tcPr>
            <w:tcW w:w="7195" w:type="dxa"/>
          </w:tcPr>
          <w:p w14:paraId="354B6DEE" w14:textId="77777777" w:rsidR="00CE58B4" w:rsidRPr="0037562D" w:rsidRDefault="00CE58B4" w:rsidP="00CE58B4">
            <w:pPr>
              <w:spacing w:line="257" w:lineRule="auto"/>
              <w:rPr>
                <w:rStyle w:val="Hyperlink"/>
                <w:rFonts w:ascii="Calibri" w:eastAsia="Calibri" w:hAnsi="Calibri" w:cs="Calibri"/>
                <w:color w:val="auto"/>
                <w:u w:val="none"/>
              </w:rPr>
            </w:pPr>
          </w:p>
        </w:tc>
      </w:tr>
      <w:tr w:rsidR="00CE58B4" w:rsidRPr="0037562D" w14:paraId="14E7BFD5" w14:textId="77777777" w:rsidTr="664EF775">
        <w:tc>
          <w:tcPr>
            <w:tcW w:w="2155" w:type="dxa"/>
            <w:shd w:val="clear" w:color="auto" w:fill="8DD873" w:themeFill="accent6" w:themeFillTint="99"/>
          </w:tcPr>
          <w:p w14:paraId="277DBE33" w14:textId="721B1D4F" w:rsidR="00CE58B4" w:rsidRPr="0037562D" w:rsidRDefault="00CE58B4" w:rsidP="00CE58B4">
            <w:r>
              <w:t xml:space="preserve">Limitations </w:t>
            </w:r>
          </w:p>
        </w:tc>
        <w:tc>
          <w:tcPr>
            <w:tcW w:w="7195" w:type="dxa"/>
          </w:tcPr>
          <w:p w14:paraId="1DF6820C" w14:textId="77777777" w:rsidR="00CE58B4" w:rsidRPr="0037562D" w:rsidRDefault="00CE58B4" w:rsidP="00CE58B4">
            <w:pPr>
              <w:spacing w:line="257" w:lineRule="auto"/>
              <w:rPr>
                <w:rStyle w:val="Hyperlink"/>
                <w:rFonts w:ascii="Calibri" w:eastAsia="Calibri" w:hAnsi="Calibri" w:cs="Calibri"/>
                <w:color w:val="auto"/>
                <w:u w:val="none"/>
              </w:rPr>
            </w:pPr>
          </w:p>
        </w:tc>
      </w:tr>
      <w:tr w:rsidR="00CE58B4" w:rsidRPr="0037562D" w14:paraId="3C4766CA" w14:textId="77777777" w:rsidTr="664EF775">
        <w:tc>
          <w:tcPr>
            <w:tcW w:w="2155" w:type="dxa"/>
            <w:shd w:val="clear" w:color="auto" w:fill="8DD873" w:themeFill="accent6" w:themeFillTint="99"/>
          </w:tcPr>
          <w:p w14:paraId="7F568C07" w14:textId="77777777" w:rsidR="00CE58B4" w:rsidRPr="0037562D" w:rsidRDefault="00CE58B4" w:rsidP="00CE58B4">
            <w:r w:rsidRPr="0037562D">
              <w:t>References</w:t>
            </w:r>
          </w:p>
        </w:tc>
        <w:tc>
          <w:tcPr>
            <w:tcW w:w="7195" w:type="dxa"/>
          </w:tcPr>
          <w:p w14:paraId="3646DAA9" w14:textId="52470FD7" w:rsidR="00CE58B4" w:rsidRPr="0037562D" w:rsidRDefault="00CE58B4" w:rsidP="00CE58B4">
            <w:pPr>
              <w:spacing w:line="257" w:lineRule="auto"/>
              <w:rPr>
                <w:rStyle w:val="Hyperlink"/>
                <w:rFonts w:ascii="Calibri" w:eastAsia="Calibri" w:hAnsi="Calibri" w:cs="Calibri"/>
                <w:color w:val="auto"/>
                <w:u w:val="none"/>
              </w:rPr>
            </w:pPr>
            <w:r w:rsidRPr="0037562D">
              <w:rPr>
                <w:rStyle w:val="Hyperlink"/>
                <w:rFonts w:ascii="Calibri" w:eastAsia="Calibri" w:hAnsi="Calibri" w:cs="Calibri"/>
                <w:color w:val="auto"/>
                <w:u w:val="none"/>
              </w:rPr>
              <w:t xml:space="preserve">WHO (2024), Promoting well-being, </w:t>
            </w:r>
            <w:hyperlink r:id="rId35" w:history="1">
              <w:r w:rsidRPr="0037562D">
                <w:rPr>
                  <w:rStyle w:val="Hyperlink"/>
                  <w:rFonts w:ascii="Calibri" w:eastAsia="Calibri" w:hAnsi="Calibri" w:cs="Calibri"/>
                </w:rPr>
                <w:t>https://www.who.int/activities/promoting-well-being</w:t>
              </w:r>
            </w:hyperlink>
            <w:r w:rsidRPr="0037562D">
              <w:rPr>
                <w:rStyle w:val="Hyperlink"/>
                <w:rFonts w:ascii="Calibri" w:eastAsia="Calibri" w:hAnsi="Calibri" w:cs="Calibri"/>
                <w:color w:val="auto"/>
                <w:u w:val="none"/>
              </w:rPr>
              <w:t>, accessed 1 July 2024</w:t>
            </w:r>
            <w:r w:rsidRPr="0037562D">
              <w:rPr>
                <w:rStyle w:val="Hyperlink"/>
                <w:rFonts w:ascii="Calibri" w:eastAsia="Calibri" w:hAnsi="Calibri" w:cs="Calibri"/>
                <w:color w:val="auto"/>
                <w:u w:val="none"/>
              </w:rPr>
              <w:fldChar w:fldCharType="begin"/>
            </w:r>
            <w:r>
              <w:rPr>
                <w:rStyle w:val="Hyperlink"/>
                <w:rFonts w:ascii="Calibri" w:eastAsia="Calibri" w:hAnsi="Calibri" w:cs="Calibri"/>
                <w:color w:val="auto"/>
                <w:u w:val="none"/>
              </w:rPr>
              <w:instrText xml:space="preserve"> ADDIN ZOTERO_ITEM CSL_CITATION {"citationID":"KcTmYLzh","properties":{"formattedCitation":"\\super 28\\nosupersub{}","plainCitation":"28","noteIndex":0},"citationItems":[{"id":25675,"uris":["http://zotero.org/users/6629962/items/7L7UVMB2"],"itemData":{"id":25675,"type":"webpage","abstract":"Well-being is a positive state experienced by individuals and societies. Similar to health, it is a resource for daily life and is determined by social, economic and environmental conditions. Well-being encompasses quality of life and the ability of people and societies to contribute to the world with a sense of meaning and purpose. Focusing on well-being supports the tracking of the equitable distribution of resources, overall thriving and sustainability. A society’s well-being can be determined by the extent to which it is resilient, builds capacity for action, and is prepared to transcend challenges (Glossary of Terms 2021).   WHO works with Member States and partners to advance well-being as it pertains to global health and the 17 Sustainable Development Goals (SDGs). Well-being is a major underlying driver of policy coherence across sectors and encourages galvanized action. Advancing societal well-being helps create active, resilient and sustainable communities at local, national and global levels, enabling them to respond to current and emerging health threats such as COVID-19 and environmental disasters.WHO coordinated the 10th Global Conference on Health Promotion in December 2021, where the Geneva Charter for Well-being was endorsed by participants. It outlines 5 key action areas:   design an equitable economy that serves human development within planetary      boundaries; create public policy for the common good; achieve universal health coverage; address the digital transformation to counteract harm and disempowerment and to      strengthen the benefits; and value and preserve the planet.  WHO continues to work with Member States to implement actions in these areas.","language":"en","title":"Promoting well-being","URL":"https://www.who.int/activities/promoting-well-being","author":[{"family":"WHO","given":""}],"accessed":{"date-parts":[["2024",7,1]]},"issued":{"date-parts":[["2024"]]}}}],"schema":"https://github.com/citation-style-language/schema/raw/master/csl-citation.json"} </w:instrText>
            </w:r>
            <w:r w:rsidRPr="0037562D">
              <w:rPr>
                <w:rStyle w:val="Hyperlink"/>
                <w:rFonts w:ascii="Calibri" w:eastAsia="Calibri" w:hAnsi="Calibri" w:cs="Calibri"/>
                <w:color w:val="auto"/>
                <w:u w:val="none"/>
              </w:rPr>
              <w:fldChar w:fldCharType="separate"/>
            </w:r>
            <w:r w:rsidRPr="00520659">
              <w:rPr>
                <w:rFonts w:ascii="Calibri" w:hAnsi="Calibri" w:cs="Calibri"/>
                <w:vertAlign w:val="superscript"/>
              </w:rPr>
              <w:t>28</w:t>
            </w:r>
            <w:r w:rsidRPr="0037562D">
              <w:rPr>
                <w:rStyle w:val="Hyperlink"/>
                <w:rFonts w:ascii="Calibri" w:eastAsia="Calibri" w:hAnsi="Calibri" w:cs="Calibri"/>
                <w:color w:val="auto"/>
                <w:u w:val="none"/>
              </w:rPr>
              <w:fldChar w:fldCharType="end"/>
            </w:r>
            <w:r w:rsidRPr="0037562D">
              <w:rPr>
                <w:rStyle w:val="Hyperlink"/>
                <w:rFonts w:ascii="Calibri" w:eastAsia="Calibri" w:hAnsi="Calibri" w:cs="Calibri"/>
                <w:color w:val="auto"/>
                <w:u w:val="none"/>
              </w:rPr>
              <w:t xml:space="preserve"> </w:t>
            </w:r>
          </w:p>
          <w:p w14:paraId="573F5172" w14:textId="77777777" w:rsidR="00CE58B4" w:rsidRPr="0037562D" w:rsidRDefault="00CE58B4" w:rsidP="00CE58B4">
            <w:pPr>
              <w:spacing w:line="257" w:lineRule="auto"/>
              <w:rPr>
                <w:rStyle w:val="Hyperlink"/>
                <w:rFonts w:ascii="Calibri" w:eastAsia="Calibri" w:hAnsi="Calibri" w:cs="Calibri"/>
                <w:color w:val="auto"/>
                <w:u w:val="none"/>
              </w:rPr>
            </w:pPr>
          </w:p>
          <w:p w14:paraId="33246A44" w14:textId="19FE0E62" w:rsidR="00CE58B4" w:rsidRPr="0037562D" w:rsidRDefault="00CE58B4" w:rsidP="00CE58B4">
            <w:pPr>
              <w:spacing w:line="257" w:lineRule="auto"/>
              <w:rPr>
                <w:rStyle w:val="Hyperlink"/>
                <w:rFonts w:ascii="Calibri" w:eastAsia="Calibri" w:hAnsi="Calibri" w:cs="Calibri"/>
                <w:color w:val="auto"/>
                <w:u w:val="none"/>
              </w:rPr>
            </w:pPr>
            <w:r w:rsidRPr="0037562D">
              <w:rPr>
                <w:rStyle w:val="Hyperlink"/>
                <w:rFonts w:ascii="Calibri" w:eastAsia="Calibri" w:hAnsi="Calibri" w:cs="Calibri"/>
                <w:color w:val="auto"/>
                <w:u w:val="none"/>
              </w:rPr>
              <w:t xml:space="preserve">OECD (2013), OECD Guidelines on Measuring Subjective Well-being, OECD Publishing. </w:t>
            </w:r>
            <w:hyperlink r:id="rId36" w:history="1">
              <w:r w:rsidRPr="0037562D">
                <w:rPr>
                  <w:rStyle w:val="Hyperlink"/>
                  <w:rFonts w:ascii="Calibri" w:eastAsia="Calibri" w:hAnsi="Calibri" w:cs="Calibri"/>
                </w:rPr>
                <w:t>http://dx.doi.org/10.1787/9789264191655-en</w:t>
              </w:r>
            </w:hyperlink>
            <w:r w:rsidRPr="0037562D">
              <w:rPr>
                <w:rStyle w:val="Hyperlink"/>
                <w:rFonts w:ascii="Calibri" w:eastAsia="Calibri" w:hAnsi="Calibri" w:cs="Calibri"/>
                <w:color w:val="auto"/>
                <w:u w:val="none"/>
              </w:rPr>
              <w:fldChar w:fldCharType="begin"/>
            </w:r>
            <w:r>
              <w:rPr>
                <w:rStyle w:val="Hyperlink"/>
                <w:rFonts w:ascii="Calibri" w:eastAsia="Calibri" w:hAnsi="Calibri" w:cs="Calibri"/>
                <w:color w:val="auto"/>
                <w:u w:val="none"/>
              </w:rPr>
              <w:instrText xml:space="preserve"> ADDIN ZOTERO_ITEM CSL_CITATION {"citationID":"onDSU1cE","properties":{"formattedCitation":"\\super 29\\nosupersub{}","plainCitation":"29","noteIndex":0},"citationItems":[{"id":25419,"uris":["http://zotero.org/users/6629962/items/D4HRKILS"],"itemData":{"id":25419,"type":"report","abstract":"These Guidelines represent the first attempt to provide international recommendations on collecting, publishing, and analysing subjective well-being data.","event-place":"Paris","language":"en","publisher":"Organisation for Economic Co-operation and Development","publisher-place":"Paris","source":"OECD iLibrary","title":"OECD Guidelines on Measuring Subjective Well-being","URL":"https://www.oecd-ilibrary.org/economics/oecd-guidelines-on-measuring-subjective-well-being_9789264191655-en","author":[{"literal":"OECD"}],"accessed":{"date-parts":[["2024",6,28]]},"issued":{"date-parts":[["2013"]]}}}],"schema":"https://github.com/citation-style-language/schema/raw/master/csl-citation.json"} </w:instrText>
            </w:r>
            <w:r w:rsidRPr="0037562D">
              <w:rPr>
                <w:rStyle w:val="Hyperlink"/>
                <w:rFonts w:ascii="Calibri" w:eastAsia="Calibri" w:hAnsi="Calibri" w:cs="Calibri"/>
                <w:color w:val="auto"/>
                <w:u w:val="none"/>
              </w:rPr>
              <w:fldChar w:fldCharType="separate"/>
            </w:r>
            <w:r w:rsidRPr="00520659">
              <w:rPr>
                <w:rFonts w:ascii="Calibri" w:hAnsi="Calibri" w:cs="Calibri"/>
                <w:vertAlign w:val="superscript"/>
              </w:rPr>
              <w:t>29</w:t>
            </w:r>
            <w:r w:rsidRPr="0037562D">
              <w:rPr>
                <w:rStyle w:val="Hyperlink"/>
                <w:rFonts w:ascii="Calibri" w:eastAsia="Calibri" w:hAnsi="Calibri" w:cs="Calibri"/>
                <w:color w:val="auto"/>
                <w:u w:val="none"/>
              </w:rPr>
              <w:fldChar w:fldCharType="end"/>
            </w:r>
            <w:r w:rsidRPr="0037562D">
              <w:rPr>
                <w:rStyle w:val="Hyperlink"/>
                <w:rFonts w:ascii="Calibri" w:eastAsia="Calibri" w:hAnsi="Calibri" w:cs="Calibri"/>
                <w:color w:val="auto"/>
                <w:u w:val="none"/>
              </w:rPr>
              <w:t xml:space="preserve"> </w:t>
            </w:r>
          </w:p>
          <w:p w14:paraId="170D831B" w14:textId="77777777" w:rsidR="00CE58B4" w:rsidRPr="0037562D" w:rsidRDefault="00CE58B4" w:rsidP="00CE58B4">
            <w:pPr>
              <w:spacing w:line="257" w:lineRule="auto"/>
              <w:rPr>
                <w:rStyle w:val="Hyperlink"/>
                <w:rFonts w:ascii="Calibri" w:eastAsia="Calibri" w:hAnsi="Calibri" w:cs="Calibri"/>
                <w:color w:val="auto"/>
                <w:u w:val="none"/>
              </w:rPr>
            </w:pPr>
          </w:p>
          <w:p w14:paraId="7C6B5276" w14:textId="46E5528E" w:rsidR="00CE58B4" w:rsidRPr="0037562D" w:rsidRDefault="00CE58B4" w:rsidP="00CE58B4">
            <w:pPr>
              <w:spacing w:line="257" w:lineRule="auto"/>
              <w:rPr>
                <w:rStyle w:val="Hyperlink"/>
                <w:rFonts w:ascii="Calibri" w:eastAsia="Calibri" w:hAnsi="Calibri" w:cs="Calibri"/>
              </w:rPr>
            </w:pPr>
            <w:r w:rsidRPr="0037562D">
              <w:rPr>
                <w:rStyle w:val="Hyperlink"/>
                <w:rFonts w:ascii="Calibri" w:eastAsia="Calibri" w:hAnsi="Calibri" w:cs="Calibri"/>
                <w:color w:val="auto"/>
                <w:u w:val="none"/>
              </w:rPr>
              <w:t>International Wellbeing Group (2006), Personal Wellbeing Index, 4th edition, Melbourne, Australian Centre on Quality of Life, Deakin University.</w:t>
            </w:r>
            <w:r w:rsidRPr="0037562D">
              <w:rPr>
                <w:rStyle w:val="Hyperlink"/>
                <w:rFonts w:ascii="Calibri" w:eastAsia="Calibri" w:hAnsi="Calibri" w:cs="Calibri"/>
                <w:color w:val="auto"/>
                <w:u w:val="none"/>
              </w:rPr>
              <w:fldChar w:fldCharType="begin"/>
            </w:r>
            <w:r>
              <w:rPr>
                <w:rStyle w:val="Hyperlink"/>
                <w:rFonts w:ascii="Calibri" w:eastAsia="Calibri" w:hAnsi="Calibri" w:cs="Calibri"/>
                <w:color w:val="auto"/>
                <w:u w:val="none"/>
              </w:rPr>
              <w:instrText xml:space="preserve"> ADDIN ZOTERO_ITEM CSL_CITATION {"citationID":"cax4Nf4D","properties":{"formattedCitation":"\\super 30\\nosupersub{}","plainCitation":"30","noteIndex":0},"citationItems":[{"id":25427,"uris":["http://zotero.org/users/6629962/items/4HQDJRCF"],"itemData":{"id":25427,"type":"report","abstract":"International Well-being Group. (2006). Personal Wellbeing Index (4th ed.). Retrieved June 25, 2007, from http://www.deakin.edu.au/research/acqol/instruments/wellbeing_index.htm","event-place":"Geelong: Australian Centre on Quality of Life, School of Psychology, Deakin University – Melbourne Campus","publisher-place":"Geelong: Australian Centre on Quality of Life, School of Psychology, Deakin University – Melbourne Campus","title":"Personal Wellbeing Index - Adult (6th ed.)","URL":"http://www.deakin.edu.au/research/acqol/instruments/wellbeing_index.htm","author":[{"family":"International Well-being Group","given":""}],"issued":{"date-parts":[["2024"]]}}}],"schema":"https://github.com/citation-style-language/schema/raw/master/csl-citation.json"} </w:instrText>
            </w:r>
            <w:r w:rsidRPr="0037562D">
              <w:rPr>
                <w:rStyle w:val="Hyperlink"/>
                <w:rFonts w:ascii="Calibri" w:eastAsia="Calibri" w:hAnsi="Calibri" w:cs="Calibri"/>
                <w:color w:val="auto"/>
                <w:u w:val="none"/>
              </w:rPr>
              <w:fldChar w:fldCharType="separate"/>
            </w:r>
            <w:r w:rsidRPr="00520659">
              <w:rPr>
                <w:rFonts w:ascii="Calibri" w:hAnsi="Calibri" w:cs="Calibri"/>
                <w:vertAlign w:val="superscript"/>
              </w:rPr>
              <w:t>30</w:t>
            </w:r>
            <w:r w:rsidRPr="0037562D">
              <w:rPr>
                <w:rStyle w:val="Hyperlink"/>
                <w:rFonts w:ascii="Calibri" w:eastAsia="Calibri" w:hAnsi="Calibri" w:cs="Calibri"/>
                <w:color w:val="auto"/>
                <w:u w:val="none"/>
              </w:rPr>
              <w:fldChar w:fldCharType="end"/>
            </w:r>
          </w:p>
        </w:tc>
      </w:tr>
    </w:tbl>
    <w:p w14:paraId="1A3F18D8" w14:textId="77777777" w:rsidR="00520659" w:rsidRPr="0037562D" w:rsidRDefault="00520659" w:rsidP="00520659"/>
    <w:p w14:paraId="01A8D88F" w14:textId="77777777" w:rsidR="00520659" w:rsidRPr="0037562D" w:rsidRDefault="00520659" w:rsidP="00520659"/>
    <w:p w14:paraId="4588A15E" w14:textId="77777777" w:rsidR="00520659" w:rsidRPr="0037562D" w:rsidRDefault="00520659" w:rsidP="00520659"/>
    <w:p w14:paraId="25A36E90" w14:textId="77777777" w:rsidR="00520659" w:rsidRPr="0037562D" w:rsidRDefault="00520659" w:rsidP="00520659"/>
    <w:p w14:paraId="09D56055"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69" w:name="_Toc127819109"/>
      <w:bookmarkStart w:id="70" w:name="_Toc166680101"/>
      <w:r w:rsidRPr="0037562D">
        <w:br w:type="page"/>
      </w:r>
    </w:p>
    <w:p w14:paraId="59DD646F" w14:textId="77777777" w:rsidR="00520659" w:rsidRPr="0037562D" w:rsidRDefault="00520659" w:rsidP="00520659">
      <w:pPr>
        <w:pStyle w:val="Heading2"/>
      </w:pPr>
      <w:bookmarkStart w:id="71" w:name="_Toc206927367"/>
      <w:bookmarkStart w:id="72" w:name="_Toc213065213"/>
      <w:r w:rsidRPr="0037562D">
        <w:lastRenderedPageBreak/>
        <w:t>Economic KPIs</w:t>
      </w:r>
      <w:bookmarkEnd w:id="69"/>
      <w:bookmarkEnd w:id="70"/>
      <w:bookmarkEnd w:id="71"/>
      <w:bookmarkEnd w:id="72"/>
    </w:p>
    <w:p w14:paraId="1D62E213" w14:textId="77777777" w:rsidR="00520659" w:rsidRPr="0037562D" w:rsidRDefault="00520659" w:rsidP="00520659">
      <w:pPr>
        <w:pStyle w:val="Heading3"/>
      </w:pPr>
      <w:bookmarkStart w:id="73" w:name="_Toc166680102"/>
      <w:bookmarkStart w:id="74" w:name="_Toc127819110"/>
      <w:r w:rsidRPr="0037562D">
        <w:t>Agricultural productivity</w:t>
      </w:r>
      <w:bookmarkEnd w:id="73"/>
      <w:r w:rsidRPr="0037562D">
        <w:t xml:space="preserve"> </w:t>
      </w:r>
      <w:bookmarkEnd w:id="74"/>
    </w:p>
    <w:tbl>
      <w:tblPr>
        <w:tblStyle w:val="TableGrid"/>
        <w:tblW w:w="0" w:type="auto"/>
        <w:tblLook w:val="04A0" w:firstRow="1" w:lastRow="0" w:firstColumn="1" w:lastColumn="0" w:noHBand="0" w:noVBand="1"/>
      </w:tblPr>
      <w:tblGrid>
        <w:gridCol w:w="2155"/>
        <w:gridCol w:w="7195"/>
      </w:tblGrid>
      <w:tr w:rsidR="00520659" w:rsidRPr="0037562D" w14:paraId="3A98FCE2" w14:textId="77777777" w:rsidTr="664EF775">
        <w:tc>
          <w:tcPr>
            <w:tcW w:w="2155" w:type="dxa"/>
            <w:shd w:val="clear" w:color="auto" w:fill="8DD873" w:themeFill="accent6" w:themeFillTint="99"/>
          </w:tcPr>
          <w:p w14:paraId="7587AE05" w14:textId="77777777" w:rsidR="00520659" w:rsidRPr="0037562D" w:rsidRDefault="00520659">
            <w:pPr>
              <w:rPr>
                <w:b/>
              </w:rPr>
            </w:pPr>
            <w:r w:rsidRPr="0037562D">
              <w:rPr>
                <w:b/>
              </w:rPr>
              <w:t>Indicator</w:t>
            </w:r>
          </w:p>
        </w:tc>
        <w:tc>
          <w:tcPr>
            <w:tcW w:w="7195" w:type="dxa"/>
          </w:tcPr>
          <w:p w14:paraId="712BDBB7" w14:textId="77777777" w:rsidR="00520659" w:rsidRPr="0037562D" w:rsidRDefault="00520659">
            <w:pPr>
              <w:rPr>
                <w:b/>
              </w:rPr>
            </w:pPr>
            <w:r w:rsidRPr="0037562D">
              <w:rPr>
                <w:b/>
                <w:bCs/>
              </w:rPr>
              <w:t xml:space="preserve">Crop and livestock productivity </w:t>
            </w:r>
          </w:p>
        </w:tc>
      </w:tr>
      <w:tr w:rsidR="00520659" w:rsidRPr="0037562D" w14:paraId="48134B27" w14:textId="77777777" w:rsidTr="664EF775">
        <w:tc>
          <w:tcPr>
            <w:tcW w:w="2155" w:type="dxa"/>
            <w:shd w:val="clear" w:color="auto" w:fill="8DD873" w:themeFill="accent6" w:themeFillTint="99"/>
          </w:tcPr>
          <w:p w14:paraId="1A2A3841" w14:textId="77777777" w:rsidR="00520659" w:rsidRPr="0037562D" w:rsidRDefault="00520659">
            <w:r w:rsidRPr="0037562D">
              <w:t>Theme</w:t>
            </w:r>
          </w:p>
        </w:tc>
        <w:tc>
          <w:tcPr>
            <w:tcW w:w="7195" w:type="dxa"/>
          </w:tcPr>
          <w:p w14:paraId="60BCDA65" w14:textId="77777777" w:rsidR="00520659" w:rsidRPr="0037562D" w:rsidRDefault="00520659">
            <w:r w:rsidRPr="0037562D">
              <w:t>Agricultural productivity</w:t>
            </w:r>
          </w:p>
        </w:tc>
      </w:tr>
      <w:tr w:rsidR="00520659" w:rsidRPr="0037562D" w14:paraId="60DF11B6" w14:textId="77777777" w:rsidTr="664EF775">
        <w:tc>
          <w:tcPr>
            <w:tcW w:w="2155" w:type="dxa"/>
            <w:shd w:val="clear" w:color="auto" w:fill="8DD873" w:themeFill="accent6" w:themeFillTint="99"/>
          </w:tcPr>
          <w:p w14:paraId="2736F7AD" w14:textId="77777777" w:rsidR="00520659" w:rsidRPr="0037562D" w:rsidRDefault="00520659">
            <w:r w:rsidRPr="0037562D">
              <w:t>Purpose of indicator</w:t>
            </w:r>
          </w:p>
        </w:tc>
        <w:tc>
          <w:tcPr>
            <w:tcW w:w="7195" w:type="dxa"/>
          </w:tcPr>
          <w:p w14:paraId="02C87FE4" w14:textId="77777777" w:rsidR="00520659" w:rsidRPr="0037562D" w:rsidRDefault="00520659">
            <w:r w:rsidRPr="0037562D">
              <w:t xml:space="preserve">Ensuring productivity and closing yield gaps is a primary goal in agricultural systems and vital for achieving global food security (SDG2), and securing livelihoods (SDG1). </w:t>
            </w:r>
          </w:p>
        </w:tc>
      </w:tr>
      <w:tr w:rsidR="00520659" w:rsidRPr="0037562D" w14:paraId="049246D5" w14:textId="77777777" w:rsidTr="664EF775">
        <w:tc>
          <w:tcPr>
            <w:tcW w:w="2155" w:type="dxa"/>
            <w:shd w:val="clear" w:color="auto" w:fill="8DD873" w:themeFill="accent6" w:themeFillTint="99"/>
          </w:tcPr>
          <w:p w14:paraId="68B762B0" w14:textId="77777777" w:rsidR="00520659" w:rsidRPr="0037562D" w:rsidRDefault="00520659">
            <w:r w:rsidRPr="0037562D">
              <w:t>Data source</w:t>
            </w:r>
          </w:p>
        </w:tc>
        <w:tc>
          <w:tcPr>
            <w:tcW w:w="7195" w:type="dxa"/>
          </w:tcPr>
          <w:p w14:paraId="5E51D62C" w14:textId="77777777" w:rsidR="00520659" w:rsidRPr="0037562D" w:rsidRDefault="00520659">
            <w:r w:rsidRPr="0037562D">
              <w:t>Household survey (farmer recall)</w:t>
            </w:r>
          </w:p>
        </w:tc>
      </w:tr>
      <w:tr w:rsidR="00520659" w:rsidRPr="0037562D" w14:paraId="5ADD6B9F" w14:textId="77777777" w:rsidTr="664EF775">
        <w:tc>
          <w:tcPr>
            <w:tcW w:w="2155" w:type="dxa"/>
            <w:shd w:val="clear" w:color="auto" w:fill="8DD873" w:themeFill="accent6" w:themeFillTint="99"/>
          </w:tcPr>
          <w:p w14:paraId="7AB3FB9E" w14:textId="77777777" w:rsidR="00520659" w:rsidRPr="0037562D" w:rsidRDefault="00520659">
            <w:r w:rsidRPr="0037562D">
              <w:t>Measurement</w:t>
            </w:r>
          </w:p>
        </w:tc>
        <w:tc>
          <w:tcPr>
            <w:tcW w:w="7195" w:type="dxa"/>
          </w:tcPr>
          <w:p w14:paraId="65C8DCF9" w14:textId="77777777" w:rsidR="00520659" w:rsidRPr="0037562D" w:rsidRDefault="7F86E507">
            <w:r>
              <w:t xml:space="preserve">For crops: kg/ha (dry weight) of </w:t>
            </w:r>
            <w:commentRangeStart w:id="75"/>
            <w:commentRangeStart w:id="76"/>
            <w:commentRangeStart w:id="77"/>
            <w:commentRangeStart w:id="78"/>
            <w:r>
              <w:t xml:space="preserve">harvestable </w:t>
            </w:r>
            <w:commentRangeEnd w:id="75"/>
            <w:r w:rsidR="00520659">
              <w:rPr>
                <w:rStyle w:val="CommentReference"/>
                <w:sz w:val="22"/>
                <w:szCs w:val="22"/>
              </w:rPr>
              <w:commentReference w:id="75"/>
            </w:r>
            <w:commentRangeEnd w:id="76"/>
            <w:r w:rsidR="00520659">
              <w:rPr>
                <w:rStyle w:val="CommentReference"/>
                <w:sz w:val="22"/>
                <w:szCs w:val="22"/>
              </w:rPr>
              <w:commentReference w:id="76"/>
            </w:r>
            <w:commentRangeEnd w:id="77"/>
            <w:r w:rsidR="00520659">
              <w:rPr>
                <w:rStyle w:val="CommentReference"/>
                <w:sz w:val="22"/>
                <w:szCs w:val="22"/>
              </w:rPr>
              <w:commentReference w:id="77"/>
            </w:r>
            <w:commentRangeEnd w:id="78"/>
            <w:r w:rsidR="00520659">
              <w:rPr>
                <w:rStyle w:val="CommentReference"/>
                <w:sz w:val="22"/>
                <w:szCs w:val="22"/>
              </w:rPr>
              <w:commentReference w:id="78"/>
            </w:r>
            <w:r>
              <w:t>produce; land equivalent ratio for intercropped and agroforestry systems (0 to infinity)</w:t>
            </w:r>
          </w:p>
          <w:p w14:paraId="65D230F8" w14:textId="77777777" w:rsidR="00520659" w:rsidRPr="0037562D" w:rsidRDefault="00520659"/>
          <w:p w14:paraId="4BAD853E" w14:textId="1EA0976C" w:rsidR="00520659" w:rsidRPr="0037562D" w:rsidRDefault="00520659">
            <w:r>
              <w:t>For livestock: ## animals slaughtered for consumption/sale/gifts, kg meat/animal, litres (milk)/animal</w:t>
            </w:r>
            <w:ins w:id="79" w:author="Azzarri, Carlo (IFPRI-Italy)" w:date="2025-11-27T22:30:00Z">
              <w:r w:rsidR="38E4E2FE">
                <w:t xml:space="preserve"> eggs/chicken, manure/animal</w:t>
              </w:r>
            </w:ins>
            <w:ins w:id="80" w:author="Azzarri, Carlo (IFPRI-Italy)" w:date="2025-11-27T22:35:00Z">
              <w:r w:rsidR="7F4DD72A">
                <w:t xml:space="preserve">, wool/animal, </w:t>
              </w:r>
            </w:ins>
            <w:del w:id="81" w:author="Azzarri, Carlo (IFPRI-Italy)" w:date="2025-11-27T22:35:00Z">
              <w:r w:rsidDel="00520659">
                <w:delText xml:space="preserve"> </w:delText>
              </w:r>
            </w:del>
            <w:ins w:id="82" w:author="Azzarri, Carlo (IFPRI-Italy)" w:date="2025-11-27T22:35:00Z">
              <w:r w:rsidR="0E1D18DA">
                <w:t>skin/animal</w:t>
              </w:r>
            </w:ins>
          </w:p>
        </w:tc>
      </w:tr>
      <w:tr w:rsidR="00520659" w:rsidRPr="0037562D" w14:paraId="0B177423" w14:textId="77777777" w:rsidTr="664EF775">
        <w:tc>
          <w:tcPr>
            <w:tcW w:w="2155" w:type="dxa"/>
            <w:shd w:val="clear" w:color="auto" w:fill="8DD873" w:themeFill="accent6" w:themeFillTint="99"/>
          </w:tcPr>
          <w:p w14:paraId="7B769344" w14:textId="77777777" w:rsidR="00520659" w:rsidRPr="0037562D" w:rsidRDefault="00520659">
            <w:r w:rsidRPr="0037562D">
              <w:t>Measurement units</w:t>
            </w:r>
          </w:p>
        </w:tc>
        <w:tc>
          <w:tcPr>
            <w:tcW w:w="7195" w:type="dxa"/>
          </w:tcPr>
          <w:p w14:paraId="0EFC961C" w14:textId="77777777" w:rsidR="00520659" w:rsidRPr="0037562D" w:rsidRDefault="00520659">
            <w:r w:rsidRPr="0037562D">
              <w:t>Kg/ha; kg/animal; l/animal; land equivalent area</w:t>
            </w:r>
          </w:p>
        </w:tc>
      </w:tr>
      <w:tr w:rsidR="00520659" w:rsidRPr="0037562D" w14:paraId="26C372B1" w14:textId="77777777" w:rsidTr="664EF775">
        <w:tc>
          <w:tcPr>
            <w:tcW w:w="2155" w:type="dxa"/>
            <w:shd w:val="clear" w:color="auto" w:fill="8DD873" w:themeFill="accent6" w:themeFillTint="99"/>
          </w:tcPr>
          <w:p w14:paraId="1DCF0C87" w14:textId="77777777" w:rsidR="00520659" w:rsidRPr="0037562D" w:rsidRDefault="00520659">
            <w:r w:rsidRPr="0037562D">
              <w:t>Guidance on measurement</w:t>
            </w:r>
          </w:p>
        </w:tc>
        <w:tc>
          <w:tcPr>
            <w:tcW w:w="7195" w:type="dxa"/>
          </w:tcPr>
          <w:p w14:paraId="2B205828" w14:textId="77777777" w:rsidR="00520659" w:rsidRPr="0037562D" w:rsidRDefault="00520659">
            <w:pPr>
              <w:rPr>
                <w:b/>
                <w:bCs/>
                <w:u w:val="single"/>
              </w:rPr>
            </w:pPr>
            <w:r w:rsidRPr="0037562D">
              <w:rPr>
                <w:b/>
                <w:bCs/>
                <w:u w:val="single"/>
              </w:rPr>
              <w:t>Crop productivity through farmer recall</w:t>
            </w:r>
          </w:p>
          <w:p w14:paraId="12E2CA74" w14:textId="77777777" w:rsidR="00520659" w:rsidRPr="0037562D" w:rsidRDefault="00520659"/>
          <w:p w14:paraId="217D8867" w14:textId="77777777" w:rsidR="00520659" w:rsidRPr="0037562D" w:rsidRDefault="7F86E507">
            <w:r>
              <w:t xml:space="preserve">Harvestable production per unit land area (kg/ha) for at least </w:t>
            </w:r>
            <w:commentRangeStart w:id="83"/>
            <w:commentRangeStart w:id="84"/>
            <w:commentRangeStart w:id="85"/>
            <w:r>
              <w:t>the three main crops</w:t>
            </w:r>
            <w:commentRangeEnd w:id="83"/>
            <w:r w:rsidR="00520659">
              <w:rPr>
                <w:rStyle w:val="CommentReference"/>
                <w:sz w:val="22"/>
                <w:szCs w:val="22"/>
              </w:rPr>
              <w:commentReference w:id="83"/>
            </w:r>
            <w:commentRangeEnd w:id="84"/>
            <w:r w:rsidR="00520659">
              <w:rPr>
                <w:rStyle w:val="CommentReference"/>
                <w:sz w:val="22"/>
                <w:szCs w:val="22"/>
              </w:rPr>
              <w:commentReference w:id="84"/>
            </w:r>
            <w:commentRangeEnd w:id="85"/>
            <w:r w:rsidR="00520659">
              <w:rPr>
                <w:rStyle w:val="CommentReference"/>
                <w:sz w:val="22"/>
                <w:szCs w:val="22"/>
              </w:rPr>
              <w:commentReference w:id="85"/>
            </w:r>
            <w:r>
              <w:t xml:space="preserve">, based on farmer recall for all produce harvested over the past 12 months. In the case of intercropped or agroforestry systems, collect data for all crops present in the plot and compute the land equivalent ratio (LER).  </w:t>
            </w:r>
          </w:p>
          <w:p w14:paraId="67E69D19" w14:textId="77777777" w:rsidR="00520659" w:rsidRPr="0037562D" w:rsidRDefault="00520659"/>
          <w:p w14:paraId="1525C571" w14:textId="77777777" w:rsidR="00520659" w:rsidRPr="0037562D" w:rsidRDefault="00520659">
            <w:pPr>
              <w:rPr>
                <w:b/>
                <w:bCs/>
                <w:u w:val="single"/>
              </w:rPr>
            </w:pPr>
            <w:r w:rsidRPr="0037562D">
              <w:rPr>
                <w:b/>
                <w:bCs/>
                <w:u w:val="single"/>
              </w:rPr>
              <w:t>Livestock productivity</w:t>
            </w:r>
          </w:p>
          <w:p w14:paraId="65142F1B" w14:textId="77777777" w:rsidR="00520659" w:rsidRPr="0037562D" w:rsidRDefault="00520659"/>
          <w:p w14:paraId="525FFB58" w14:textId="77777777" w:rsidR="00520659" w:rsidRPr="0037562D" w:rsidRDefault="00520659">
            <w:r w:rsidRPr="0037562D">
              <w:t xml:space="preserve">Production of animal products per unit livestock, for at least the three main livestock species (including fish), based on farmer recall of all products consumed, sold or gifted over the last 12 months. </w:t>
            </w:r>
          </w:p>
          <w:p w14:paraId="473A4552" w14:textId="77777777" w:rsidR="00520659" w:rsidRPr="0037562D" w:rsidRDefault="00520659"/>
          <w:p w14:paraId="21823947" w14:textId="77777777" w:rsidR="00520659" w:rsidRPr="0037562D" w:rsidRDefault="00520659">
            <w:r w:rsidRPr="0037562D">
              <w:t>Desirable additional data:</w:t>
            </w:r>
          </w:p>
          <w:p w14:paraId="1BDC0E25" w14:textId="77777777" w:rsidR="00520659" w:rsidRPr="0037562D" w:rsidRDefault="00520659"/>
          <w:p w14:paraId="64176181" w14:textId="77777777" w:rsidR="00520659" w:rsidRPr="0037562D" w:rsidRDefault="00520659">
            <w:pPr>
              <w:pStyle w:val="ListParagraph"/>
              <w:numPr>
                <w:ilvl w:val="0"/>
                <w:numId w:val="67"/>
              </w:numPr>
            </w:pPr>
            <w:r w:rsidRPr="0037562D">
              <w:t xml:space="preserve">Population growth rate: ratio between the production in number of animals and the initial population size  </w:t>
            </w:r>
          </w:p>
          <w:p w14:paraId="70047750" w14:textId="77777777" w:rsidR="00520659" w:rsidRPr="0037562D" w:rsidRDefault="00520659">
            <w:pPr>
              <w:pStyle w:val="ListParagraph"/>
              <w:numPr>
                <w:ilvl w:val="0"/>
                <w:numId w:val="67"/>
              </w:numPr>
            </w:pPr>
            <w:r w:rsidRPr="0037562D">
              <w:t>Total annual livestock production = (stock variation +offtake-Intake)/ Initial size</w:t>
            </w:r>
          </w:p>
          <w:p w14:paraId="76623604" w14:textId="77777777" w:rsidR="00520659" w:rsidRPr="0037562D" w:rsidRDefault="00520659">
            <w:pPr>
              <w:pStyle w:val="ListParagraph"/>
              <w:numPr>
                <w:ilvl w:val="0"/>
                <w:numId w:val="67"/>
              </w:numPr>
            </w:pPr>
            <w:r w:rsidRPr="0037562D">
              <w:t>Production of milk : av. production per female (/day)* number of reproductive female* milking period</w:t>
            </w:r>
          </w:p>
          <w:p w14:paraId="30BF1E55" w14:textId="77777777" w:rsidR="00520659" w:rsidRPr="0037562D" w:rsidRDefault="00520659">
            <w:pPr>
              <w:pStyle w:val="ListParagraph"/>
              <w:numPr>
                <w:ilvl w:val="0"/>
                <w:numId w:val="67"/>
              </w:numPr>
            </w:pPr>
            <w:r w:rsidRPr="0037562D">
              <w:t>Skin &amp; hides (from offtake)</w:t>
            </w:r>
          </w:p>
          <w:p w14:paraId="2EFB657E" w14:textId="77777777" w:rsidR="00520659" w:rsidRPr="0037562D" w:rsidRDefault="00520659">
            <w:pPr>
              <w:pStyle w:val="ListParagraph"/>
              <w:numPr>
                <w:ilvl w:val="0"/>
                <w:numId w:val="67"/>
              </w:numPr>
            </w:pPr>
            <w:r w:rsidRPr="0037562D">
              <w:t>Wool : total production per year</w:t>
            </w:r>
          </w:p>
          <w:p w14:paraId="7D71589A" w14:textId="77777777" w:rsidR="00520659" w:rsidRPr="0037562D" w:rsidRDefault="00520659">
            <w:pPr>
              <w:pStyle w:val="ListParagraph"/>
              <w:numPr>
                <w:ilvl w:val="0"/>
                <w:numId w:val="67"/>
              </w:numPr>
            </w:pPr>
            <w:r w:rsidRPr="0037562D">
              <w:t>Manure : total production (can be collected in declarative)</w:t>
            </w:r>
          </w:p>
          <w:p w14:paraId="0061173E" w14:textId="77777777" w:rsidR="00520659" w:rsidRPr="0037562D" w:rsidRDefault="00520659">
            <w:pPr>
              <w:pStyle w:val="ListParagraph"/>
              <w:numPr>
                <w:ilvl w:val="0"/>
                <w:numId w:val="67"/>
              </w:numPr>
            </w:pPr>
            <w:r w:rsidRPr="0037562D">
              <w:lastRenderedPageBreak/>
              <w:t>Productivity indicators: 1) Number of new sub-adults produced per reproductive female per year 2) Number of new adults produced per reproductive female and year</w:t>
            </w:r>
          </w:p>
          <w:p w14:paraId="27C54C6A" w14:textId="77777777" w:rsidR="00520659" w:rsidRPr="0037562D" w:rsidRDefault="00520659"/>
          <w:p w14:paraId="57113C66" w14:textId="77777777" w:rsidR="00520659" w:rsidRPr="0037562D" w:rsidRDefault="00520659">
            <w:pPr>
              <w:rPr>
                <w:b/>
                <w:bCs/>
                <w:u w:val="single"/>
              </w:rPr>
            </w:pPr>
            <w:r w:rsidRPr="0037562D">
              <w:rPr>
                <w:b/>
                <w:bCs/>
                <w:u w:val="single"/>
              </w:rPr>
              <w:t>Crop productivity - detailed measurements (beyond the scope of HOLPA)</w:t>
            </w:r>
          </w:p>
          <w:p w14:paraId="4B46FEA1" w14:textId="77777777" w:rsidR="00520659" w:rsidRPr="0037562D" w:rsidRDefault="00520659">
            <w:r w:rsidRPr="0037562D">
              <w:t xml:space="preserve">For crops see FAO (2017): https://www.fao.org/3/ca6514en/ca6514en.pdf. </w:t>
            </w:r>
          </w:p>
          <w:p w14:paraId="7DA33DB4" w14:textId="77777777" w:rsidR="00520659" w:rsidRPr="0037562D" w:rsidRDefault="00520659"/>
          <w:p w14:paraId="7A830CB6" w14:textId="77777777" w:rsidR="00520659" w:rsidRPr="0037562D" w:rsidRDefault="00520659">
            <w:r w:rsidRPr="0037562D">
              <w:t>For livestock see FAO (2018): https://www.fao.org/3/ca6400en/ca6400en.pdf.</w:t>
            </w:r>
          </w:p>
          <w:p w14:paraId="108B98BB" w14:textId="77777777" w:rsidR="00520659" w:rsidRPr="0037562D" w:rsidRDefault="00520659"/>
          <w:p w14:paraId="566F0617" w14:textId="77777777" w:rsidR="00520659" w:rsidRPr="0037562D" w:rsidRDefault="00520659">
            <w:r w:rsidRPr="0037562D">
              <w:t>Summary for crop yield: Yields of all crops should be measured by randomly demarcating at least three same-size plots in a field, harvesting all produce, then drying the produce and weighing it to determine its dry weight. If possible take into account harvest losses (proportion of diseased, rotten or otherwise unusable produce). Alternatively, yields can be measured based on farmer recall particularly where farmers keep good records, but note that in many cases this method is inaccurate. Alternatively, farmers can be asked to keep crop diaries and record all harvested produce over the cropping season, which produced reliable results for the LSMS but is unsuitable for illiterate farmers.  See guide for further details on calculating yields in mixed cropping systems.</w:t>
            </w:r>
          </w:p>
          <w:p w14:paraId="7C49771E" w14:textId="77777777" w:rsidR="00520659" w:rsidRPr="0037562D" w:rsidRDefault="00520659"/>
          <w:p w14:paraId="296BC724" w14:textId="77777777" w:rsidR="00520659" w:rsidRPr="0037562D" w:rsidRDefault="00520659">
            <w:r w:rsidRPr="0037562D">
              <w:t>Crop and pasture areas should be estimated by walking along the perimeter of the farmed areas with a GPS (preferred method) or using the rope-and-compass method (see https://www.fao.org/3/ca6514en/ca6514en.pdf). Areas of additional plots that are far away or difficult to access can be estimated by farmers, and verified on Google Earth imagery if possible. Asking farmers to estimate the area of their fields can work well for small parcel sizes in some contexts, but is often unreliable e.g. when farmers are not familiar with the units of measurement or if farmers have incentives to misreport crop area (see https://www.fao.org/3/ca6514en/ca6514en.pdf).</w:t>
            </w:r>
          </w:p>
        </w:tc>
      </w:tr>
      <w:tr w:rsidR="00CE58B4" w:rsidRPr="0037562D" w14:paraId="35C9CC85" w14:textId="77777777" w:rsidTr="664EF775">
        <w:tc>
          <w:tcPr>
            <w:tcW w:w="2155" w:type="dxa"/>
            <w:shd w:val="clear" w:color="auto" w:fill="8DD873" w:themeFill="accent6" w:themeFillTint="99"/>
          </w:tcPr>
          <w:p w14:paraId="3D594C5C" w14:textId="7C1ED2FE" w:rsidR="00CE58B4" w:rsidRPr="0037562D" w:rsidRDefault="00CE58B4">
            <w:r w:rsidRPr="0037562D">
              <w:lastRenderedPageBreak/>
              <w:t>Guidance on data entry and reporting</w:t>
            </w:r>
          </w:p>
        </w:tc>
        <w:tc>
          <w:tcPr>
            <w:tcW w:w="7195" w:type="dxa"/>
          </w:tcPr>
          <w:p w14:paraId="25D349FA" w14:textId="77777777" w:rsidR="00CE58B4" w:rsidRPr="0037562D" w:rsidRDefault="00CE58B4">
            <w:pPr>
              <w:rPr>
                <w:highlight w:val="yellow"/>
              </w:rPr>
            </w:pPr>
          </w:p>
        </w:tc>
      </w:tr>
      <w:tr w:rsidR="00CE58B4" w:rsidRPr="0037562D" w14:paraId="05F7372B" w14:textId="77777777" w:rsidTr="664EF775">
        <w:tc>
          <w:tcPr>
            <w:tcW w:w="2155" w:type="dxa"/>
            <w:shd w:val="clear" w:color="auto" w:fill="8DD873" w:themeFill="accent6" w:themeFillTint="99"/>
          </w:tcPr>
          <w:p w14:paraId="19B7D5D9" w14:textId="7CA804CB" w:rsidR="00CE58B4" w:rsidRPr="0037562D" w:rsidRDefault="00CE58B4" w:rsidP="00CE58B4">
            <w:r>
              <w:t>Indicator interpretation and threshold setting</w:t>
            </w:r>
          </w:p>
        </w:tc>
        <w:tc>
          <w:tcPr>
            <w:tcW w:w="7195" w:type="dxa"/>
          </w:tcPr>
          <w:p w14:paraId="3C939CE8" w14:textId="77777777" w:rsidR="00CE58B4" w:rsidRPr="0037562D" w:rsidRDefault="00CE58B4" w:rsidP="00CE58B4">
            <w:pPr>
              <w:rPr>
                <w:highlight w:val="yellow"/>
              </w:rPr>
            </w:pPr>
          </w:p>
        </w:tc>
      </w:tr>
      <w:tr w:rsidR="00CE58B4" w:rsidRPr="0037562D" w14:paraId="0E066656" w14:textId="77777777" w:rsidTr="664EF775">
        <w:tc>
          <w:tcPr>
            <w:tcW w:w="2155" w:type="dxa"/>
            <w:shd w:val="clear" w:color="auto" w:fill="8DD873" w:themeFill="accent6" w:themeFillTint="99"/>
          </w:tcPr>
          <w:p w14:paraId="3313B623" w14:textId="54CCE0D9" w:rsidR="00CE58B4" w:rsidRPr="0037562D" w:rsidRDefault="00CE58B4" w:rsidP="00CE58B4">
            <w:r>
              <w:t xml:space="preserve">Limitations </w:t>
            </w:r>
          </w:p>
        </w:tc>
        <w:tc>
          <w:tcPr>
            <w:tcW w:w="7195" w:type="dxa"/>
          </w:tcPr>
          <w:p w14:paraId="163F1B48" w14:textId="77777777" w:rsidR="00CE58B4" w:rsidRPr="0037562D" w:rsidRDefault="00CE58B4" w:rsidP="00CE58B4">
            <w:pPr>
              <w:rPr>
                <w:highlight w:val="yellow"/>
              </w:rPr>
            </w:pPr>
          </w:p>
        </w:tc>
      </w:tr>
      <w:tr w:rsidR="00CE58B4" w:rsidRPr="0037562D" w14:paraId="329783E4" w14:textId="77777777" w:rsidTr="664EF775">
        <w:tc>
          <w:tcPr>
            <w:tcW w:w="2155" w:type="dxa"/>
            <w:shd w:val="clear" w:color="auto" w:fill="8DD873" w:themeFill="accent6" w:themeFillTint="99"/>
          </w:tcPr>
          <w:p w14:paraId="2690A82B" w14:textId="77777777" w:rsidR="00CE58B4" w:rsidRPr="0037562D" w:rsidRDefault="00CE58B4" w:rsidP="00CE58B4">
            <w:r w:rsidRPr="0037562D">
              <w:t>References</w:t>
            </w:r>
          </w:p>
        </w:tc>
        <w:tc>
          <w:tcPr>
            <w:tcW w:w="7195" w:type="dxa"/>
          </w:tcPr>
          <w:p w14:paraId="16903292" w14:textId="0EA15545" w:rsidR="00CE58B4" w:rsidRPr="0037562D" w:rsidRDefault="00CE58B4" w:rsidP="00CE58B4">
            <w:r w:rsidRPr="0037562D">
              <w:t xml:space="preserve">Dutilly C., Alary V., Bonnet P., Lesnoff M., Fandamu P., De Haan Cees, 2020. Multi-scale assessment of the livestock sector for policy design in Zambia. Journal of Policy Modeling 42 (2): 401-418. </w:t>
            </w:r>
            <w:hyperlink r:id="rId37" w:history="1">
              <w:r w:rsidRPr="0037562D">
                <w:rPr>
                  <w:rStyle w:val="Hyperlink"/>
                </w:rPr>
                <w:t>https://doi.org/10.1016/j.jpolmod.2019.07.004</w:t>
              </w:r>
            </w:hyperlink>
            <w:r w:rsidRPr="00BD4698">
              <w:fldChar w:fldCharType="begin"/>
            </w:r>
            <w:r>
              <w:instrText xml:space="preserve"> ADDIN ZOTERO_ITEM CSL_CITATION {"citationID":"Om0ORLHo","properties":{"formattedCitation":"\\super 31\\nosupersub{}","plainCitation":"31","noteIndex":0},"citationItems":[{"id":25586,"uris":["http://zotero.org/users/6629962/items/WX9DPGBD"],"itemData":{"id":25586,"type":"article-journal","abstract":"While livestock constitute a strategic sector to reduce poverty and enhance growth in developing countries, decision makers often lack data reflecting the diversity of livestock functions and systems. We therefore mobilised the Livestock Sector Investment Policy Toolkit to assess the economic contributions of livestock in Zambia. Valuing their plural contributions by system, we found that mixed rainfed systems were the main contributors to added value, even if specialised intensive systems provided around 45% of meat and milk production. Demand-oriented policies promoting intensive systems would not have the same effects on economic growth as growth-oriented policies focusing on smallholder mixed farming.","container-title":"Journal of Policy Modeling","DOI":"10.1016/j.jpolmod.2019.07.004","ISSN":"0161-8938","issue":"2","journalAbbreviation":"Journal of Policy Modeling","page":"401-418","source":"ScienceDirect","title":"Multi-scale assessment of the livestock sector for policy design in Zambia","volume":"42","author":[{"family":"Dutilly","given":"Céline"},{"family":"Alary","given":"Véronique"},{"family":"Bonnet","given":"Pascal"},{"family":"Lesnoff","given":"Matthieu"},{"family":"Fandamu","given":"Paul"},{"family":"Haan","given":"Cees","non-dropping-particle":"de"}],"issued":{"date-parts":[["2020",3,1]]}}}],"schema":"https://github.com/citation-style-language/schema/raw/master/csl-citation.json"} </w:instrText>
            </w:r>
            <w:r w:rsidRPr="00BD4698">
              <w:rPr>
                <w:lang w:val="fr-FR"/>
              </w:rPr>
              <w:fldChar w:fldCharType="separate"/>
            </w:r>
            <w:r w:rsidRPr="00520659">
              <w:rPr>
                <w:rFonts w:ascii="Aptos" w:hAnsi="Aptos" w:cs="Times New Roman"/>
                <w:vertAlign w:val="superscript"/>
              </w:rPr>
              <w:t>31</w:t>
            </w:r>
            <w:r w:rsidRPr="00BD4698">
              <w:fldChar w:fldCharType="end"/>
            </w:r>
          </w:p>
          <w:p w14:paraId="34F0C050" w14:textId="77777777" w:rsidR="00CE58B4" w:rsidRPr="0037562D" w:rsidRDefault="00CE58B4" w:rsidP="00CE58B4"/>
          <w:p w14:paraId="130E9C86" w14:textId="4DDE79F0" w:rsidR="00CE58B4" w:rsidRPr="0037562D" w:rsidRDefault="00CE58B4" w:rsidP="00CE58B4">
            <w:r w:rsidRPr="0037562D">
              <w:lastRenderedPageBreak/>
              <w:t>Alary, V., Lasseur, J., Frija, A., &amp; Gautier, D. (2022). Assessing the sustainability of livestock socio-ecosystems in the drylands through a set of indicators. Agricultural Systems, 198, 103389.</w:t>
            </w:r>
            <w:r w:rsidRPr="0037562D">
              <w:fldChar w:fldCharType="begin"/>
            </w:r>
            <w:r>
              <w:instrText xml:space="preserve"> ADDIN ZOTERO_ITEM CSL_CITATION {"citationID":"mz2lreKZ","properties":{"formattedCitation":"\\super 32\\nosupersub{}","plainCitation":"32","noteIndex":0},"citationItems":[{"id":25583,"uris":["http://zotero.org/users/6629962/items/KA3JYKNF"],"itemData":{"id":25583,"type":"article-journal","abstract":"Analyzing the sustainability of grazing livestock farming systems in the drylands at the farm and household or territorial levels (in terms of food security, well-being, value chain performance, feed supply, and maintenance of common grazing resources) constitutes a major challenge in the context of global changes. In particular, social–natural interdependency in an entanglement of spatial and temporal scales complicates the development of a common and systematic framework for assessing the sustainability of these grazing livestock systems. Our objective is to give an overview of some fundamental sets of indicators usually used and elaborate on some principles to guide the sustainable assessment of grazing livestock systems in drylands. To do so, this paper reviews a set of empirical, theoretical, and methodological studies related to the analysis of risk, adaptability, vulnerability, resilience, and sustainability of livestock systems in drylands based on grazing (mostly pastoral systems, but also some integrated crop-livestock systems). More concretely, this review seeks to compile a set of indicators to inform the processes of assessing the sustainability of livestock socio-ecosystems. It points to the wide range of approaches that have been used to address the sustainability of grazing livestock systems, ranging from those that focus on ecological or social approaches to more integrated and systemic approaches; from indicator-based approaches to those focusing on processes; from quantitative approaches to those that point out the need to take qualitative aspects into consideration; and from research-based assessments to participatory approaches. Based on this review, we propose a multi-scale indicators framework combining scales of space, time, and coordination to address the sustainability of these livestock systems. This framework aims to constitute a sound basis for elaborating a system of information that will contribute to and support policymakers and development agencies in developing their policies and measurements in order to ensure the sustainable development of pastoral and agropastoral systems in the short and medium-term. However, this study also warns about the multiple contextual scopes of the indicators and their implications, which reveal differing dynamics (and therefore adaptive capacities) of these systems.","container-title":"Agricultural Systems","DOI":"10.1016/j.agsy.2022.103389","ISSN":"0308-521X","journalAbbreviation":"Agricultural Systems","page":"103389","source":"ScienceDirect","title":"Assessing the sustainability of livestock socio-ecosystems in the drylands through a set of indicators","volume":"198","author":[{"family":"Alary","given":"Véronique"},{"family":"Lasseur","given":"Jacques"},{"family":"Frija","given":"Aymen"},{"family":"Gautier","given":"Denis"}],"issued":{"date-parts":[["2022",4,1]]}}}],"schema":"https://github.com/citation-style-language/schema/raw/master/csl-citation.json"} </w:instrText>
            </w:r>
            <w:r w:rsidRPr="0037562D">
              <w:fldChar w:fldCharType="separate"/>
            </w:r>
            <w:r w:rsidRPr="00520659">
              <w:rPr>
                <w:rFonts w:ascii="Aptos" w:hAnsi="Aptos" w:cs="Times New Roman"/>
                <w:vertAlign w:val="superscript"/>
              </w:rPr>
              <w:t>32</w:t>
            </w:r>
            <w:r w:rsidRPr="0037562D">
              <w:fldChar w:fldCharType="end"/>
            </w:r>
          </w:p>
        </w:tc>
      </w:tr>
    </w:tbl>
    <w:p w14:paraId="79AB990B" w14:textId="77777777" w:rsidR="00520659" w:rsidRPr="0037562D" w:rsidRDefault="00520659" w:rsidP="00520659"/>
    <w:p w14:paraId="471B2552" w14:textId="77777777" w:rsidR="00520659" w:rsidRPr="0037562D" w:rsidRDefault="00520659" w:rsidP="00520659"/>
    <w:p w14:paraId="77738B09" w14:textId="77777777" w:rsidR="00520659" w:rsidRPr="0037562D" w:rsidRDefault="00520659" w:rsidP="00520659">
      <w:r w:rsidRPr="0037562D">
        <w:br w:type="page"/>
      </w:r>
    </w:p>
    <w:p w14:paraId="26A9C6B7" w14:textId="77777777" w:rsidR="00520659" w:rsidRPr="0037562D" w:rsidRDefault="00520659" w:rsidP="00520659">
      <w:pPr>
        <w:pStyle w:val="Heading3"/>
      </w:pPr>
      <w:bookmarkStart w:id="86" w:name="_Toc127819111"/>
      <w:bookmarkStart w:id="87" w:name="_Toc166680103"/>
      <w:r w:rsidRPr="0037562D">
        <w:lastRenderedPageBreak/>
        <w:t>Labour productivity</w:t>
      </w:r>
      <w:bookmarkEnd w:id="86"/>
      <w:bookmarkEnd w:id="87"/>
      <w:r w:rsidRPr="0037562D">
        <w:t xml:space="preserve"> </w:t>
      </w:r>
    </w:p>
    <w:tbl>
      <w:tblPr>
        <w:tblStyle w:val="TableGrid"/>
        <w:tblW w:w="0" w:type="auto"/>
        <w:tblLook w:val="04A0" w:firstRow="1" w:lastRow="0" w:firstColumn="1" w:lastColumn="0" w:noHBand="0" w:noVBand="1"/>
      </w:tblPr>
      <w:tblGrid>
        <w:gridCol w:w="2155"/>
        <w:gridCol w:w="7195"/>
      </w:tblGrid>
      <w:tr w:rsidR="00520659" w:rsidRPr="0037562D" w14:paraId="2F3E91B1" w14:textId="77777777" w:rsidTr="664EF775">
        <w:tc>
          <w:tcPr>
            <w:tcW w:w="2155" w:type="dxa"/>
            <w:shd w:val="clear" w:color="auto" w:fill="8DD873" w:themeFill="accent6" w:themeFillTint="99"/>
          </w:tcPr>
          <w:p w14:paraId="5A392A6D" w14:textId="77777777" w:rsidR="00520659" w:rsidRPr="0037562D" w:rsidRDefault="00520659">
            <w:r w:rsidRPr="0037562D">
              <w:t>Indicator</w:t>
            </w:r>
          </w:p>
        </w:tc>
        <w:tc>
          <w:tcPr>
            <w:tcW w:w="7195" w:type="dxa"/>
          </w:tcPr>
          <w:p w14:paraId="5E1D9088" w14:textId="77777777" w:rsidR="00520659" w:rsidRPr="0037562D" w:rsidRDefault="00520659">
            <w:commentRangeStart w:id="88"/>
            <w:r>
              <w:t>Labour inputs per unit agricultural land are</w:t>
            </w:r>
            <w:commentRangeEnd w:id="88"/>
            <w:r>
              <w:rPr>
                <w:rStyle w:val="CommentReference"/>
                <w:sz w:val="22"/>
                <w:szCs w:val="22"/>
              </w:rPr>
              <w:commentReference w:id="88"/>
            </w:r>
            <w:r>
              <w:t>a</w:t>
            </w:r>
          </w:p>
        </w:tc>
      </w:tr>
      <w:tr w:rsidR="00520659" w:rsidRPr="0037562D" w14:paraId="73BF1D44" w14:textId="77777777" w:rsidTr="664EF775">
        <w:tc>
          <w:tcPr>
            <w:tcW w:w="2155" w:type="dxa"/>
            <w:shd w:val="clear" w:color="auto" w:fill="8DD873" w:themeFill="accent6" w:themeFillTint="99"/>
          </w:tcPr>
          <w:p w14:paraId="0E67F671" w14:textId="77777777" w:rsidR="00520659" w:rsidRPr="0037562D" w:rsidRDefault="00520659">
            <w:r w:rsidRPr="0037562D">
              <w:t>Theme</w:t>
            </w:r>
          </w:p>
        </w:tc>
        <w:tc>
          <w:tcPr>
            <w:tcW w:w="7195" w:type="dxa"/>
          </w:tcPr>
          <w:p w14:paraId="4565F6F0" w14:textId="77777777" w:rsidR="00520659" w:rsidRPr="0037562D" w:rsidRDefault="00520659">
            <w:r w:rsidRPr="0037562D">
              <w:t>Labour productivity</w:t>
            </w:r>
          </w:p>
        </w:tc>
      </w:tr>
      <w:tr w:rsidR="00520659" w:rsidRPr="0037562D" w14:paraId="7EC83E8C" w14:textId="77777777" w:rsidTr="664EF775">
        <w:tc>
          <w:tcPr>
            <w:tcW w:w="2155" w:type="dxa"/>
            <w:shd w:val="clear" w:color="auto" w:fill="8DD873" w:themeFill="accent6" w:themeFillTint="99"/>
          </w:tcPr>
          <w:p w14:paraId="05D2AFDE" w14:textId="77777777" w:rsidR="00520659" w:rsidRPr="0037562D" w:rsidRDefault="00520659">
            <w:r w:rsidRPr="0037562D">
              <w:t>Purpose of indicator</w:t>
            </w:r>
          </w:p>
        </w:tc>
        <w:tc>
          <w:tcPr>
            <w:tcW w:w="7195" w:type="dxa"/>
          </w:tcPr>
          <w:p w14:paraId="7EB19C5B" w14:textId="77777777" w:rsidR="00520659" w:rsidRPr="0037562D" w:rsidRDefault="00520659">
            <w:r w:rsidRPr="0037562D">
              <w:t xml:space="preserve">Labour inputs required for agricultural production is one of the primary factors determining which practices are used, how profitable they are, and the social sustainability of the production system. Distinguishing which productive systems promote sustainable employment contributes to SDG 2 and SDG8.  </w:t>
            </w:r>
          </w:p>
        </w:tc>
      </w:tr>
      <w:tr w:rsidR="00520659" w:rsidRPr="0037562D" w14:paraId="66C5228F" w14:textId="77777777" w:rsidTr="664EF775">
        <w:tc>
          <w:tcPr>
            <w:tcW w:w="2155" w:type="dxa"/>
            <w:shd w:val="clear" w:color="auto" w:fill="8DD873" w:themeFill="accent6" w:themeFillTint="99"/>
          </w:tcPr>
          <w:p w14:paraId="63148BD9" w14:textId="77777777" w:rsidR="00520659" w:rsidRPr="0037562D" w:rsidRDefault="00520659">
            <w:r w:rsidRPr="0037562D">
              <w:t>Data source</w:t>
            </w:r>
          </w:p>
        </w:tc>
        <w:tc>
          <w:tcPr>
            <w:tcW w:w="7195" w:type="dxa"/>
          </w:tcPr>
          <w:p w14:paraId="264601F0" w14:textId="77777777" w:rsidR="00520659" w:rsidRPr="0037562D" w:rsidRDefault="00520659">
            <w:r w:rsidRPr="0037562D">
              <w:t>Farmer recall during household survey</w:t>
            </w:r>
          </w:p>
        </w:tc>
      </w:tr>
      <w:tr w:rsidR="00520659" w:rsidRPr="0037562D" w14:paraId="2F25AAB7" w14:textId="77777777" w:rsidTr="664EF775">
        <w:tc>
          <w:tcPr>
            <w:tcW w:w="2155" w:type="dxa"/>
            <w:shd w:val="clear" w:color="auto" w:fill="8DD873" w:themeFill="accent6" w:themeFillTint="99"/>
          </w:tcPr>
          <w:p w14:paraId="33CBC801" w14:textId="77777777" w:rsidR="00520659" w:rsidRPr="0037562D" w:rsidRDefault="00520659">
            <w:r w:rsidRPr="0037562D">
              <w:t>Measurement</w:t>
            </w:r>
          </w:p>
        </w:tc>
        <w:tc>
          <w:tcPr>
            <w:tcW w:w="7195" w:type="dxa"/>
          </w:tcPr>
          <w:p w14:paraId="2BC4921A" w14:textId="77777777" w:rsidR="00520659" w:rsidRPr="0037562D" w:rsidRDefault="00520659">
            <w:r w:rsidRPr="0037562D">
              <w:t>Person hours per year, disaggregated by gender, season, and productive activity</w:t>
            </w:r>
          </w:p>
        </w:tc>
      </w:tr>
      <w:tr w:rsidR="00520659" w:rsidRPr="0037562D" w14:paraId="58B65F4C" w14:textId="77777777" w:rsidTr="664EF775">
        <w:tc>
          <w:tcPr>
            <w:tcW w:w="2155" w:type="dxa"/>
            <w:shd w:val="clear" w:color="auto" w:fill="8DD873" w:themeFill="accent6" w:themeFillTint="99"/>
          </w:tcPr>
          <w:p w14:paraId="5312FBF5" w14:textId="77777777" w:rsidR="00520659" w:rsidRPr="0037562D" w:rsidRDefault="00520659">
            <w:r w:rsidRPr="0037562D">
              <w:t>Measurement units</w:t>
            </w:r>
          </w:p>
        </w:tc>
        <w:tc>
          <w:tcPr>
            <w:tcW w:w="7195" w:type="dxa"/>
          </w:tcPr>
          <w:p w14:paraId="1A58B8CD" w14:textId="3B3CE905" w:rsidR="00520659" w:rsidRPr="0037562D" w:rsidRDefault="7F86E507">
            <w:commentRangeStart w:id="89"/>
            <w:r>
              <w:t>Person hours per year</w:t>
            </w:r>
            <w:ins w:id="90" w:author="Alvi, Muzna (IFPRI-India)" w:date="2025-12-02T10:26:00Z">
              <w:r w:rsidR="6AE71C74">
                <w:t xml:space="preserve"> per </w:t>
              </w:r>
            </w:ins>
            <w:ins w:id="91" w:author="Alvi, Muzna (IFPRI-India)" w:date="2025-12-02T10:27:00Z">
              <w:r w:rsidR="6AE71C74">
                <w:t>hectare</w:t>
              </w:r>
            </w:ins>
            <w:ins w:id="92" w:author="Alvi, Muzna (IFPRI-India)" w:date="2025-12-02T10:26:00Z">
              <w:r w:rsidR="6AE71C74">
                <w:t xml:space="preserve"> o</w:t>
              </w:r>
            </w:ins>
            <w:ins w:id="93" w:author="Alvi, Muzna (IFPRI-India)" w:date="2025-12-02T10:27:00Z">
              <w:r w:rsidR="6AE71C74">
                <w:t>f cultivated land</w:t>
              </w:r>
            </w:ins>
            <w:commentRangeEnd w:id="89"/>
            <w:r w:rsidR="00520659" w:rsidRPr="0037562D">
              <w:rPr>
                <w:rStyle w:val="CommentReference"/>
                <w:sz w:val="22"/>
                <w:szCs w:val="22"/>
              </w:rPr>
              <w:commentReference w:id="89"/>
            </w:r>
          </w:p>
        </w:tc>
      </w:tr>
      <w:tr w:rsidR="00520659" w:rsidRPr="0037562D" w14:paraId="49B54A6C" w14:textId="77777777" w:rsidTr="664EF775">
        <w:tc>
          <w:tcPr>
            <w:tcW w:w="2155" w:type="dxa"/>
            <w:shd w:val="clear" w:color="auto" w:fill="8DD873" w:themeFill="accent6" w:themeFillTint="99"/>
          </w:tcPr>
          <w:p w14:paraId="6772C3BE" w14:textId="77777777" w:rsidR="00520659" w:rsidRPr="0037562D" w:rsidRDefault="00520659">
            <w:r w:rsidRPr="0037562D">
              <w:t>Guidance on measurement</w:t>
            </w:r>
          </w:p>
        </w:tc>
        <w:tc>
          <w:tcPr>
            <w:tcW w:w="7195" w:type="dxa"/>
          </w:tcPr>
          <w:p w14:paraId="38CC47C2" w14:textId="77777777" w:rsidR="00520659" w:rsidRPr="0037562D" w:rsidRDefault="00520659">
            <w:r w:rsidRPr="0037562D">
              <w:t>This indicator can be computed by collecting data on number of labour hours per year per hectare of land actively used for agricultural purposes. Labour hours should be disaggregated by:</w:t>
            </w:r>
          </w:p>
          <w:p w14:paraId="0FE9C15C" w14:textId="77777777" w:rsidR="00520659" w:rsidRPr="0037562D" w:rsidRDefault="00520659">
            <w:pPr>
              <w:pStyle w:val="ListParagraph"/>
              <w:numPr>
                <w:ilvl w:val="0"/>
                <w:numId w:val="68"/>
              </w:numPr>
            </w:pPr>
            <w:r w:rsidRPr="0037562D">
              <w:t>gender</w:t>
            </w:r>
          </w:p>
          <w:p w14:paraId="15AB9EC5" w14:textId="77777777" w:rsidR="00520659" w:rsidRPr="0037562D" w:rsidRDefault="00520659">
            <w:pPr>
              <w:pStyle w:val="ListParagraph"/>
              <w:numPr>
                <w:ilvl w:val="0"/>
                <w:numId w:val="68"/>
              </w:numPr>
            </w:pPr>
            <w:r w:rsidRPr="0037562D">
              <w:t>age</w:t>
            </w:r>
          </w:p>
          <w:p w14:paraId="73F6B5D1" w14:textId="77777777" w:rsidR="00520659" w:rsidRPr="0037562D" w:rsidRDefault="00520659">
            <w:pPr>
              <w:pStyle w:val="ListParagraph"/>
              <w:numPr>
                <w:ilvl w:val="0"/>
                <w:numId w:val="68"/>
              </w:numPr>
            </w:pPr>
            <w:r w:rsidRPr="0037562D">
              <w:t xml:space="preserve">type of worker: hired or not hired, permanent or seasonal </w:t>
            </w:r>
          </w:p>
          <w:p w14:paraId="5AAA135A" w14:textId="77777777" w:rsidR="00520659" w:rsidRPr="0037562D" w:rsidRDefault="00520659">
            <w:pPr>
              <w:pStyle w:val="ListParagraph"/>
              <w:numPr>
                <w:ilvl w:val="0"/>
                <w:numId w:val="68"/>
              </w:numPr>
            </w:pPr>
            <w:r w:rsidRPr="0037562D">
              <w:t>type of activity: routine (e.g. manure collection, milking) or seasonal work (e.g. seeding, harvesting, pruning).</w:t>
            </w:r>
          </w:p>
        </w:tc>
      </w:tr>
      <w:tr w:rsidR="00520659" w:rsidRPr="0037562D" w14:paraId="39FB5A27" w14:textId="77777777" w:rsidTr="664EF775">
        <w:tc>
          <w:tcPr>
            <w:tcW w:w="2155" w:type="dxa"/>
            <w:shd w:val="clear" w:color="auto" w:fill="8DD873" w:themeFill="accent6" w:themeFillTint="99"/>
          </w:tcPr>
          <w:p w14:paraId="4AF4EC32" w14:textId="77777777" w:rsidR="00520659" w:rsidRPr="0037562D" w:rsidRDefault="00520659">
            <w:r w:rsidRPr="0037562D">
              <w:t>Guidance on data entry and reporting</w:t>
            </w:r>
          </w:p>
        </w:tc>
        <w:tc>
          <w:tcPr>
            <w:tcW w:w="7195" w:type="dxa"/>
          </w:tcPr>
          <w:p w14:paraId="311627A3" w14:textId="77777777" w:rsidR="00520659" w:rsidRPr="0037562D" w:rsidRDefault="00520659"/>
        </w:tc>
      </w:tr>
      <w:tr w:rsidR="00CE58B4" w:rsidRPr="0037562D" w14:paraId="3D5FE258" w14:textId="77777777" w:rsidTr="664EF775">
        <w:tc>
          <w:tcPr>
            <w:tcW w:w="2155" w:type="dxa"/>
            <w:shd w:val="clear" w:color="auto" w:fill="8DD873" w:themeFill="accent6" w:themeFillTint="99"/>
          </w:tcPr>
          <w:p w14:paraId="37AA74AA" w14:textId="1428AD48" w:rsidR="00CE58B4" w:rsidRPr="0037562D" w:rsidRDefault="00CE58B4" w:rsidP="00CE58B4">
            <w:r>
              <w:t>Indicator interpretation and threshold setting</w:t>
            </w:r>
          </w:p>
        </w:tc>
        <w:tc>
          <w:tcPr>
            <w:tcW w:w="7195" w:type="dxa"/>
          </w:tcPr>
          <w:p w14:paraId="214A605F" w14:textId="77777777" w:rsidR="00CE58B4" w:rsidRPr="0037562D" w:rsidRDefault="00CE58B4" w:rsidP="00CE58B4"/>
        </w:tc>
      </w:tr>
      <w:tr w:rsidR="00CE58B4" w:rsidRPr="0037562D" w14:paraId="5519B538" w14:textId="77777777" w:rsidTr="664EF775">
        <w:tc>
          <w:tcPr>
            <w:tcW w:w="2155" w:type="dxa"/>
            <w:shd w:val="clear" w:color="auto" w:fill="8DD873" w:themeFill="accent6" w:themeFillTint="99"/>
          </w:tcPr>
          <w:p w14:paraId="227B2EE6" w14:textId="778C526F" w:rsidR="00CE58B4" w:rsidRPr="0037562D" w:rsidRDefault="00CE58B4" w:rsidP="00CE58B4">
            <w:r>
              <w:t xml:space="preserve">Limitations </w:t>
            </w:r>
          </w:p>
        </w:tc>
        <w:tc>
          <w:tcPr>
            <w:tcW w:w="7195" w:type="dxa"/>
          </w:tcPr>
          <w:p w14:paraId="6AC2FABB" w14:textId="77777777" w:rsidR="00CE58B4" w:rsidRPr="0037562D" w:rsidRDefault="00CE58B4" w:rsidP="00CE58B4"/>
        </w:tc>
      </w:tr>
      <w:tr w:rsidR="00CE58B4" w:rsidRPr="0037562D" w14:paraId="76A37557" w14:textId="77777777" w:rsidTr="664EF775">
        <w:tc>
          <w:tcPr>
            <w:tcW w:w="2155" w:type="dxa"/>
            <w:shd w:val="clear" w:color="auto" w:fill="8DD873" w:themeFill="accent6" w:themeFillTint="99"/>
          </w:tcPr>
          <w:p w14:paraId="7ABE5E02" w14:textId="77777777" w:rsidR="00CE58B4" w:rsidRPr="0037562D" w:rsidRDefault="00CE58B4" w:rsidP="00CE58B4">
            <w:r w:rsidRPr="0037562D">
              <w:t>References</w:t>
            </w:r>
          </w:p>
        </w:tc>
        <w:tc>
          <w:tcPr>
            <w:tcW w:w="7195" w:type="dxa"/>
          </w:tcPr>
          <w:p w14:paraId="74297CBE" w14:textId="0B611CBB" w:rsidR="00CE58B4" w:rsidRPr="0037562D" w:rsidRDefault="00CE58B4" w:rsidP="00CE58B4">
            <w:r w:rsidRPr="0037562D">
              <w:t xml:space="preserve">FAO (2010) </w:t>
            </w:r>
            <w:r w:rsidRPr="0037562D">
              <w:fldChar w:fldCharType="begin"/>
            </w:r>
            <w:r>
              <w:instrText xml:space="preserve"> ADDIN ZOTERO_ITEM CSL_CITATION {"citationID":"bPjXG78h","properties":{"formattedCitation":"\\super 33\\nosupersub{}","plainCitation":"33","noteIndex":0},"citationItems":[{"id":20858,"uris":["http://zotero.org/users/6629962/items/G74QUB6N"],"itemData":{"id":20858,"type":"report","event-place":"Accra, Ghana","publisher-place":"Accra, Ghana","title":"Agri-Gender Database. A stastical toolkit for the production of sex-disaggregated agricultural data. Questionnaire components. Data Item 5: Labour and Time-use.","author":[{"family":"FAO","given":""}],"issued":{"date-parts":[["2010"]]}}}],"schema":"https://github.com/citation-style-language/schema/raw/master/csl-citation.json"} </w:instrText>
            </w:r>
            <w:r w:rsidRPr="0037562D">
              <w:fldChar w:fldCharType="separate"/>
            </w:r>
            <w:r w:rsidRPr="00520659">
              <w:rPr>
                <w:rFonts w:ascii="Aptos" w:hAnsi="Aptos" w:cs="Times New Roman"/>
                <w:vertAlign w:val="superscript"/>
              </w:rPr>
              <w:t>33</w:t>
            </w:r>
            <w:r w:rsidRPr="0037562D">
              <w:fldChar w:fldCharType="end"/>
            </w:r>
          </w:p>
        </w:tc>
      </w:tr>
    </w:tbl>
    <w:p w14:paraId="77D96F3B" w14:textId="77777777" w:rsidR="00520659" w:rsidRPr="0037562D" w:rsidRDefault="00520659" w:rsidP="00520659"/>
    <w:p w14:paraId="6B8D2889"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94" w:name="_Toc166680104"/>
      <w:bookmarkStart w:id="95" w:name="_Toc127819112"/>
      <w:r w:rsidRPr="0037562D">
        <w:br w:type="page"/>
      </w:r>
    </w:p>
    <w:p w14:paraId="21590496" w14:textId="77777777" w:rsidR="00520659" w:rsidRPr="00E20C7D" w:rsidRDefault="00520659" w:rsidP="00520659">
      <w:pPr>
        <w:pStyle w:val="Heading3"/>
        <w:rPr>
          <w:highlight w:val="yellow"/>
        </w:rPr>
      </w:pPr>
      <w:r w:rsidRPr="00E20C7D">
        <w:rPr>
          <w:highlight w:val="yellow"/>
        </w:rPr>
        <w:lastRenderedPageBreak/>
        <w:t>Total income</w:t>
      </w:r>
      <w:bookmarkEnd w:id="94"/>
      <w:bookmarkEnd w:id="95"/>
      <w:r w:rsidRPr="00E20C7D">
        <w:rPr>
          <w:highlight w:val="yellow"/>
        </w:rPr>
        <w:t xml:space="preserve"> and income stability</w:t>
      </w:r>
    </w:p>
    <w:tbl>
      <w:tblPr>
        <w:tblStyle w:val="TableGrid"/>
        <w:tblW w:w="0" w:type="auto"/>
        <w:tblLook w:val="04A0" w:firstRow="1" w:lastRow="0" w:firstColumn="1" w:lastColumn="0" w:noHBand="0" w:noVBand="1"/>
      </w:tblPr>
      <w:tblGrid>
        <w:gridCol w:w="2155"/>
        <w:gridCol w:w="7195"/>
        <w:tblGridChange w:id="96">
          <w:tblGrid>
            <w:gridCol w:w="360"/>
            <w:gridCol w:w="360"/>
            <w:gridCol w:w="1435"/>
            <w:gridCol w:w="7195"/>
          </w:tblGrid>
        </w:tblGridChange>
      </w:tblGrid>
      <w:tr w:rsidR="00520659" w:rsidRPr="0037562D" w14:paraId="6096DEAF" w14:textId="77777777" w:rsidTr="664EF775">
        <w:tc>
          <w:tcPr>
            <w:tcW w:w="2155" w:type="dxa"/>
            <w:shd w:val="clear" w:color="auto" w:fill="8DD873" w:themeFill="accent6" w:themeFillTint="99"/>
          </w:tcPr>
          <w:p w14:paraId="6F11A8DC" w14:textId="77777777" w:rsidR="00520659" w:rsidRPr="0037562D" w:rsidRDefault="00520659">
            <w:r w:rsidRPr="0037562D">
              <w:t>Indicator</w:t>
            </w:r>
          </w:p>
        </w:tc>
        <w:tc>
          <w:tcPr>
            <w:tcW w:w="7195" w:type="dxa"/>
          </w:tcPr>
          <w:p w14:paraId="1387ECDF" w14:textId="77777777" w:rsidR="00520659" w:rsidRPr="0037562D" w:rsidRDefault="00520659">
            <w:pPr>
              <w:spacing w:line="259" w:lineRule="auto"/>
            </w:pPr>
            <w:r w:rsidRPr="0037562D">
              <w:t xml:space="preserve">Total </w:t>
            </w:r>
            <w:commentRangeStart w:id="97"/>
            <w:r w:rsidRPr="0037562D">
              <w:t>income</w:t>
            </w:r>
            <w:commentRangeEnd w:id="97"/>
            <w:r w:rsidR="00013F7D" w:rsidRPr="0037562D">
              <w:rPr>
                <w:rStyle w:val="CommentReference"/>
                <w:sz w:val="22"/>
                <w:szCs w:val="22"/>
              </w:rPr>
              <w:commentReference w:id="97"/>
            </w:r>
            <w:r w:rsidRPr="0037562D">
              <w:t>; Income stability</w:t>
            </w:r>
          </w:p>
        </w:tc>
      </w:tr>
      <w:tr w:rsidR="00520659" w:rsidRPr="0037562D" w14:paraId="3D89B366" w14:textId="77777777" w:rsidTr="664EF775">
        <w:tc>
          <w:tcPr>
            <w:tcW w:w="2155" w:type="dxa"/>
            <w:shd w:val="clear" w:color="auto" w:fill="8DD873" w:themeFill="accent6" w:themeFillTint="99"/>
          </w:tcPr>
          <w:p w14:paraId="16E9B7D8" w14:textId="77777777" w:rsidR="00520659" w:rsidRPr="0037562D" w:rsidRDefault="00520659">
            <w:r w:rsidRPr="0037562D">
              <w:t>Theme</w:t>
            </w:r>
          </w:p>
        </w:tc>
        <w:tc>
          <w:tcPr>
            <w:tcW w:w="7195" w:type="dxa"/>
          </w:tcPr>
          <w:p w14:paraId="1F3E8BE6" w14:textId="77777777" w:rsidR="00520659" w:rsidRPr="0037562D" w:rsidRDefault="00520659">
            <w:pPr>
              <w:spacing w:line="259" w:lineRule="auto"/>
            </w:pPr>
            <w:r w:rsidRPr="0037562D">
              <w:t>Income</w:t>
            </w:r>
          </w:p>
        </w:tc>
      </w:tr>
      <w:tr w:rsidR="00520659" w:rsidRPr="0037562D" w14:paraId="378EF71A" w14:textId="77777777" w:rsidTr="664EF775">
        <w:tc>
          <w:tcPr>
            <w:tcW w:w="2155" w:type="dxa"/>
            <w:shd w:val="clear" w:color="auto" w:fill="8DD873" w:themeFill="accent6" w:themeFillTint="99"/>
          </w:tcPr>
          <w:p w14:paraId="66B41669" w14:textId="77777777" w:rsidR="00520659" w:rsidRPr="0037562D" w:rsidRDefault="00520659">
            <w:r w:rsidRPr="0037562D">
              <w:t>Purpose of indicator</w:t>
            </w:r>
          </w:p>
        </w:tc>
        <w:tc>
          <w:tcPr>
            <w:tcW w:w="7195" w:type="dxa"/>
          </w:tcPr>
          <w:p w14:paraId="25CCA97D" w14:textId="77777777" w:rsidR="00520659" w:rsidRPr="0037562D" w:rsidRDefault="00520659">
            <w:pPr>
              <w:rPr>
                <w:rFonts w:eastAsia="Calibri" w:cs="Calibri"/>
              </w:rPr>
            </w:pPr>
            <w:r w:rsidRPr="0037562D">
              <w:rPr>
                <w:rFonts w:eastAsia="Calibri" w:cs="Calibri"/>
              </w:rPr>
              <w:t>Total income and income stability are indicators of household living standards. Ensuring that agricultural livelihoods provide adequate and stable or increasing incomes contributes to rural development and ending poverty (SDG1).</w:t>
            </w:r>
          </w:p>
        </w:tc>
      </w:tr>
      <w:tr w:rsidR="00520659" w:rsidRPr="0037562D" w14:paraId="57B4F656" w14:textId="77777777" w:rsidTr="664EF775">
        <w:tblPrEx>
          <w:tblW w:w="0" w:type="auto"/>
          <w:tblPrExChange w:id="98" w:author="Azzarri, Carlo (IFPRI-Italy)" w:date="2025-11-27T22:58:00Z">
            <w:tblPrEx>
              <w:tblW w:w="0" w:type="auto"/>
            </w:tblPrEx>
          </w:tblPrExChange>
        </w:tblPrEx>
        <w:trPr>
          <w:trHeight w:val="300"/>
          <w:trPrChange w:id="99" w:author="Azzarri, Carlo (IFPRI-Italy)" w:date="2025-11-27T22:58:00Z">
            <w:trPr>
              <w:gridAfter w:val="0"/>
              <w:trHeight w:val="300"/>
            </w:trPr>
          </w:trPrChange>
        </w:trPr>
        <w:tc>
          <w:tcPr>
            <w:tcW w:w="2155" w:type="dxa"/>
            <w:shd w:val="clear" w:color="auto" w:fill="8DD873" w:themeFill="accent6" w:themeFillTint="99"/>
            <w:tcPrChange w:id="100" w:author="Azzarri, Carlo (IFPRI-Italy)" w:date="2025-11-27T22:58:00Z">
              <w:tcPr>
                <w:tcW w:w="2155" w:type="dxa"/>
                <w:shd w:val="clear" w:color="auto" w:fill="8DD873" w:themeFill="accent6" w:themeFillTint="99"/>
              </w:tcPr>
            </w:tcPrChange>
          </w:tcPr>
          <w:p w14:paraId="02AA805C" w14:textId="77777777" w:rsidR="00520659" w:rsidRPr="0037562D" w:rsidRDefault="00520659">
            <w:r w:rsidRPr="0037562D">
              <w:t>Data source</w:t>
            </w:r>
          </w:p>
        </w:tc>
        <w:tc>
          <w:tcPr>
            <w:tcW w:w="7195" w:type="dxa"/>
            <w:tcPrChange w:id="101" w:author="Azzarri, Carlo (IFPRI-Italy)" w:date="2025-11-27T22:58:00Z">
              <w:tcPr>
                <w:tcW w:w="7195" w:type="dxa"/>
              </w:tcPr>
            </w:tcPrChange>
          </w:tcPr>
          <w:p w14:paraId="620AE9B7" w14:textId="77777777" w:rsidR="00520659" w:rsidRPr="0037562D" w:rsidRDefault="00520659">
            <w:pPr>
              <w:rPr>
                <w:highlight w:val="yellow"/>
              </w:rPr>
            </w:pPr>
            <w:r w:rsidRPr="0037562D">
              <w:t>Household survey</w:t>
            </w:r>
          </w:p>
        </w:tc>
      </w:tr>
      <w:tr w:rsidR="00520659" w:rsidRPr="0037562D" w14:paraId="5466EE71" w14:textId="77777777" w:rsidTr="664EF775">
        <w:tc>
          <w:tcPr>
            <w:tcW w:w="2155" w:type="dxa"/>
            <w:shd w:val="clear" w:color="auto" w:fill="8DD873" w:themeFill="accent6" w:themeFillTint="99"/>
          </w:tcPr>
          <w:p w14:paraId="545B1E74" w14:textId="77777777" w:rsidR="00520659" w:rsidRPr="0037562D" w:rsidRDefault="00520659">
            <w:r w:rsidRPr="0037562D">
              <w:t>Measurement</w:t>
            </w:r>
          </w:p>
        </w:tc>
        <w:tc>
          <w:tcPr>
            <w:tcW w:w="7195" w:type="dxa"/>
          </w:tcPr>
          <w:p w14:paraId="46AC207B" w14:textId="77777777" w:rsidR="00520659" w:rsidRPr="0037562D" w:rsidRDefault="00520659">
            <w:pPr>
              <w:rPr>
                <w:highlight w:val="yellow"/>
              </w:rPr>
            </w:pPr>
            <w:commentRangeStart w:id="102"/>
            <w:r>
              <w:t xml:space="preserve">Ratio of household income to </w:t>
            </w:r>
            <w:commentRangeStart w:id="103"/>
            <w:commentRangeStart w:id="104"/>
            <w:r>
              <w:t>national income</w:t>
            </w:r>
            <w:commentRangeEnd w:id="102"/>
            <w:r>
              <w:rPr>
                <w:rStyle w:val="CommentReference"/>
                <w:sz w:val="22"/>
                <w:szCs w:val="22"/>
              </w:rPr>
              <w:commentReference w:id="102"/>
            </w:r>
            <w:commentRangeEnd w:id="103"/>
            <w:r w:rsidR="009C3CD1">
              <w:rPr>
                <w:rStyle w:val="CommentReference"/>
                <w:sz w:val="22"/>
                <w:szCs w:val="22"/>
              </w:rPr>
              <w:commentReference w:id="103"/>
            </w:r>
            <w:commentRangeEnd w:id="104"/>
            <w:r w:rsidR="00BC186C">
              <w:rPr>
                <w:rStyle w:val="CommentReference"/>
                <w:sz w:val="22"/>
                <w:szCs w:val="22"/>
              </w:rPr>
              <w:commentReference w:id="104"/>
            </w:r>
            <w:r>
              <w:t xml:space="preserve">; Likert score </w:t>
            </w:r>
          </w:p>
        </w:tc>
      </w:tr>
      <w:tr w:rsidR="00520659" w:rsidRPr="0037562D" w14:paraId="54D7363C" w14:textId="77777777" w:rsidTr="664EF775">
        <w:tc>
          <w:tcPr>
            <w:tcW w:w="2155" w:type="dxa"/>
            <w:shd w:val="clear" w:color="auto" w:fill="8DD873" w:themeFill="accent6" w:themeFillTint="99"/>
          </w:tcPr>
          <w:p w14:paraId="0BD64423" w14:textId="77777777" w:rsidR="00520659" w:rsidRPr="0037562D" w:rsidRDefault="00520659">
            <w:r w:rsidRPr="0037562D">
              <w:t>Measurement units</w:t>
            </w:r>
          </w:p>
        </w:tc>
        <w:tc>
          <w:tcPr>
            <w:tcW w:w="7195" w:type="dxa"/>
          </w:tcPr>
          <w:p w14:paraId="3600B973" w14:textId="5FE8B4F9" w:rsidR="00520659" w:rsidRPr="0037562D" w:rsidRDefault="00520659">
            <w:pPr>
              <w:spacing w:line="259" w:lineRule="auto"/>
              <w:rPr>
                <w:rFonts w:eastAsia="Aptos" w:cs="Aptos"/>
              </w:rPr>
            </w:pPr>
            <w:r w:rsidRPr="0037562D">
              <w:t>Ratio (unitless); Likert score 1-3</w:t>
            </w:r>
            <w:ins w:id="105" w:author="Jones, Sarah (Alliance Bioversity-CIAT)" w:date="2025-12-05T09:49:00Z" w16du:dateUtc="2025-12-05T08:49:00Z">
              <w:r w:rsidR="007E7D85">
                <w:t xml:space="preserve"> or 1-5</w:t>
              </w:r>
            </w:ins>
          </w:p>
        </w:tc>
      </w:tr>
      <w:tr w:rsidR="00520659" w:rsidRPr="0037562D" w14:paraId="2B0105A7" w14:textId="77777777" w:rsidTr="664EF775">
        <w:tc>
          <w:tcPr>
            <w:tcW w:w="2155" w:type="dxa"/>
            <w:shd w:val="clear" w:color="auto" w:fill="8DD873" w:themeFill="accent6" w:themeFillTint="99"/>
          </w:tcPr>
          <w:p w14:paraId="5F48843F" w14:textId="77777777" w:rsidR="00520659" w:rsidRPr="0037562D" w:rsidRDefault="00520659">
            <w:r w:rsidRPr="0037562D">
              <w:t>Guidance on measurement</w:t>
            </w:r>
          </w:p>
        </w:tc>
        <w:tc>
          <w:tcPr>
            <w:tcW w:w="7195" w:type="dxa"/>
          </w:tcPr>
          <w:p w14:paraId="7C0646AA" w14:textId="77777777" w:rsidR="00520659" w:rsidRPr="0037562D" w:rsidRDefault="00520659">
            <w:pPr>
              <w:rPr>
                <w:rFonts w:eastAsia="Calibri" w:cs="Calibri"/>
              </w:rPr>
            </w:pPr>
            <w:r w:rsidRPr="0037562D">
              <w:rPr>
                <w:rFonts w:eastAsia="Calibri" w:cs="Calibri"/>
              </w:rPr>
              <w:t xml:space="preserve">We discuss three measurement approaches used in HOLPA: i) </w:t>
            </w:r>
            <w:r w:rsidRPr="00E17A3E">
              <w:rPr>
                <w:rFonts w:eastAsia="Calibri" w:cs="Calibri"/>
                <w:highlight w:val="yellow"/>
                <w:rPrChange w:id="106" w:author="Jones, Sarah (Alliance Bioversity-CIAT)" w:date="2025-12-05T09:59:00Z" w16du:dateUtc="2025-12-05T08:59:00Z">
                  <w:rPr>
                    <w:rFonts w:eastAsia="Calibri" w:cs="Calibri"/>
                  </w:rPr>
                </w:rPrChange>
              </w:rPr>
              <w:t>calculating total household income</w:t>
            </w:r>
            <w:r w:rsidRPr="0037562D">
              <w:rPr>
                <w:rFonts w:eastAsia="Calibri" w:cs="Calibri"/>
              </w:rPr>
              <w:t xml:space="preserve">, ii) qualitative measure of income stability, iii) qualitative measure of income-expenditure ratio. </w:t>
            </w:r>
          </w:p>
          <w:p w14:paraId="17D1E989" w14:textId="77777777" w:rsidR="00520659" w:rsidRPr="0037562D" w:rsidRDefault="00520659">
            <w:pPr>
              <w:rPr>
                <w:rFonts w:eastAsia="Calibri" w:cs="Calibri"/>
              </w:rPr>
            </w:pPr>
          </w:p>
          <w:p w14:paraId="6AF8F752" w14:textId="77777777" w:rsidR="00520659" w:rsidRPr="00390495" w:rsidRDefault="00520659">
            <w:pPr>
              <w:rPr>
                <w:rFonts w:eastAsia="Calibri" w:cs="Calibri"/>
                <w:b/>
                <w:bCs/>
                <w:color w:val="EE0000"/>
                <w:u w:val="single"/>
              </w:rPr>
            </w:pPr>
            <w:commentRangeStart w:id="107"/>
            <w:r w:rsidRPr="00390495">
              <w:rPr>
                <w:rFonts w:eastAsia="Calibri" w:cs="Calibri"/>
                <w:b/>
                <w:bCs/>
                <w:color w:val="EE0000"/>
                <w:u w:val="single"/>
              </w:rPr>
              <w:t>Income level (KPI1)</w:t>
            </w:r>
            <w:commentRangeEnd w:id="107"/>
            <w:r w:rsidRPr="00390495">
              <w:rPr>
                <w:rStyle w:val="CommentReference"/>
                <w:rFonts w:eastAsia="Calibri" w:cs="Calibri"/>
                <w:b/>
                <w:bCs/>
                <w:color w:val="EE0000"/>
                <w:sz w:val="22"/>
                <w:szCs w:val="22"/>
                <w:u w:val="single"/>
              </w:rPr>
              <w:commentReference w:id="107"/>
            </w:r>
          </w:p>
          <w:p w14:paraId="6C34FAB9" w14:textId="77777777" w:rsidR="00520659" w:rsidRPr="00390495" w:rsidRDefault="00520659">
            <w:pPr>
              <w:rPr>
                <w:color w:val="EE0000"/>
              </w:rPr>
            </w:pPr>
            <w:r w:rsidRPr="00390495">
              <w:rPr>
                <w:rFonts w:eastAsia="Calibri" w:cs="Calibri"/>
                <w:color w:val="EE0000"/>
              </w:rPr>
              <w:t xml:space="preserve">Total income per household is the total amount of profit or net earning a household makes over a given period. Ideally, income should be computed from data collected on all types of income generating activities agricultural or non-agricultural activities, goods and service based) and all types of household expenses, over the last 12 months. In practice, </w:t>
            </w:r>
            <w:r w:rsidRPr="00390495">
              <w:rPr>
                <w:color w:val="EE0000"/>
              </w:rPr>
              <w:t xml:space="preserve">these data can be challenging to accurately collect in systems without digital records because they rely on farmer recall of all incoming and outcoming funds. Data on income should be compared to the national mean income level and used to calculate the ratio of household to mean national income. </w:t>
            </w:r>
          </w:p>
          <w:p w14:paraId="478387D0" w14:textId="77777777" w:rsidR="00520659" w:rsidRPr="00390495" w:rsidRDefault="00520659">
            <w:pPr>
              <w:rPr>
                <w:rFonts w:eastAsia="Calibri" w:cs="Calibri"/>
                <w:color w:val="EE0000"/>
              </w:rPr>
            </w:pPr>
          </w:p>
          <w:p w14:paraId="1BFE131A" w14:textId="21008C06" w:rsidR="00520659" w:rsidRPr="00390495" w:rsidRDefault="00520659" w:rsidP="405F7BDC">
            <w:pPr>
              <w:rPr>
                <w:ins w:id="108" w:author="Jones, Sarah (Alliance Bioversity-CIAT)" w:date="2025-12-05T09:58:00Z" w16du:dateUtc="2025-12-05T08:58:00Z"/>
                <w:rFonts w:eastAsia="Calibri" w:cs="Calibri"/>
                <w:color w:val="EE0000"/>
              </w:rPr>
            </w:pPr>
            <w:r w:rsidRPr="00390495">
              <w:rPr>
                <w:rFonts w:eastAsia="Calibri" w:cs="Calibri"/>
                <w:color w:val="EE0000"/>
              </w:rPr>
              <w:t>In addition, collecting data on income sources can be used to assess the level of dependency on single income sources</w:t>
            </w:r>
            <w:r w:rsidR="3F1D52DA" w:rsidRPr="00390495">
              <w:rPr>
                <w:rFonts w:eastAsia="Calibri" w:cs="Calibri"/>
                <w:color w:val="EE0000"/>
              </w:rPr>
              <w:t xml:space="preserve"> or the capacity to withstand a shock through income diversification</w:t>
            </w:r>
            <w:commentRangeStart w:id="109"/>
            <w:r w:rsidRPr="00390495">
              <w:rPr>
                <w:rFonts w:eastAsia="Calibri" w:cs="Calibri"/>
                <w:color w:val="EE0000"/>
              </w:rPr>
              <w:t>.</w:t>
            </w:r>
            <w:commentRangeEnd w:id="109"/>
            <w:r w:rsidRPr="00390495">
              <w:rPr>
                <w:rStyle w:val="CommentReference"/>
                <w:rFonts w:eastAsia="Calibri" w:cs="Calibri"/>
                <w:color w:val="EE0000"/>
                <w:sz w:val="22"/>
                <w:szCs w:val="22"/>
              </w:rPr>
              <w:commentReference w:id="109"/>
            </w:r>
          </w:p>
          <w:p w14:paraId="598E899C" w14:textId="551BB3B6" w:rsidR="00BC186C" w:rsidRPr="0037562D" w:rsidDel="00A20185" w:rsidRDefault="00BC186C" w:rsidP="405F7BDC">
            <w:pPr>
              <w:rPr>
                <w:del w:id="110" w:author="Jones, Sarah (Alliance Bioversity-CIAT)" w:date="2025-12-05T09:58:00Z" w16du:dateUtc="2025-12-05T08:58:00Z"/>
                <w:rFonts w:eastAsia="Calibri" w:cs="Calibri"/>
              </w:rPr>
            </w:pPr>
          </w:p>
          <w:p w14:paraId="3BD370F3" w14:textId="01248121" w:rsidR="00BC186C" w:rsidRPr="00F465FA" w:rsidRDefault="00BC186C" w:rsidP="00BC186C">
            <w:pPr>
              <w:rPr>
                <w:ins w:id="111" w:author="Jones, Sarah (Alliance Bioversity-CIAT)" w:date="2025-12-05T09:58:00Z" w16du:dateUtc="2025-12-05T08:58:00Z"/>
                <w:b/>
                <w:bCs/>
              </w:rPr>
            </w:pPr>
            <w:ins w:id="112" w:author="Jones, Sarah (Alliance Bioversity-CIAT)" w:date="2025-12-05T09:58:00Z" w16du:dateUtc="2025-12-05T08:58:00Z">
              <w:r w:rsidRPr="00F465FA">
                <w:rPr>
                  <w:b/>
                  <w:bCs/>
                </w:rPr>
                <w:t>Income based on assets (</w:t>
              </w:r>
              <w:r w:rsidR="00A20185">
                <w:rPr>
                  <w:b/>
                  <w:bCs/>
                </w:rPr>
                <w:t>alternative KPI1</w:t>
              </w:r>
              <w:r w:rsidRPr="00F465FA">
                <w:rPr>
                  <w:b/>
                  <w:bCs/>
                </w:rPr>
                <w:t>)</w:t>
              </w:r>
            </w:ins>
          </w:p>
          <w:p w14:paraId="39A0DE03" w14:textId="77777777" w:rsidR="00BC186C" w:rsidRDefault="00BC186C" w:rsidP="00BC186C">
            <w:pPr>
              <w:rPr>
                <w:ins w:id="113" w:author="Jones, Sarah (Alliance Bioversity-CIAT)" w:date="2025-12-05T09:58:00Z" w16du:dateUtc="2025-12-05T08:58:00Z"/>
                <w:highlight w:val="yellow"/>
              </w:rPr>
            </w:pPr>
            <w:ins w:id="114" w:author="Jones, Sarah (Alliance Bioversity-CIAT)" w:date="2025-12-05T09:58:00Z" w16du:dateUtc="2025-12-05T08:58:00Z">
              <w:r>
                <w:rPr>
                  <w:highlight w:val="yellow"/>
                </w:rPr>
                <w:t>[Veronique found that 10 questions on assets were a good indicator of total income]</w:t>
              </w:r>
            </w:ins>
          </w:p>
          <w:p w14:paraId="6B71FAB8" w14:textId="77777777" w:rsidR="00BC186C" w:rsidRDefault="00BC186C" w:rsidP="00BC186C">
            <w:pPr>
              <w:rPr>
                <w:ins w:id="115" w:author="Jones, Sarah (Alliance Bioversity-CIAT)" w:date="2025-12-05T09:58:00Z" w16du:dateUtc="2025-12-05T08:58:00Z"/>
                <w:highlight w:val="yellow"/>
              </w:rPr>
            </w:pPr>
          </w:p>
          <w:p w14:paraId="0EAC58B0" w14:textId="77777777" w:rsidR="00BC186C" w:rsidRDefault="00BC186C" w:rsidP="00BC186C">
            <w:pPr>
              <w:rPr>
                <w:ins w:id="116" w:author="Jones, Sarah (Alliance Bioversity-CIAT)" w:date="2025-12-05T09:58:00Z" w16du:dateUtc="2025-12-05T08:58:00Z"/>
                <w:highlight w:val="yellow"/>
              </w:rPr>
            </w:pPr>
            <w:ins w:id="117" w:author="Jones, Sarah (Alliance Bioversity-CIAT)" w:date="2025-12-05T09:58:00Z" w16du:dateUtc="2025-12-05T08:58:00Z">
              <w:r>
                <w:rPr>
                  <w:highlight w:val="yellow"/>
                </w:rPr>
                <w:t>Flows (income) versus stocks (wealth)</w:t>
              </w:r>
            </w:ins>
          </w:p>
          <w:p w14:paraId="04D30486" w14:textId="77777777" w:rsidR="00BC186C" w:rsidRDefault="00BC186C" w:rsidP="00BC186C">
            <w:pPr>
              <w:pStyle w:val="ListParagraph"/>
              <w:numPr>
                <w:ilvl w:val="0"/>
                <w:numId w:val="37"/>
              </w:numPr>
              <w:spacing w:after="160" w:line="259" w:lineRule="auto"/>
              <w:rPr>
                <w:ins w:id="118" w:author="Jones, Sarah (Alliance Bioversity-CIAT)" w:date="2025-12-05T09:58:00Z" w16du:dateUtc="2025-12-05T08:58:00Z"/>
                <w:highlight w:val="yellow"/>
              </w:rPr>
            </w:pPr>
            <w:ins w:id="119" w:author="Jones, Sarah (Alliance Bioversity-CIAT)" w:date="2025-12-05T09:58:00Z" w16du:dateUtc="2025-12-05T08:58:00Z">
              <w:r>
                <w:rPr>
                  <w:highlight w:val="yellow"/>
                </w:rPr>
                <w:t>For wealth there is the DHS asset index</w:t>
              </w:r>
            </w:ins>
          </w:p>
          <w:p w14:paraId="2E613F14" w14:textId="77777777" w:rsidR="00BC186C" w:rsidRDefault="00BC186C" w:rsidP="00BC186C">
            <w:pPr>
              <w:pStyle w:val="ListParagraph"/>
              <w:numPr>
                <w:ilvl w:val="0"/>
                <w:numId w:val="37"/>
              </w:numPr>
              <w:spacing w:after="160" w:line="259" w:lineRule="auto"/>
              <w:rPr>
                <w:ins w:id="120" w:author="Jones, Sarah (Alliance Bioversity-CIAT)" w:date="2025-12-05T09:58:00Z" w16du:dateUtc="2025-12-05T08:58:00Z"/>
                <w:highlight w:val="yellow"/>
              </w:rPr>
            </w:pPr>
            <w:ins w:id="121" w:author="Jones, Sarah (Alliance Bioversity-CIAT)" w:date="2025-12-05T09:58:00Z" w16du:dateUtc="2025-12-05T08:58:00Z">
              <w:r>
                <w:rPr>
                  <w:highlight w:val="yellow"/>
                </w:rPr>
                <w:t>Related issues on interpretation of income - subsistence farmers may have a low income but high food security</w:t>
              </w:r>
            </w:ins>
          </w:p>
          <w:p w14:paraId="63BDB728" w14:textId="77777777" w:rsidR="00BC186C" w:rsidRDefault="00BC186C" w:rsidP="00BC186C">
            <w:pPr>
              <w:rPr>
                <w:ins w:id="122" w:author="Jones, Sarah (Alliance Bioversity-CIAT)" w:date="2025-12-05T09:58:00Z" w16du:dateUtc="2025-12-05T08:58:00Z"/>
                <w:highlight w:val="yellow"/>
              </w:rPr>
            </w:pPr>
          </w:p>
          <w:p w14:paraId="00287205" w14:textId="77777777" w:rsidR="00BC186C" w:rsidRPr="00D52DB8" w:rsidRDefault="00BC186C" w:rsidP="00BC186C">
            <w:pPr>
              <w:rPr>
                <w:ins w:id="123" w:author="Jones, Sarah (Alliance Bioversity-CIAT)" w:date="2025-12-05T09:58:00Z" w16du:dateUtc="2025-12-05T08:58:00Z"/>
                <w:highlight w:val="yellow"/>
              </w:rPr>
            </w:pPr>
            <w:ins w:id="124" w:author="Jones, Sarah (Alliance Bioversity-CIAT)" w:date="2025-12-05T09:58:00Z" w16du:dateUtc="2025-12-05T08:58:00Z">
              <w:r>
                <w:rPr>
                  <w:highlight w:val="yellow"/>
                </w:rPr>
                <w:t>Carlo has references that show how to use</w:t>
              </w:r>
            </w:ins>
          </w:p>
          <w:p w14:paraId="7D2F8C6E" w14:textId="77777777" w:rsidR="00520659" w:rsidRPr="0037562D" w:rsidRDefault="00520659">
            <w:pPr>
              <w:rPr>
                <w:rFonts w:eastAsia="Calibri" w:cs="Calibri"/>
              </w:rPr>
            </w:pPr>
          </w:p>
          <w:p w14:paraId="242B5CD0" w14:textId="77777777" w:rsidR="00520659" w:rsidRPr="0037562D" w:rsidRDefault="00520659">
            <w:pPr>
              <w:rPr>
                <w:b/>
                <w:bCs/>
                <w:u w:val="single"/>
              </w:rPr>
            </w:pPr>
            <w:commentRangeStart w:id="125"/>
            <w:r w:rsidRPr="5038A7C3">
              <w:rPr>
                <w:b/>
                <w:bCs/>
                <w:u w:val="single"/>
              </w:rPr>
              <w:t>Income stability (qualitative) (KPI2)</w:t>
            </w:r>
            <w:commentRangeEnd w:id="125"/>
            <w:r w:rsidRPr="0037562D">
              <w:rPr>
                <w:rStyle w:val="CommentReference"/>
                <w:b/>
                <w:bCs/>
                <w:sz w:val="22"/>
                <w:szCs w:val="22"/>
                <w:u w:val="single"/>
              </w:rPr>
              <w:commentReference w:id="125"/>
            </w:r>
          </w:p>
          <w:p w14:paraId="2E944CFD" w14:textId="77777777" w:rsidR="00520659" w:rsidRPr="0037562D" w:rsidRDefault="00520659">
            <w:pPr>
              <w:rPr>
                <w:rFonts w:eastAsia="Calibri" w:cs="Calibri"/>
              </w:rPr>
            </w:pPr>
            <w:r w:rsidRPr="0037562D">
              <w:rPr>
                <w:rFonts w:eastAsia="Calibri" w:cs="Calibri"/>
              </w:rPr>
              <w:lastRenderedPageBreak/>
              <w:t xml:space="preserve">Respondents are asked ‘How would you rate the stability of household income?’: </w:t>
            </w:r>
          </w:p>
          <w:p w14:paraId="0A5A4CF2" w14:textId="77777777" w:rsidR="00520659" w:rsidRPr="0037562D" w:rsidRDefault="00520659">
            <w:pPr>
              <w:rPr>
                <w:rFonts w:eastAsia="Calibri" w:cs="Calibri"/>
              </w:rPr>
            </w:pPr>
            <w:r w:rsidRPr="0037562D">
              <w:rPr>
                <w:rFonts w:eastAsia="Calibri" w:cs="Calibri"/>
              </w:rPr>
              <w:t>5 - Income is increasing over time.</w:t>
            </w:r>
          </w:p>
          <w:p w14:paraId="45469AE2" w14:textId="77777777" w:rsidR="00520659" w:rsidRPr="0037562D" w:rsidRDefault="00520659">
            <w:pPr>
              <w:rPr>
                <w:rFonts w:eastAsia="Calibri" w:cs="Calibri"/>
              </w:rPr>
            </w:pPr>
            <w:r w:rsidRPr="0037562D">
              <w:rPr>
                <w:rFonts w:eastAsia="Calibri" w:cs="Calibri"/>
              </w:rPr>
              <w:t>4 – Income is stable over time.</w:t>
            </w:r>
          </w:p>
          <w:p w14:paraId="40B0A811" w14:textId="77777777" w:rsidR="00520659" w:rsidRPr="0037562D" w:rsidRDefault="00520659">
            <w:pPr>
              <w:rPr>
                <w:rFonts w:eastAsia="Calibri" w:cs="Calibri"/>
              </w:rPr>
            </w:pPr>
            <w:r w:rsidRPr="0037562D">
              <w:rPr>
                <w:rFonts w:eastAsia="Calibri" w:cs="Calibri"/>
              </w:rPr>
              <w:t>3 - Income varies little from year to year.</w:t>
            </w:r>
          </w:p>
          <w:p w14:paraId="542C7774" w14:textId="77777777" w:rsidR="00520659" w:rsidRPr="0037562D" w:rsidRDefault="00520659">
            <w:pPr>
              <w:rPr>
                <w:rFonts w:eastAsia="Calibri" w:cs="Calibri"/>
              </w:rPr>
            </w:pPr>
            <w:r w:rsidRPr="0037562D">
              <w:rPr>
                <w:rFonts w:eastAsia="Calibri" w:cs="Calibri"/>
              </w:rPr>
              <w:t>2 - Income varies from year to year.</w:t>
            </w:r>
          </w:p>
          <w:p w14:paraId="48EF90D4" w14:textId="77777777" w:rsidR="00520659" w:rsidRPr="0037562D" w:rsidRDefault="00520659">
            <w:pPr>
              <w:rPr>
                <w:rFonts w:eastAsia="Calibri" w:cs="Calibri"/>
              </w:rPr>
            </w:pPr>
            <w:r w:rsidRPr="0037562D">
              <w:rPr>
                <w:rFonts w:eastAsia="Calibri" w:cs="Calibri"/>
              </w:rPr>
              <w:t>1 - Income is on a decreasing trend.</w:t>
            </w:r>
          </w:p>
          <w:p w14:paraId="2994003D" w14:textId="77777777" w:rsidR="00520659" w:rsidRPr="0037562D" w:rsidRDefault="00520659">
            <w:pPr>
              <w:rPr>
                <w:rFonts w:eastAsia="Calibri" w:cs="Calibri"/>
              </w:rPr>
            </w:pPr>
          </w:p>
          <w:p w14:paraId="2DD9FB3A" w14:textId="77777777" w:rsidR="00520659" w:rsidRPr="0037562D" w:rsidRDefault="00520659">
            <w:pPr>
              <w:rPr>
                <w:rFonts w:eastAsia="Calibri" w:cs="Calibri"/>
              </w:rPr>
            </w:pPr>
            <w:r w:rsidRPr="0037562D">
              <w:rPr>
                <w:rFonts w:eastAsia="Calibri" w:cs="Calibri"/>
              </w:rPr>
              <w:t xml:space="preserve">This information provides a rapid indication of income trends. </w:t>
            </w:r>
          </w:p>
          <w:p w14:paraId="1E87BC76" w14:textId="77777777" w:rsidR="00520659" w:rsidRPr="0037562D" w:rsidRDefault="00520659">
            <w:pPr>
              <w:rPr>
                <w:highlight w:val="yellow"/>
              </w:rPr>
            </w:pPr>
          </w:p>
          <w:p w14:paraId="5855ACEB" w14:textId="77777777" w:rsidR="00520659" w:rsidRPr="0037562D" w:rsidRDefault="00520659">
            <w:pPr>
              <w:rPr>
                <w:b/>
                <w:bCs/>
                <w:u w:val="single"/>
              </w:rPr>
            </w:pPr>
            <w:commentRangeStart w:id="126"/>
            <w:r w:rsidRPr="5038A7C3">
              <w:rPr>
                <w:b/>
                <w:bCs/>
                <w:u w:val="single"/>
              </w:rPr>
              <w:t>Income-expenditure balance (complementary indicator, not a KPI)</w:t>
            </w:r>
            <w:commentRangeEnd w:id="126"/>
            <w:r w:rsidRPr="0037562D">
              <w:rPr>
                <w:rStyle w:val="CommentReference"/>
                <w:b/>
                <w:bCs/>
                <w:sz w:val="22"/>
                <w:szCs w:val="22"/>
                <w:u w:val="single"/>
              </w:rPr>
              <w:commentReference w:id="126"/>
            </w:r>
          </w:p>
          <w:p w14:paraId="69D79A18" w14:textId="77777777" w:rsidR="00520659" w:rsidRPr="0037562D" w:rsidRDefault="00520659">
            <w:r w:rsidRPr="0037562D">
              <w:t xml:space="preserve">HOLPA collects data on whether expenditures are less than, equal to, or more than income received by the household, over the last 12 months. The responses can be used to give a simple measure of whether the household has sufficient income to meet its needs. </w:t>
            </w:r>
          </w:p>
          <w:p w14:paraId="0F3F8C0C" w14:textId="77777777" w:rsidR="00520659" w:rsidRPr="0037562D" w:rsidRDefault="00520659">
            <w:pPr>
              <w:rPr>
                <w:rFonts w:eastAsia="Calibri" w:cs="Calibri"/>
              </w:rPr>
            </w:pPr>
          </w:p>
          <w:p w14:paraId="13EC6F78" w14:textId="77777777" w:rsidR="00520659" w:rsidRPr="0037562D" w:rsidRDefault="00520659">
            <w:r w:rsidRPr="0037562D">
              <w:rPr>
                <w:rFonts w:eastAsia="Calibri" w:cs="Calibri"/>
              </w:rPr>
              <w:t>Data are collected by asking: In the last 12 months, did the household spend more money on the farm than it earns from the farm?</w:t>
            </w:r>
          </w:p>
          <w:p w14:paraId="707D1087" w14:textId="77777777" w:rsidR="00520659" w:rsidRPr="0037562D" w:rsidRDefault="00520659">
            <w:pPr>
              <w:pStyle w:val="ListParagraph"/>
              <w:numPr>
                <w:ilvl w:val="0"/>
                <w:numId w:val="37"/>
              </w:numPr>
              <w:rPr>
                <w:rFonts w:eastAsia="Calibri" w:cs="Calibri"/>
              </w:rPr>
            </w:pPr>
            <w:r w:rsidRPr="0037562D">
              <w:rPr>
                <w:rFonts w:eastAsia="Calibri" w:cs="Calibri"/>
              </w:rPr>
              <w:t>Yes</w:t>
            </w:r>
          </w:p>
          <w:p w14:paraId="08F00541" w14:textId="77777777" w:rsidR="00520659" w:rsidRPr="0037562D" w:rsidRDefault="00520659">
            <w:pPr>
              <w:pStyle w:val="ListParagraph"/>
              <w:numPr>
                <w:ilvl w:val="0"/>
                <w:numId w:val="37"/>
              </w:numPr>
              <w:rPr>
                <w:rFonts w:eastAsia="Calibri" w:cs="Calibri"/>
              </w:rPr>
            </w:pPr>
            <w:r w:rsidRPr="0037562D">
              <w:rPr>
                <w:rFonts w:eastAsia="Calibri" w:cs="Calibri"/>
              </w:rPr>
              <w:t>No</w:t>
            </w:r>
          </w:p>
          <w:p w14:paraId="7B064BFA" w14:textId="77777777" w:rsidR="00520659" w:rsidRPr="008C408C" w:rsidRDefault="00520659">
            <w:pPr>
              <w:pStyle w:val="ListParagraph"/>
              <w:numPr>
                <w:ilvl w:val="0"/>
                <w:numId w:val="37"/>
              </w:numPr>
              <w:rPr>
                <w:rFonts w:eastAsia="Calibri" w:cs="Calibri"/>
              </w:rPr>
            </w:pPr>
            <w:r w:rsidRPr="008C408C">
              <w:rPr>
                <w:rFonts w:eastAsia="Calibri" w:cs="Calibri"/>
              </w:rPr>
              <w:t>I don't know</w:t>
            </w:r>
          </w:p>
          <w:p w14:paraId="5DFB11E5" w14:textId="77777777" w:rsidR="008C408C" w:rsidRDefault="008C408C">
            <w:pPr>
              <w:rPr>
                <w:ins w:id="127" w:author="Jones, Sarah (Alliance Bioversity-CIAT)" w:date="2025-12-05T09:25:00Z" w16du:dateUtc="2025-12-05T08:25:00Z"/>
                <w:b/>
                <w:bCs/>
              </w:rPr>
            </w:pPr>
          </w:p>
          <w:p w14:paraId="3B9DACF5" w14:textId="77777777" w:rsidR="00243D06" w:rsidRPr="0037562D" w:rsidRDefault="00243D06" w:rsidP="00684BF4">
            <w:pPr>
              <w:rPr>
                <w:highlight w:val="yellow"/>
              </w:rPr>
            </w:pPr>
          </w:p>
        </w:tc>
      </w:tr>
      <w:tr w:rsidR="00CE58B4" w:rsidRPr="0037562D" w14:paraId="1EE0004A" w14:textId="77777777" w:rsidTr="664EF775">
        <w:tc>
          <w:tcPr>
            <w:tcW w:w="2155" w:type="dxa"/>
            <w:shd w:val="clear" w:color="auto" w:fill="8DD873" w:themeFill="accent6" w:themeFillTint="99"/>
          </w:tcPr>
          <w:p w14:paraId="505B0443" w14:textId="7B13627B" w:rsidR="00CE58B4" w:rsidRPr="0037562D" w:rsidRDefault="00CE58B4">
            <w:r w:rsidRPr="0037562D">
              <w:lastRenderedPageBreak/>
              <w:t>Guidance on data entry and reporting</w:t>
            </w:r>
          </w:p>
        </w:tc>
        <w:tc>
          <w:tcPr>
            <w:tcW w:w="7195" w:type="dxa"/>
          </w:tcPr>
          <w:p w14:paraId="4EBF6058" w14:textId="65544CC9" w:rsidR="00CE58B4" w:rsidRPr="00B122BB" w:rsidRDefault="00AF4B2A" w:rsidP="00B122BB">
            <w:pPr>
              <w:rPr>
                <w:rFonts w:ascii="Aptos" w:eastAsia="Aptos" w:hAnsi="Aptos" w:cs="Aptos"/>
                <w:lang w:val="en-US"/>
              </w:rPr>
            </w:pPr>
            <w:r>
              <w:rPr>
                <w:rFonts w:ascii="Aptos" w:eastAsia="Aptos" w:hAnsi="Aptos" w:cs="Aptos"/>
              </w:rPr>
              <w:t>For KP1, b</w:t>
            </w:r>
            <w:r w:rsidR="794F9C19" w:rsidRPr="5038A7C3">
              <w:rPr>
                <w:rFonts w:ascii="Calibri" w:eastAsia="Calibri" w:hAnsi="Calibri" w:cs="Calibri"/>
              </w:rPr>
              <w:t>e sure to use the same time unit and currency.</w:t>
            </w:r>
            <w:r w:rsidR="00970032">
              <w:rPr>
                <w:rFonts w:ascii="Calibri" w:eastAsia="Calibri" w:hAnsi="Calibri" w:cs="Calibri"/>
              </w:rPr>
              <w:t xml:space="preserve"> </w:t>
            </w:r>
            <w:r w:rsidR="00970032" w:rsidRPr="5038A7C3">
              <w:rPr>
                <w:rFonts w:ascii="Aptos" w:eastAsia="Aptos" w:hAnsi="Aptos" w:cs="Aptos"/>
              </w:rPr>
              <w:t>Discuss income in terms of the local currency during the survey</w:t>
            </w:r>
            <w:r>
              <w:rPr>
                <w:rFonts w:ascii="Aptos" w:eastAsia="Aptos" w:hAnsi="Aptos" w:cs="Aptos"/>
              </w:rPr>
              <w:t xml:space="preserve">. </w:t>
            </w:r>
            <w:r w:rsidR="15D34D6D" w:rsidRPr="00970032">
              <w:rPr>
                <w:rFonts w:ascii="Aptos" w:eastAsia="Aptos" w:hAnsi="Aptos" w:cs="Aptos"/>
              </w:rPr>
              <w:t>When possible (not always easy), it may be more appropriate to ask the question of total income for each source of income to avoid confusion (IDH, 2021). If a crop was grown during multiple seasons within one year, it is preferable to ask the question for each season and then evaluate over the year. For livestock activit</w:t>
            </w:r>
            <w:r w:rsidR="00C15CA6">
              <w:rPr>
                <w:rFonts w:ascii="Aptos" w:eastAsia="Aptos" w:hAnsi="Aptos" w:cs="Aptos"/>
              </w:rPr>
              <w:t>ies</w:t>
            </w:r>
            <w:r w:rsidR="15D34D6D" w:rsidRPr="00970032">
              <w:rPr>
                <w:rFonts w:ascii="Aptos" w:eastAsia="Aptos" w:hAnsi="Aptos" w:cs="Aptos"/>
              </w:rPr>
              <w:t xml:space="preserve">, </w:t>
            </w:r>
            <w:r w:rsidR="00C15CA6">
              <w:rPr>
                <w:rFonts w:ascii="Aptos" w:eastAsia="Aptos" w:hAnsi="Aptos" w:cs="Aptos"/>
              </w:rPr>
              <w:t xml:space="preserve">distinguish </w:t>
            </w:r>
            <w:r w:rsidR="15D34D6D" w:rsidRPr="00970032">
              <w:rPr>
                <w:rFonts w:ascii="Aptos" w:eastAsia="Aptos" w:hAnsi="Aptos" w:cs="Aptos"/>
              </w:rPr>
              <w:t>regular income (e.g., milk, eggs per week) and more occasional income due to the sale of animals.</w:t>
            </w:r>
            <w:r w:rsidR="15D34D6D" w:rsidRPr="00970032">
              <w:rPr>
                <w:rFonts w:ascii="Aptos" w:eastAsia="Aptos" w:hAnsi="Aptos" w:cs="Aptos"/>
                <w:lang w:val="en-US"/>
              </w:rPr>
              <w:t xml:space="preserve"> </w:t>
            </w:r>
          </w:p>
        </w:tc>
      </w:tr>
      <w:tr w:rsidR="00CE58B4" w:rsidRPr="0037562D" w14:paraId="2641817A" w14:textId="77777777" w:rsidTr="664EF775">
        <w:tc>
          <w:tcPr>
            <w:tcW w:w="2155" w:type="dxa"/>
            <w:shd w:val="clear" w:color="auto" w:fill="8DD873" w:themeFill="accent6" w:themeFillTint="99"/>
          </w:tcPr>
          <w:p w14:paraId="1277D514" w14:textId="3D98962D" w:rsidR="00CE58B4" w:rsidRPr="0037562D" w:rsidRDefault="00CE58B4" w:rsidP="00CE58B4">
            <w:r>
              <w:t>Indicator interpretation and threshold setting</w:t>
            </w:r>
          </w:p>
        </w:tc>
        <w:tc>
          <w:tcPr>
            <w:tcW w:w="7195" w:type="dxa"/>
          </w:tcPr>
          <w:p w14:paraId="2D010CC0" w14:textId="6379EC1A" w:rsidR="067DAFC4" w:rsidRDefault="067DAFC4" w:rsidP="00970032">
            <w:pPr>
              <w:spacing w:after="160" w:line="257" w:lineRule="auto"/>
              <w:rPr>
                <w:rFonts w:ascii="Calibri" w:eastAsia="Calibri" w:hAnsi="Calibri" w:cs="Calibri"/>
                <w:lang w:val="en-US"/>
              </w:rPr>
            </w:pPr>
            <w:r w:rsidRPr="664EF775">
              <w:rPr>
                <w:rFonts w:ascii="Calibri" w:eastAsia="Calibri" w:hAnsi="Calibri" w:cs="Calibri"/>
                <w:lang w:val="en-US"/>
              </w:rPr>
              <w:t xml:space="preserve">Income level depends on </w:t>
            </w:r>
            <w:r w:rsidR="00FA7C96">
              <w:rPr>
                <w:rFonts w:ascii="Calibri" w:eastAsia="Calibri" w:hAnsi="Calibri" w:cs="Calibri"/>
                <w:lang w:val="en-US"/>
              </w:rPr>
              <w:t xml:space="preserve">occupational </w:t>
            </w:r>
            <w:r w:rsidRPr="664EF775">
              <w:rPr>
                <w:rFonts w:ascii="Calibri" w:eastAsia="Calibri" w:hAnsi="Calibri" w:cs="Calibri"/>
                <w:lang w:val="en-US"/>
              </w:rPr>
              <w:t xml:space="preserve">activity, but </w:t>
            </w:r>
            <w:r w:rsidR="00962F10">
              <w:rPr>
                <w:rFonts w:ascii="Calibri" w:eastAsia="Calibri" w:hAnsi="Calibri" w:cs="Calibri"/>
                <w:lang w:val="en-US"/>
              </w:rPr>
              <w:t>this</w:t>
            </w:r>
            <w:r w:rsidRPr="664EF775">
              <w:rPr>
                <w:rFonts w:ascii="Calibri" w:eastAsia="Calibri" w:hAnsi="Calibri" w:cs="Calibri"/>
                <w:lang w:val="en-US"/>
              </w:rPr>
              <w:t xml:space="preserve"> is not the only determining factor. </w:t>
            </w:r>
            <w:r w:rsidRPr="00104BE4">
              <w:rPr>
                <w:rFonts w:ascii="Calibri" w:eastAsia="Calibri" w:hAnsi="Calibri" w:cs="Calibri"/>
                <w:highlight w:val="yellow"/>
                <w:lang w:val="en-US"/>
              </w:rPr>
              <w:t>Income level is also a criterion of social differentiation; it partially influences consumption, savings, accumulation, and lifestyle behaviors.</w:t>
            </w:r>
          </w:p>
          <w:p w14:paraId="1A360A9A" w14:textId="65119CC0" w:rsidR="00684BF4" w:rsidRPr="0037562D" w:rsidRDefault="00684BF4" w:rsidP="00B122BB">
            <w:pPr>
              <w:pStyle w:val="ListParagraph"/>
              <w:numPr>
                <w:ilvl w:val="0"/>
                <w:numId w:val="37"/>
              </w:numPr>
              <w:spacing w:line="257" w:lineRule="auto"/>
              <w:rPr>
                <w:rFonts w:ascii="Aptos" w:eastAsia="Aptos" w:hAnsi="Aptos" w:cs="Aptos"/>
              </w:rPr>
            </w:pPr>
          </w:p>
        </w:tc>
      </w:tr>
      <w:tr w:rsidR="00CE58B4" w:rsidRPr="0037562D" w14:paraId="7309EF9D" w14:textId="77777777" w:rsidTr="664EF775">
        <w:tc>
          <w:tcPr>
            <w:tcW w:w="2155" w:type="dxa"/>
            <w:shd w:val="clear" w:color="auto" w:fill="8DD873" w:themeFill="accent6" w:themeFillTint="99"/>
          </w:tcPr>
          <w:p w14:paraId="6142988E" w14:textId="21C600E9" w:rsidR="00CE58B4" w:rsidRPr="0037562D" w:rsidRDefault="00CE58B4" w:rsidP="00CE58B4">
            <w:r>
              <w:t xml:space="preserve">Limitations </w:t>
            </w:r>
          </w:p>
        </w:tc>
        <w:tc>
          <w:tcPr>
            <w:tcW w:w="7195" w:type="dxa"/>
          </w:tcPr>
          <w:p w14:paraId="6435992C" w14:textId="4D7F3522" w:rsidR="4E1BBA4C" w:rsidRDefault="00B122BB" w:rsidP="5038A7C3">
            <w:pPr>
              <w:spacing w:after="160" w:line="257" w:lineRule="auto"/>
              <w:rPr>
                <w:rFonts w:ascii="Calibri" w:eastAsia="Calibri" w:hAnsi="Calibri" w:cs="Calibri"/>
                <w:lang w:val="en-US"/>
              </w:rPr>
            </w:pPr>
            <w:r>
              <w:rPr>
                <w:rFonts w:ascii="Calibri" w:eastAsia="Calibri" w:hAnsi="Calibri" w:cs="Calibri"/>
                <w:lang w:val="en-US"/>
              </w:rPr>
              <w:t>T</w:t>
            </w:r>
            <w:r w:rsidR="4E1BBA4C" w:rsidRPr="5038A7C3">
              <w:rPr>
                <w:rFonts w:ascii="Calibri" w:eastAsia="Calibri" w:hAnsi="Calibri" w:cs="Calibri"/>
                <w:lang w:val="en-US"/>
              </w:rPr>
              <w:t xml:space="preserve">otal income assessment faces </w:t>
            </w:r>
            <w:r>
              <w:rPr>
                <w:rFonts w:ascii="Calibri" w:eastAsia="Calibri" w:hAnsi="Calibri" w:cs="Calibri"/>
                <w:lang w:val="en-US"/>
              </w:rPr>
              <w:t>at least three main</w:t>
            </w:r>
            <w:r w:rsidR="4E1BBA4C" w:rsidRPr="5038A7C3">
              <w:rPr>
                <w:rFonts w:ascii="Calibri" w:eastAsia="Calibri" w:hAnsi="Calibri" w:cs="Calibri"/>
                <w:lang w:val="en-US"/>
              </w:rPr>
              <w:t xml:space="preserve"> difficulties:</w:t>
            </w:r>
          </w:p>
          <w:p w14:paraId="6F087B92" w14:textId="4972F9A8" w:rsidR="4E1BBA4C" w:rsidRDefault="4E1BBA4C" w:rsidP="5038A7C3">
            <w:pPr>
              <w:spacing w:after="160" w:line="257" w:lineRule="auto"/>
              <w:rPr>
                <w:rFonts w:ascii="Calibri" w:eastAsia="Calibri" w:hAnsi="Calibri" w:cs="Calibri"/>
                <w:lang w:val="en-US"/>
              </w:rPr>
            </w:pPr>
            <w:r w:rsidRPr="5038A7C3">
              <w:rPr>
                <w:rFonts w:ascii="Calibri" w:eastAsia="Calibri" w:hAnsi="Calibri" w:cs="Calibri"/>
                <w:lang w:val="en-US"/>
              </w:rPr>
              <w:t>1. The attitude of the head of household and her/his family, who will (i) either underestimate their net income to avoid taxes, benefit from potential survey-related assistance, avoid social pressures from neighbors, (ii) or overestimate it to display their social success or assert their social position (</w:t>
            </w:r>
            <w:r w:rsidRPr="5038A7C3">
              <w:rPr>
                <w:rFonts w:ascii="Arial" w:eastAsia="Arial" w:hAnsi="Arial" w:cs="Arial"/>
                <w:color w:val="222222"/>
                <w:sz w:val="20"/>
                <w:szCs w:val="20"/>
                <w:lang w:val="en-US"/>
              </w:rPr>
              <w:t xml:space="preserve">Parvathi et al, 2018; </w:t>
            </w:r>
            <w:r w:rsidRPr="5038A7C3">
              <w:rPr>
                <w:rFonts w:ascii="Calibri" w:eastAsia="Calibri" w:hAnsi="Calibri" w:cs="Calibri"/>
                <w:lang w:val="en-US"/>
              </w:rPr>
              <w:t>Carletto et al, 2022; Angel et al., 2019).</w:t>
            </w:r>
          </w:p>
          <w:p w14:paraId="7F6788BC" w14:textId="5C4E9772" w:rsidR="4E1BBA4C" w:rsidRDefault="4E1BBA4C" w:rsidP="5038A7C3">
            <w:pPr>
              <w:spacing w:after="160" w:line="257" w:lineRule="auto"/>
              <w:rPr>
                <w:rFonts w:ascii="Calibri" w:eastAsia="Calibri" w:hAnsi="Calibri" w:cs="Calibri"/>
              </w:rPr>
            </w:pPr>
            <w:r w:rsidRPr="5038A7C3">
              <w:rPr>
                <w:rFonts w:ascii="Calibri" w:eastAsia="Calibri" w:hAnsi="Calibri" w:cs="Calibri"/>
              </w:rPr>
              <w:lastRenderedPageBreak/>
              <w:t>2.The complexity of income in rural areas, with significant seasonal variability in both earnings and production costs, means that respondents may rely on either recent transactions or their primary activity, neglecting all sources of income derived from other activity</w:t>
            </w:r>
            <w:r w:rsidR="00B122BB">
              <w:rPr>
                <w:rFonts w:ascii="Calibri" w:eastAsia="Calibri" w:hAnsi="Calibri" w:cs="Calibri"/>
              </w:rPr>
              <w:t>.</w:t>
            </w:r>
          </w:p>
          <w:p w14:paraId="324F4EEE" w14:textId="5BC1331D" w:rsidR="4E1BBA4C" w:rsidRDefault="4E1BBA4C" w:rsidP="5038A7C3">
            <w:pPr>
              <w:spacing w:after="160" w:line="257" w:lineRule="auto"/>
              <w:rPr>
                <w:rFonts w:ascii="Calibri" w:eastAsia="Calibri" w:hAnsi="Calibri" w:cs="Calibri"/>
              </w:rPr>
            </w:pPr>
            <w:r w:rsidRPr="5038A7C3">
              <w:rPr>
                <w:rFonts w:ascii="Calibri" w:eastAsia="Calibri" w:hAnsi="Calibri" w:cs="Calibri"/>
              </w:rPr>
              <w:t>3. the revenu</w:t>
            </w:r>
            <w:r w:rsidR="001E1495">
              <w:rPr>
                <w:rFonts w:ascii="Calibri" w:eastAsia="Calibri" w:hAnsi="Calibri" w:cs="Calibri"/>
              </w:rPr>
              <w:t>e</w:t>
            </w:r>
            <w:r w:rsidRPr="5038A7C3">
              <w:rPr>
                <w:rFonts w:ascii="Calibri" w:eastAsia="Calibri" w:hAnsi="Calibri" w:cs="Calibri"/>
              </w:rPr>
              <w:t>s can be earned and manage by the different members of the household who share the same roof or the same meal (household unit). In this case, it is important to make a link between the various activities carried out by all household members.</w:t>
            </w:r>
          </w:p>
          <w:p w14:paraId="7AF11A9C" w14:textId="1EB85C82" w:rsidR="00B122BB" w:rsidRDefault="00B122BB" w:rsidP="00B122BB">
            <w:pPr>
              <w:spacing w:after="160" w:line="257" w:lineRule="auto"/>
              <w:rPr>
                <w:rFonts w:ascii="Calibri" w:eastAsia="Calibri" w:hAnsi="Calibri" w:cs="Calibri"/>
                <w:lang w:val="en-US"/>
              </w:rPr>
            </w:pPr>
            <w:r>
              <w:rPr>
                <w:rFonts w:ascii="Calibri" w:eastAsia="Calibri" w:hAnsi="Calibri" w:cs="Calibri"/>
                <w:lang w:val="en-US"/>
              </w:rPr>
              <w:t>Alternative income indicators to consider in future surveys include:</w:t>
            </w:r>
          </w:p>
          <w:p w14:paraId="0E96B9DA" w14:textId="77777777" w:rsidR="00B122BB" w:rsidRDefault="00B122BB" w:rsidP="00B122BB">
            <w:pPr>
              <w:pStyle w:val="ListParagraph"/>
              <w:numPr>
                <w:ilvl w:val="0"/>
                <w:numId w:val="37"/>
              </w:numPr>
              <w:spacing w:after="160" w:line="257" w:lineRule="auto"/>
              <w:rPr>
                <w:rFonts w:ascii="Calibri" w:eastAsia="Calibri" w:hAnsi="Calibri" w:cs="Calibri"/>
                <w:lang w:val="en-US"/>
              </w:rPr>
            </w:pPr>
            <w:r w:rsidRPr="00203345">
              <w:rPr>
                <w:rFonts w:ascii="Calibri" w:eastAsia="Calibri" w:hAnsi="Calibri" w:cs="Calibri"/>
                <w:lang w:val="en-US"/>
              </w:rPr>
              <w:t xml:space="preserve">Using the main household assets (type of housing, number of rooms and building materials, means of transport and communication, production tools, livestock) and their owners, it is possible to develop a good proxy for income level ( see for instance: PPI, </w:t>
            </w:r>
            <w:hyperlink r:id="rId38" w:history="1">
              <w:r w:rsidRPr="00203345">
                <w:rPr>
                  <w:rStyle w:val="Hyperlink"/>
                  <w:rFonts w:ascii="Calibri" w:eastAsia="Calibri" w:hAnsi="Calibri" w:cs="Calibri"/>
                  <w:lang w:val="en-US"/>
                </w:rPr>
                <w:t>https://www.povertyindex.org/</w:t>
              </w:r>
            </w:hyperlink>
            <w:r w:rsidRPr="00203345">
              <w:rPr>
                <w:rFonts w:ascii="Calibri" w:eastAsia="Calibri" w:hAnsi="Calibri" w:cs="Calibri"/>
                <w:lang w:val="en-US"/>
              </w:rPr>
              <w:t>)</w:t>
            </w:r>
          </w:p>
          <w:p w14:paraId="47649851" w14:textId="77777777" w:rsidR="00B122BB" w:rsidRPr="00B122BB" w:rsidRDefault="00B122BB" w:rsidP="00B122BB">
            <w:pPr>
              <w:pStyle w:val="ListParagraph"/>
              <w:numPr>
                <w:ilvl w:val="0"/>
                <w:numId w:val="37"/>
              </w:numPr>
              <w:spacing w:line="257" w:lineRule="auto"/>
              <w:rPr>
                <w:rFonts w:ascii="Calibri" w:eastAsia="Calibri" w:hAnsi="Calibri" w:cs="Calibri"/>
                <w:lang w:val="en-US"/>
              </w:rPr>
            </w:pPr>
            <w:r>
              <w:rPr>
                <w:rFonts w:ascii="Calibri" w:eastAsia="Calibri" w:hAnsi="Calibri" w:cs="Calibri"/>
                <w:lang w:val="en-US"/>
              </w:rPr>
              <w:t xml:space="preserve">Monitoring </w:t>
            </w:r>
            <w:r w:rsidRPr="00203345">
              <w:rPr>
                <w:rFonts w:ascii="Calibri" w:eastAsia="Calibri" w:hAnsi="Calibri" w:cs="Calibri"/>
                <w:lang w:val="en-US"/>
              </w:rPr>
              <w:t>expenditure</w:t>
            </w:r>
            <w:r>
              <w:rPr>
                <w:rFonts w:ascii="Calibri" w:eastAsia="Calibri" w:hAnsi="Calibri" w:cs="Calibri"/>
                <w:lang w:val="en-US"/>
              </w:rPr>
              <w:t>s, since</w:t>
            </w:r>
            <w:r w:rsidRPr="00203345">
              <w:rPr>
                <w:rFonts w:ascii="Calibri" w:eastAsia="Calibri" w:hAnsi="Calibri" w:cs="Calibri"/>
                <w:lang w:val="en-US"/>
              </w:rPr>
              <w:t xml:space="preserve"> income in rural areas is often composed of the market and non market sales, </w:t>
            </w:r>
            <w:r>
              <w:rPr>
                <w:rFonts w:ascii="Calibri" w:eastAsia="Calibri" w:hAnsi="Calibri" w:cs="Calibri"/>
                <w:lang w:val="en-US"/>
              </w:rPr>
              <w:t>and</w:t>
            </w:r>
            <w:r w:rsidRPr="00203345">
              <w:rPr>
                <w:rFonts w:ascii="Calibri" w:eastAsia="Calibri" w:hAnsi="Calibri" w:cs="Calibri"/>
                <w:lang w:val="en-US"/>
              </w:rPr>
              <w:t xml:space="preserve"> self-consumption.</w:t>
            </w:r>
          </w:p>
          <w:p w14:paraId="78A5285A" w14:textId="10E84E77" w:rsidR="00684BF4" w:rsidRPr="00B122BB" w:rsidRDefault="00684BF4" w:rsidP="00970032">
            <w:pPr>
              <w:rPr>
                <w:rFonts w:ascii="Calibri" w:eastAsia="Calibri" w:hAnsi="Calibri" w:cs="Calibri"/>
                <w:lang w:val="en-US"/>
              </w:rPr>
            </w:pPr>
          </w:p>
        </w:tc>
      </w:tr>
      <w:tr w:rsidR="00CE58B4" w:rsidRPr="0037562D" w14:paraId="4A5EA5C5" w14:textId="77777777" w:rsidTr="664EF775">
        <w:tc>
          <w:tcPr>
            <w:tcW w:w="2155" w:type="dxa"/>
            <w:shd w:val="clear" w:color="auto" w:fill="8DD873" w:themeFill="accent6" w:themeFillTint="99"/>
          </w:tcPr>
          <w:p w14:paraId="5F3A6207" w14:textId="45BA531E" w:rsidR="00CE58B4" w:rsidRPr="0037562D" w:rsidRDefault="00CE58B4" w:rsidP="00CE58B4">
            <w:commentRangeStart w:id="128"/>
            <w:r w:rsidRPr="0037562D">
              <w:lastRenderedPageBreak/>
              <w:t>References</w:t>
            </w:r>
            <w:commentRangeEnd w:id="128"/>
            <w:r w:rsidR="00970032" w:rsidRPr="0037562D">
              <w:rPr>
                <w:rStyle w:val="CommentReference"/>
                <w:sz w:val="22"/>
                <w:szCs w:val="22"/>
              </w:rPr>
              <w:commentReference w:id="128"/>
            </w:r>
          </w:p>
        </w:tc>
        <w:tc>
          <w:tcPr>
            <w:tcW w:w="7195" w:type="dxa"/>
          </w:tcPr>
          <w:p w14:paraId="2B7378F4" w14:textId="40E1C916" w:rsidR="00CE58B4" w:rsidRPr="0037562D" w:rsidRDefault="049D5873">
            <w:pPr>
              <w:spacing w:after="160" w:line="257" w:lineRule="auto"/>
              <w:rPr>
                <w:rFonts w:ascii="Calibri" w:eastAsia="Calibri" w:hAnsi="Calibri" w:cs="Calibri"/>
                <w:lang w:val="en-US"/>
              </w:rPr>
              <w:pPrChange w:id="129" w:author="Alary, Veronique (CIRAD)" w:date="2025-11-26T21:36:00Z">
                <w:pPr/>
              </w:pPrChange>
            </w:pPr>
            <w:r w:rsidRPr="5038A7C3">
              <w:rPr>
                <w:rFonts w:ascii="Calibri" w:eastAsia="Calibri" w:hAnsi="Calibri" w:cs="Calibri"/>
                <w:lang w:val="en-US"/>
              </w:rPr>
              <w:t xml:space="preserve">PPI, </w:t>
            </w:r>
            <w:r w:rsidR="00CE58B4">
              <w:fldChar w:fldCharType="begin"/>
            </w:r>
            <w:r w:rsidR="00CE58B4">
              <w:instrText xml:space="preserve">HYPERLINK "https://www.povertyindex.org/" </w:instrText>
            </w:r>
            <w:r w:rsidR="00CE58B4">
              <w:fldChar w:fldCharType="separate"/>
            </w:r>
            <w:r w:rsidRPr="5038A7C3">
              <w:rPr>
                <w:rStyle w:val="Hyperlink"/>
                <w:rFonts w:ascii="Calibri" w:eastAsia="Calibri" w:hAnsi="Calibri" w:cs="Calibri"/>
                <w:lang w:val="en-US"/>
              </w:rPr>
              <w:t>https://www.povertyindex.org/</w:t>
            </w:r>
            <w:r w:rsidR="00CE58B4">
              <w:fldChar w:fldCharType="end"/>
            </w:r>
            <w:r w:rsidRPr="5038A7C3">
              <w:rPr>
                <w:rFonts w:ascii="Calibri" w:eastAsia="Calibri" w:hAnsi="Calibri" w:cs="Calibri"/>
                <w:lang w:val="en-US"/>
              </w:rPr>
              <w:t>)</w:t>
            </w:r>
          </w:p>
          <w:p w14:paraId="3E7C74CD" w14:textId="03DD8A47" w:rsidR="00CE58B4" w:rsidRPr="0037562D" w:rsidRDefault="049D5873">
            <w:pPr>
              <w:spacing w:after="160" w:line="257" w:lineRule="auto"/>
              <w:rPr>
                <w:rFonts w:ascii="Calibri" w:eastAsia="Calibri" w:hAnsi="Calibri" w:cs="Calibri"/>
                <w:lang w:val="en-US"/>
              </w:rPr>
              <w:pPrChange w:id="130" w:author="Alary, Veronique (CIRAD)" w:date="2025-11-26T21:36:00Z">
                <w:pPr/>
              </w:pPrChange>
            </w:pPr>
            <w:r w:rsidRPr="5038A7C3">
              <w:rPr>
                <w:rFonts w:ascii="Calibri" w:eastAsia="Calibri" w:hAnsi="Calibri" w:cs="Calibri"/>
                <w:lang w:val="en-US"/>
              </w:rPr>
              <w:t xml:space="preserve"> </w:t>
            </w:r>
          </w:p>
          <w:p w14:paraId="7B6D547A" w14:textId="6D1FD72D" w:rsidR="00CE58B4" w:rsidRPr="0037562D" w:rsidRDefault="049D5873">
            <w:pPr>
              <w:spacing w:after="160" w:line="257" w:lineRule="auto"/>
              <w:rPr>
                <w:rStyle w:val="Hyperlink"/>
                <w:rFonts w:ascii="Roboto" w:eastAsia="Roboto" w:hAnsi="Roboto" w:cs="Roboto"/>
                <w:kern w:val="2"/>
                <w14:ligatures w14:val="standardContextual"/>
              </w:rPr>
              <w:pPrChange w:id="131" w:author="Alary, Veronique (CIRAD)" w:date="2025-11-26T21:36:00Z">
                <w:pPr/>
              </w:pPrChange>
            </w:pPr>
            <w:r w:rsidRPr="5038A7C3">
              <w:rPr>
                <w:rFonts w:ascii="Roboto" w:eastAsia="Roboto" w:hAnsi="Roboto" w:cs="Roboto"/>
                <w:color w:val="0A0A0A"/>
              </w:rPr>
              <w:t xml:space="preserve">IDH Sustainable Trade. (2024). </w:t>
            </w:r>
            <w:r w:rsidRPr="5038A7C3">
              <w:rPr>
                <w:rFonts w:ascii="Roboto" w:eastAsia="Roboto" w:hAnsi="Roboto" w:cs="Roboto"/>
                <w:i/>
                <w:iCs/>
                <w:color w:val="0A0A0A"/>
              </w:rPr>
              <w:t>Income measurement survey user guide</w:t>
            </w:r>
            <w:r w:rsidRPr="5038A7C3">
              <w:rPr>
                <w:rFonts w:ascii="Roboto" w:eastAsia="Roboto" w:hAnsi="Roboto" w:cs="Roboto"/>
                <w:color w:val="0A0A0A"/>
              </w:rPr>
              <w:t xml:space="preserve"> [PDF]. Retrieved from </w:t>
            </w:r>
            <w:r w:rsidR="00CE58B4">
              <w:fldChar w:fldCharType="begin"/>
            </w:r>
            <w:r w:rsidR="00CE58B4">
              <w:instrText xml:space="preserve">HYPERLINK "https://www.idhsustainabletrade.com/uploaded/2024/05/Annex-1_Income-Measurement-Survey_IDH_User-Guide.pdf" </w:instrText>
            </w:r>
            <w:r w:rsidR="00CE58B4">
              <w:fldChar w:fldCharType="separate"/>
            </w:r>
            <w:r w:rsidRPr="5038A7C3">
              <w:rPr>
                <w:rStyle w:val="Hyperlink"/>
                <w:rFonts w:ascii="Roboto" w:eastAsia="Roboto" w:hAnsi="Roboto" w:cs="Roboto"/>
              </w:rPr>
              <w:t>https://www.idhsustainabletrade.com/uploaded/2024/05/Annex-1_Income-Measurement-Survey_IDH_User-Guide.pdf</w:t>
            </w:r>
            <w:r w:rsidR="00CE58B4">
              <w:fldChar w:fldCharType="end"/>
            </w:r>
          </w:p>
          <w:p w14:paraId="7A4B08E9" w14:textId="035BA88E" w:rsidR="00CE58B4" w:rsidRPr="0037562D" w:rsidRDefault="00CE58B4">
            <w:pPr>
              <w:spacing w:after="160" w:line="257" w:lineRule="auto"/>
              <w:rPr>
                <w:rFonts w:ascii="Calibri" w:eastAsia="Calibri" w:hAnsi="Calibri" w:cs="Calibri"/>
                <w:lang w:val="en-US"/>
              </w:rPr>
              <w:pPrChange w:id="132" w:author="Alary, Veronique (CIRAD)" w:date="2025-11-26T21:36:00Z">
                <w:pPr/>
              </w:pPrChange>
            </w:pPr>
          </w:p>
          <w:p w14:paraId="10D742E6" w14:textId="5F0DB950" w:rsidR="00CE58B4" w:rsidRPr="0037562D" w:rsidRDefault="049D5873">
            <w:pPr>
              <w:spacing w:after="160" w:line="257" w:lineRule="auto"/>
              <w:rPr>
                <w:rFonts w:ascii="Arial" w:eastAsia="Arial" w:hAnsi="Arial" w:cs="Arial"/>
                <w:color w:val="222222"/>
                <w:sz w:val="20"/>
                <w:szCs w:val="20"/>
              </w:rPr>
              <w:pPrChange w:id="133" w:author="Alary, Veronique (CIRAD)" w:date="2025-11-26T21:36:00Z">
                <w:pPr/>
              </w:pPrChange>
            </w:pPr>
            <w:r w:rsidRPr="008D735A">
              <w:rPr>
                <w:rFonts w:ascii="Arial" w:eastAsia="Arial" w:hAnsi="Arial" w:cs="Arial"/>
                <w:color w:val="222222"/>
                <w:sz w:val="20"/>
                <w:szCs w:val="20"/>
                <w:lang w:val="de-DE"/>
              </w:rPr>
              <w:t xml:space="preserve">Angel, S., Disslbacher, F., Humer, S., &amp; Schnetzer, M. (2019). </w:t>
            </w:r>
            <w:r w:rsidRPr="5038A7C3">
              <w:rPr>
                <w:rFonts w:ascii="Arial" w:eastAsia="Arial" w:hAnsi="Arial" w:cs="Arial"/>
                <w:color w:val="222222"/>
                <w:sz w:val="20"/>
                <w:szCs w:val="20"/>
              </w:rPr>
              <w:t xml:space="preserve">What did you really earn last year?: explaining measurement error in survey income data. </w:t>
            </w:r>
            <w:r w:rsidRPr="5038A7C3">
              <w:rPr>
                <w:rFonts w:ascii="Arial" w:eastAsia="Arial" w:hAnsi="Arial" w:cs="Arial"/>
                <w:i/>
                <w:iCs/>
                <w:color w:val="222222"/>
                <w:sz w:val="20"/>
                <w:szCs w:val="20"/>
              </w:rPr>
              <w:t>Journal of the Royal Statistical Society Series A: Statistics in Society</w:t>
            </w:r>
            <w:r w:rsidRPr="5038A7C3">
              <w:rPr>
                <w:rFonts w:ascii="Arial" w:eastAsia="Arial" w:hAnsi="Arial" w:cs="Arial"/>
                <w:color w:val="222222"/>
                <w:sz w:val="20"/>
                <w:szCs w:val="20"/>
              </w:rPr>
              <w:t xml:space="preserve">, </w:t>
            </w:r>
            <w:r w:rsidRPr="5038A7C3">
              <w:rPr>
                <w:rFonts w:ascii="Arial" w:eastAsia="Arial" w:hAnsi="Arial" w:cs="Arial"/>
                <w:i/>
                <w:iCs/>
                <w:color w:val="222222"/>
                <w:sz w:val="20"/>
                <w:szCs w:val="20"/>
              </w:rPr>
              <w:t>182</w:t>
            </w:r>
            <w:r w:rsidRPr="5038A7C3">
              <w:rPr>
                <w:rFonts w:ascii="Arial" w:eastAsia="Arial" w:hAnsi="Arial" w:cs="Arial"/>
                <w:color w:val="222222"/>
                <w:sz w:val="20"/>
                <w:szCs w:val="20"/>
              </w:rPr>
              <w:t>(4), 1411-1437.</w:t>
            </w:r>
          </w:p>
          <w:p w14:paraId="04CD9CB4" w14:textId="0DC7571A" w:rsidR="00CE58B4" w:rsidRPr="0037562D" w:rsidRDefault="143B9F74" w:rsidP="5038A7C3">
            <w:pPr>
              <w:spacing w:after="160" w:line="257" w:lineRule="auto"/>
              <w:rPr>
                <w:rFonts w:ascii="Arial" w:eastAsia="Arial" w:hAnsi="Arial" w:cs="Arial"/>
                <w:sz w:val="20"/>
                <w:szCs w:val="20"/>
              </w:rPr>
            </w:pPr>
            <w:r w:rsidRPr="5038A7C3">
              <w:rPr>
                <w:rFonts w:ascii="Arial" w:eastAsia="Arial" w:hAnsi="Arial" w:cs="Arial"/>
                <w:color w:val="222222"/>
                <w:sz w:val="19"/>
                <w:szCs w:val="19"/>
              </w:rPr>
              <w:t xml:space="preserve">Carletto, G., Covarrubias, K., Davis, B., Krausova, M., &amp; Winters, P. (2007). Rural Income Generating Activities Study: Methodological note on the construction of income aggregates. </w:t>
            </w:r>
            <w:r w:rsidRPr="5038A7C3">
              <w:rPr>
                <w:rFonts w:ascii="Arial" w:eastAsia="Arial" w:hAnsi="Arial" w:cs="Arial"/>
                <w:i/>
                <w:iCs/>
                <w:color w:val="222222"/>
                <w:sz w:val="19"/>
                <w:szCs w:val="19"/>
              </w:rPr>
              <w:t>Agricultural Sector in Economic Development Service, Food and Agriculture Organization</w:t>
            </w:r>
            <w:r w:rsidRPr="5038A7C3">
              <w:rPr>
                <w:rFonts w:ascii="Arial" w:eastAsia="Arial" w:hAnsi="Arial" w:cs="Arial"/>
                <w:color w:val="222222"/>
                <w:sz w:val="19"/>
                <w:szCs w:val="19"/>
              </w:rPr>
              <w:t>.</w:t>
            </w:r>
            <w:r w:rsidRPr="5038A7C3">
              <w:rPr>
                <w:rFonts w:ascii="Arial" w:eastAsia="Arial" w:hAnsi="Arial" w:cs="Arial"/>
                <w:sz w:val="20"/>
                <w:szCs w:val="20"/>
              </w:rPr>
              <w:t xml:space="preserve"> </w:t>
            </w:r>
          </w:p>
          <w:p w14:paraId="741F6C97" w14:textId="6911013B" w:rsidR="00CE58B4" w:rsidRPr="0037562D" w:rsidRDefault="049D5873" w:rsidP="00970032">
            <w:pPr>
              <w:spacing w:after="160" w:line="257" w:lineRule="auto"/>
              <w:rPr>
                <w:rStyle w:val="Hyperlink"/>
                <w:rFonts w:ascii="Source Sans Pro" w:eastAsia="Source Sans Pro" w:hAnsi="Source Sans Pro" w:cs="Source Sans Pro"/>
                <w:color w:val="006FB7"/>
                <w:kern w:val="2"/>
                <w:sz w:val="23"/>
                <w:szCs w:val="23"/>
                <w14:ligatures w14:val="standardContextual"/>
              </w:rPr>
            </w:pPr>
            <w:r w:rsidRPr="5038A7C3">
              <w:rPr>
                <w:rFonts w:ascii="Source Sans Pro" w:eastAsia="Source Sans Pro" w:hAnsi="Source Sans Pro" w:cs="Source Sans Pro"/>
                <w:color w:val="2A2A2A"/>
                <w:sz w:val="23"/>
                <w:szCs w:val="23"/>
              </w:rPr>
              <w:t xml:space="preserve">Gero Carletto, Marco Tiberti, Alberto Zezza, Measure for Measure: Comparing Survey Based Estimates of Income and Consumption for Rural Households, </w:t>
            </w:r>
            <w:r w:rsidRPr="5038A7C3">
              <w:rPr>
                <w:rFonts w:ascii="Source Sans Pro" w:eastAsia="Source Sans Pro" w:hAnsi="Source Sans Pro" w:cs="Source Sans Pro"/>
                <w:i/>
                <w:iCs/>
                <w:color w:val="2A2A2A"/>
                <w:sz w:val="23"/>
                <w:szCs w:val="23"/>
              </w:rPr>
              <w:t>The World Bank Research Observer</w:t>
            </w:r>
            <w:r w:rsidRPr="5038A7C3">
              <w:rPr>
                <w:rFonts w:ascii="Source Sans Pro" w:eastAsia="Source Sans Pro" w:hAnsi="Source Sans Pro" w:cs="Source Sans Pro"/>
                <w:color w:val="2A2A2A"/>
                <w:sz w:val="23"/>
                <w:szCs w:val="23"/>
              </w:rPr>
              <w:t xml:space="preserve">, Volume 37, Issue 1, February 2022, Pages 1–38, </w:t>
            </w:r>
            <w:hyperlink r:id="rId39" w:history="1">
              <w:r w:rsidRPr="5038A7C3">
                <w:rPr>
                  <w:rStyle w:val="Hyperlink"/>
                  <w:rFonts w:ascii="Source Sans Pro" w:eastAsia="Source Sans Pro" w:hAnsi="Source Sans Pro" w:cs="Source Sans Pro"/>
                  <w:color w:val="006FB7"/>
                  <w:sz w:val="23"/>
                  <w:szCs w:val="23"/>
                </w:rPr>
                <w:t>https://doi.org/10.1093/wbro/lkab009</w:t>
              </w:r>
            </w:hyperlink>
          </w:p>
          <w:p w14:paraId="2FD3550F" w14:textId="62D773B5" w:rsidR="00CE58B4" w:rsidRPr="0037562D" w:rsidRDefault="00CE58B4" w:rsidP="00970032">
            <w:pPr>
              <w:spacing w:after="160" w:line="257" w:lineRule="auto"/>
              <w:rPr>
                <w:rFonts w:ascii="Arial" w:eastAsia="Arial" w:hAnsi="Arial" w:cs="Arial"/>
                <w:color w:val="222222"/>
                <w:sz w:val="20"/>
                <w:szCs w:val="20"/>
              </w:rPr>
            </w:pPr>
          </w:p>
          <w:p w14:paraId="6F8ABBF7" w14:textId="4F277E5B" w:rsidR="00CE58B4" w:rsidRPr="0037562D" w:rsidRDefault="049D5873" w:rsidP="00970032">
            <w:pPr>
              <w:spacing w:after="160" w:line="257" w:lineRule="auto"/>
              <w:rPr>
                <w:rFonts w:ascii="Arial" w:eastAsia="Arial" w:hAnsi="Arial" w:cs="Arial"/>
                <w:color w:val="222222"/>
                <w:sz w:val="20"/>
                <w:szCs w:val="20"/>
              </w:rPr>
            </w:pPr>
            <w:r w:rsidRPr="008D735A">
              <w:rPr>
                <w:rFonts w:ascii="Arial" w:eastAsia="Arial" w:hAnsi="Arial" w:cs="Arial"/>
                <w:color w:val="222222"/>
                <w:sz w:val="20"/>
                <w:szCs w:val="20"/>
                <w:lang w:val="fr-FR"/>
              </w:rPr>
              <w:lastRenderedPageBreak/>
              <w:t xml:space="preserve">Parvathi, P., &amp; Nguyen, T. T. (2018). </w:t>
            </w:r>
            <w:r w:rsidRPr="5038A7C3">
              <w:rPr>
                <w:rFonts w:ascii="Arial" w:eastAsia="Arial" w:hAnsi="Arial" w:cs="Arial"/>
                <w:color w:val="222222"/>
                <w:sz w:val="20"/>
                <w:szCs w:val="20"/>
              </w:rPr>
              <w:t xml:space="preserve">Is environmental income reporting evasive in household surveys? Evidence from rural poor in Laos. </w:t>
            </w:r>
            <w:r w:rsidRPr="5038A7C3">
              <w:rPr>
                <w:rFonts w:ascii="Arial" w:eastAsia="Arial" w:hAnsi="Arial" w:cs="Arial"/>
                <w:i/>
                <w:iCs/>
                <w:color w:val="222222"/>
                <w:sz w:val="20"/>
                <w:szCs w:val="20"/>
              </w:rPr>
              <w:t>Ecological Economics</w:t>
            </w:r>
            <w:r w:rsidRPr="5038A7C3">
              <w:rPr>
                <w:rFonts w:ascii="Arial" w:eastAsia="Arial" w:hAnsi="Arial" w:cs="Arial"/>
                <w:color w:val="222222"/>
                <w:sz w:val="20"/>
                <w:szCs w:val="20"/>
              </w:rPr>
              <w:t xml:space="preserve">, </w:t>
            </w:r>
            <w:r w:rsidRPr="5038A7C3">
              <w:rPr>
                <w:rFonts w:ascii="Arial" w:eastAsia="Arial" w:hAnsi="Arial" w:cs="Arial"/>
                <w:i/>
                <w:iCs/>
                <w:color w:val="222222"/>
                <w:sz w:val="20"/>
                <w:szCs w:val="20"/>
              </w:rPr>
              <w:t>143</w:t>
            </w:r>
            <w:r w:rsidRPr="5038A7C3">
              <w:rPr>
                <w:rFonts w:ascii="Arial" w:eastAsia="Arial" w:hAnsi="Arial" w:cs="Arial"/>
                <w:color w:val="222222"/>
                <w:sz w:val="20"/>
                <w:szCs w:val="20"/>
              </w:rPr>
              <w:t>, 218-226.</w:t>
            </w:r>
          </w:p>
          <w:p w14:paraId="0FD94F11" w14:textId="4AB6A4B9" w:rsidR="00CE58B4" w:rsidRPr="0037562D" w:rsidRDefault="12B7EB1F" w:rsidP="00970032">
            <w:pPr>
              <w:shd w:val="clear" w:color="auto" w:fill="FFFFFF" w:themeFill="background1"/>
              <w:spacing w:line="300" w:lineRule="auto"/>
              <w:rPr>
                <w:rFonts w:ascii="Segoe UI" w:eastAsia="Segoe UI" w:hAnsi="Segoe UI" w:cs="Segoe UI"/>
                <w:color w:val="242424"/>
                <w:sz w:val="21"/>
                <w:szCs w:val="21"/>
              </w:rPr>
            </w:pPr>
            <w:r w:rsidRPr="5038A7C3">
              <w:rPr>
                <w:rFonts w:ascii="Segoe UI" w:eastAsia="Segoe UI" w:hAnsi="Segoe UI" w:cs="Segoe UI"/>
                <w:color w:val="242424"/>
                <w:sz w:val="21"/>
                <w:szCs w:val="21"/>
              </w:rPr>
              <w:t xml:space="preserve">Markowitz, 1952. Portfolio Selection. </w:t>
            </w:r>
            <w:r w:rsidRPr="5038A7C3">
              <w:rPr>
                <w:rFonts w:ascii="Segoe UI" w:eastAsia="Segoe UI" w:hAnsi="Segoe UI" w:cs="Segoe UI"/>
                <w:i/>
                <w:iCs/>
                <w:color w:val="242424"/>
                <w:sz w:val="21"/>
                <w:szCs w:val="21"/>
              </w:rPr>
              <w:t>The Journal of Finance</w:t>
            </w:r>
            <w:r w:rsidRPr="5038A7C3">
              <w:rPr>
                <w:rFonts w:ascii="Segoe UI" w:eastAsia="Segoe UI" w:hAnsi="Segoe UI" w:cs="Segoe UI"/>
                <w:color w:val="242424"/>
                <w:sz w:val="21"/>
                <w:szCs w:val="21"/>
              </w:rPr>
              <w:t>, Vol. 7, No. 1</w:t>
            </w:r>
            <w:r w:rsidR="5D3E61F4" w:rsidRPr="5038A7C3">
              <w:rPr>
                <w:rFonts w:ascii="Segoe UI" w:eastAsia="Segoe UI" w:hAnsi="Segoe UI" w:cs="Segoe UI"/>
                <w:color w:val="242424"/>
                <w:sz w:val="21"/>
                <w:szCs w:val="21"/>
              </w:rPr>
              <w:t>,</w:t>
            </w:r>
            <w:r w:rsidRPr="5038A7C3">
              <w:rPr>
                <w:rFonts w:ascii="Segoe UI" w:eastAsia="Segoe UI" w:hAnsi="Segoe UI" w:cs="Segoe UI"/>
                <w:color w:val="242424"/>
                <w:sz w:val="21"/>
                <w:szCs w:val="21"/>
              </w:rPr>
              <w:t xml:space="preserve"> pp. 77-91.</w:t>
            </w:r>
          </w:p>
          <w:p w14:paraId="76A6B82C" w14:textId="753CB69E" w:rsidR="00CE58B4" w:rsidRPr="0037562D" w:rsidRDefault="00CE58B4" w:rsidP="5038A7C3">
            <w:pPr>
              <w:spacing w:after="160" w:line="257" w:lineRule="auto"/>
              <w:rPr>
                <w:rFonts w:ascii="Calibri" w:eastAsia="Calibri" w:hAnsi="Calibri" w:cs="Calibri"/>
                <w:lang w:val="en-US"/>
              </w:rPr>
            </w:pPr>
          </w:p>
          <w:p w14:paraId="14EB58FF" w14:textId="579BBB4F" w:rsidR="00CE58B4" w:rsidRPr="0037562D" w:rsidRDefault="457D89B0" w:rsidP="00970032">
            <w:pPr>
              <w:spacing w:after="160" w:line="257" w:lineRule="auto"/>
              <w:rPr>
                <w:rFonts w:ascii="Calibri" w:eastAsia="Calibri" w:hAnsi="Calibri" w:cs="Calibri"/>
                <w:lang w:val="en-US"/>
              </w:rPr>
            </w:pPr>
            <w:r w:rsidRPr="5038A7C3">
              <w:rPr>
                <w:rFonts w:ascii="Calibri" w:eastAsia="Calibri" w:hAnsi="Calibri" w:cs="Calibri"/>
                <w:lang w:val="en-US"/>
              </w:rPr>
              <w:t xml:space="preserve">PPI, </w:t>
            </w:r>
            <w:hyperlink r:id="rId40" w:history="1">
              <w:r w:rsidRPr="5038A7C3">
                <w:rPr>
                  <w:rStyle w:val="Hyperlink"/>
                  <w:rFonts w:ascii="Calibri" w:eastAsia="Calibri" w:hAnsi="Calibri" w:cs="Calibri"/>
                  <w:lang w:val="en-US"/>
                </w:rPr>
                <w:t>https://www.povertyindex.org/</w:t>
              </w:r>
            </w:hyperlink>
            <w:r w:rsidRPr="5038A7C3">
              <w:rPr>
                <w:rFonts w:ascii="Calibri" w:eastAsia="Calibri" w:hAnsi="Calibri" w:cs="Calibri"/>
                <w:lang w:val="en-US"/>
              </w:rPr>
              <w:t>)</w:t>
            </w:r>
          </w:p>
          <w:p w14:paraId="617A2241" w14:textId="0EE1E54F" w:rsidR="00CE58B4" w:rsidRPr="0037562D" w:rsidRDefault="00CE58B4" w:rsidP="5038A7C3">
            <w:pPr>
              <w:shd w:val="clear" w:color="auto" w:fill="FFFFFF" w:themeFill="background1"/>
              <w:spacing w:line="300" w:lineRule="auto"/>
              <w:rPr>
                <w:rFonts w:ascii="Segoe UI" w:eastAsia="Segoe UI" w:hAnsi="Segoe UI" w:cs="Segoe UI"/>
                <w:color w:val="242424"/>
                <w:sz w:val="21"/>
                <w:szCs w:val="21"/>
              </w:rPr>
            </w:pPr>
          </w:p>
          <w:p w14:paraId="5DCF9A75" w14:textId="11AB80BF" w:rsidR="00CE58B4" w:rsidRPr="0037562D" w:rsidRDefault="00CE58B4" w:rsidP="00CE58B4">
            <w:pPr>
              <w:rPr>
                <w:rFonts w:ascii="Arial" w:eastAsia="Arial" w:hAnsi="Arial" w:cs="Arial"/>
                <w:color w:val="222222"/>
                <w:sz w:val="19"/>
                <w:szCs w:val="19"/>
              </w:rPr>
            </w:pPr>
          </w:p>
          <w:p w14:paraId="00655446" w14:textId="77777777" w:rsidR="00CE58B4" w:rsidRPr="0037562D" w:rsidRDefault="00CE58B4" w:rsidP="00CE58B4">
            <w:pPr>
              <w:rPr>
                <w:rFonts w:ascii="Arial" w:eastAsia="Arial" w:hAnsi="Arial" w:cs="Arial"/>
                <w:color w:val="222222"/>
                <w:sz w:val="19"/>
                <w:szCs w:val="19"/>
              </w:rPr>
            </w:pPr>
          </w:p>
        </w:tc>
      </w:tr>
    </w:tbl>
    <w:p w14:paraId="2C0A5414" w14:textId="77777777" w:rsidR="00520659" w:rsidRPr="0037562D" w:rsidRDefault="00520659" w:rsidP="00520659"/>
    <w:p w14:paraId="23485F81" w14:textId="77777777" w:rsidR="00520659" w:rsidRPr="0037562D" w:rsidRDefault="00520659" w:rsidP="00520659"/>
    <w:p w14:paraId="2A84A258"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34" w:name="_Toc166680105"/>
      <w:bookmarkStart w:id="135" w:name="_Toc127819114"/>
      <w:r w:rsidRPr="0037562D">
        <w:br w:type="page"/>
      </w:r>
    </w:p>
    <w:p w14:paraId="3D54D293" w14:textId="77777777" w:rsidR="00520659" w:rsidRPr="0037562D" w:rsidRDefault="00520659" w:rsidP="00520659">
      <w:pPr>
        <w:pStyle w:val="Heading3"/>
      </w:pPr>
      <w:r w:rsidRPr="0037562D">
        <w:lastRenderedPageBreak/>
        <w:t>Climate resilience</w:t>
      </w:r>
      <w:bookmarkEnd w:id="134"/>
      <w:r w:rsidRPr="0037562D">
        <w:t> </w:t>
      </w:r>
      <w:bookmarkEnd w:id="135"/>
    </w:p>
    <w:tbl>
      <w:tblPr>
        <w:tblStyle w:val="TableGrid"/>
        <w:tblW w:w="0" w:type="auto"/>
        <w:tblLook w:val="04A0" w:firstRow="1" w:lastRow="0" w:firstColumn="1" w:lastColumn="0" w:noHBand="0" w:noVBand="1"/>
      </w:tblPr>
      <w:tblGrid>
        <w:gridCol w:w="2155"/>
        <w:gridCol w:w="7195"/>
      </w:tblGrid>
      <w:tr w:rsidR="00520659" w:rsidRPr="0037562D" w14:paraId="5BDC5815" w14:textId="77777777" w:rsidTr="5038A7C3">
        <w:tc>
          <w:tcPr>
            <w:tcW w:w="2155" w:type="dxa"/>
            <w:shd w:val="clear" w:color="auto" w:fill="8DD873" w:themeFill="accent6" w:themeFillTint="99"/>
          </w:tcPr>
          <w:p w14:paraId="7A1F2B9D" w14:textId="77777777" w:rsidR="00520659" w:rsidRPr="0037562D" w:rsidRDefault="00520659">
            <w:r w:rsidRPr="0037562D">
              <w:t>Indicator</w:t>
            </w:r>
          </w:p>
        </w:tc>
        <w:tc>
          <w:tcPr>
            <w:tcW w:w="7195" w:type="dxa"/>
          </w:tcPr>
          <w:p w14:paraId="18D91A8D" w14:textId="77777777" w:rsidR="00520659" w:rsidRPr="0037562D" w:rsidRDefault="00520659">
            <w:r w:rsidRPr="0037562D">
              <w:t>Resilience score</w:t>
            </w:r>
          </w:p>
        </w:tc>
      </w:tr>
      <w:tr w:rsidR="00520659" w:rsidRPr="0037562D" w14:paraId="5F682423" w14:textId="77777777" w:rsidTr="5038A7C3">
        <w:tc>
          <w:tcPr>
            <w:tcW w:w="2155" w:type="dxa"/>
            <w:shd w:val="clear" w:color="auto" w:fill="8DD873" w:themeFill="accent6" w:themeFillTint="99"/>
          </w:tcPr>
          <w:p w14:paraId="2F2BF4B2" w14:textId="77777777" w:rsidR="00520659" w:rsidRPr="0037562D" w:rsidRDefault="00520659">
            <w:r w:rsidRPr="0037562D">
              <w:t>Theme</w:t>
            </w:r>
          </w:p>
        </w:tc>
        <w:tc>
          <w:tcPr>
            <w:tcW w:w="7195" w:type="dxa"/>
          </w:tcPr>
          <w:p w14:paraId="44572D0D" w14:textId="77777777" w:rsidR="00520659" w:rsidRPr="0037562D" w:rsidRDefault="00520659">
            <w:commentRangeStart w:id="136"/>
            <w:commentRangeStart w:id="137"/>
            <w:r w:rsidRPr="0037562D">
              <w:t>Climate resilience</w:t>
            </w:r>
            <w:commentRangeEnd w:id="136"/>
            <w:r w:rsidR="008D735A" w:rsidRPr="0037562D">
              <w:rPr>
                <w:rStyle w:val="CommentReference"/>
                <w:sz w:val="22"/>
                <w:szCs w:val="22"/>
              </w:rPr>
              <w:commentReference w:id="136"/>
            </w:r>
            <w:commentRangeEnd w:id="137"/>
            <w:r w:rsidR="006F4456" w:rsidRPr="0037562D">
              <w:rPr>
                <w:rStyle w:val="CommentReference"/>
                <w:sz w:val="22"/>
                <w:szCs w:val="22"/>
              </w:rPr>
              <w:commentReference w:id="137"/>
            </w:r>
          </w:p>
        </w:tc>
      </w:tr>
      <w:tr w:rsidR="00520659" w:rsidRPr="0037562D" w14:paraId="07948390" w14:textId="77777777" w:rsidTr="5038A7C3">
        <w:tc>
          <w:tcPr>
            <w:tcW w:w="2155" w:type="dxa"/>
            <w:shd w:val="clear" w:color="auto" w:fill="8DD873" w:themeFill="accent6" w:themeFillTint="99"/>
          </w:tcPr>
          <w:p w14:paraId="393F3971" w14:textId="77777777" w:rsidR="00520659" w:rsidRPr="0037562D" w:rsidRDefault="00520659">
            <w:r w:rsidRPr="0037562D">
              <w:t>Purpose of indicator</w:t>
            </w:r>
          </w:p>
        </w:tc>
        <w:tc>
          <w:tcPr>
            <w:tcW w:w="7195" w:type="dxa"/>
          </w:tcPr>
          <w:p w14:paraId="498B7F03" w14:textId="77777777" w:rsidR="00520659" w:rsidRPr="0037562D" w:rsidRDefault="00520659">
            <w:r w:rsidRPr="0037562D">
              <w:t xml:space="preserve">Climate change is affecting food systems around the world, with temperatures and precipitation anomalies and extreme events leading to crop/livestock losses, altering species ranges, creating agricultural water stress, altering working conditions and triggering human migration. Building farm and food system resilience to climate change and other major stressors (e.g. pandemics, war) is fundamental to prevent food and livelihood insecurity (SDG 1, 2), and avoidable loss of life (SDG 3, 15). </w:t>
            </w:r>
          </w:p>
        </w:tc>
      </w:tr>
      <w:tr w:rsidR="00520659" w:rsidRPr="0037562D" w14:paraId="3CC97060" w14:textId="77777777" w:rsidTr="5038A7C3">
        <w:tc>
          <w:tcPr>
            <w:tcW w:w="2155" w:type="dxa"/>
            <w:shd w:val="clear" w:color="auto" w:fill="8DD873" w:themeFill="accent6" w:themeFillTint="99"/>
          </w:tcPr>
          <w:p w14:paraId="6787ED3F" w14:textId="77777777" w:rsidR="00520659" w:rsidRPr="0037562D" w:rsidRDefault="00520659">
            <w:r w:rsidRPr="0037562D">
              <w:t>Data source</w:t>
            </w:r>
          </w:p>
        </w:tc>
        <w:tc>
          <w:tcPr>
            <w:tcW w:w="7195" w:type="dxa"/>
          </w:tcPr>
          <w:p w14:paraId="64A58418" w14:textId="77777777" w:rsidR="00520659" w:rsidRPr="0037562D" w:rsidRDefault="00520659">
            <w:r w:rsidRPr="0037562D">
              <w:t>Household survey</w:t>
            </w:r>
          </w:p>
        </w:tc>
      </w:tr>
      <w:tr w:rsidR="00520659" w:rsidRPr="0037562D" w14:paraId="4A25FEF5" w14:textId="77777777" w:rsidTr="5038A7C3">
        <w:tc>
          <w:tcPr>
            <w:tcW w:w="2155" w:type="dxa"/>
            <w:shd w:val="clear" w:color="auto" w:fill="8DD873" w:themeFill="accent6" w:themeFillTint="99"/>
          </w:tcPr>
          <w:p w14:paraId="16E8DCAF" w14:textId="77777777" w:rsidR="00520659" w:rsidRPr="0037562D" w:rsidRDefault="00520659">
            <w:r w:rsidRPr="0037562D">
              <w:t>Measurement</w:t>
            </w:r>
          </w:p>
        </w:tc>
        <w:tc>
          <w:tcPr>
            <w:tcW w:w="7195" w:type="dxa"/>
          </w:tcPr>
          <w:p w14:paraId="7E66D5D3" w14:textId="77777777" w:rsidR="00520659" w:rsidRPr="0037562D" w:rsidRDefault="00520659">
            <w:r w:rsidRPr="0037562D">
              <w:t>Resilience score adapted from RIMA</w:t>
            </w:r>
          </w:p>
        </w:tc>
      </w:tr>
      <w:tr w:rsidR="00520659" w:rsidRPr="0037562D" w14:paraId="6501FA55" w14:textId="77777777" w:rsidTr="5038A7C3">
        <w:tc>
          <w:tcPr>
            <w:tcW w:w="2155" w:type="dxa"/>
            <w:shd w:val="clear" w:color="auto" w:fill="8DD873" w:themeFill="accent6" w:themeFillTint="99"/>
          </w:tcPr>
          <w:p w14:paraId="2EB2C7DC" w14:textId="77777777" w:rsidR="00520659" w:rsidRPr="0037562D" w:rsidRDefault="00520659">
            <w:r w:rsidRPr="0037562D">
              <w:t>Measurement units</w:t>
            </w:r>
          </w:p>
        </w:tc>
        <w:tc>
          <w:tcPr>
            <w:tcW w:w="7195" w:type="dxa"/>
          </w:tcPr>
          <w:p w14:paraId="1BAA0802" w14:textId="77777777" w:rsidR="00520659" w:rsidRPr="0037562D" w:rsidRDefault="00520659">
            <w:commentRangeStart w:id="138"/>
            <w:r>
              <w:t xml:space="preserve">Score </w:t>
            </w:r>
            <w:commentRangeStart w:id="139"/>
            <w:r>
              <w:t>0-20</w:t>
            </w:r>
            <w:commentRangeEnd w:id="138"/>
            <w:r w:rsidRPr="0037562D">
              <w:rPr>
                <w:rStyle w:val="CommentReference"/>
                <w:sz w:val="22"/>
                <w:szCs w:val="22"/>
              </w:rPr>
              <w:commentReference w:id="138"/>
            </w:r>
            <w:commentRangeEnd w:id="139"/>
            <w:r w:rsidRPr="0037562D">
              <w:rPr>
                <w:rStyle w:val="CommentReference"/>
                <w:sz w:val="22"/>
                <w:szCs w:val="22"/>
              </w:rPr>
              <w:commentReference w:id="139"/>
            </w:r>
          </w:p>
        </w:tc>
      </w:tr>
      <w:tr w:rsidR="00520659" w:rsidRPr="0037562D" w14:paraId="42353E76" w14:textId="77777777" w:rsidTr="5038A7C3">
        <w:tc>
          <w:tcPr>
            <w:tcW w:w="2155" w:type="dxa"/>
            <w:shd w:val="clear" w:color="auto" w:fill="8DD873" w:themeFill="accent6" w:themeFillTint="99"/>
          </w:tcPr>
          <w:p w14:paraId="17ED8545" w14:textId="77777777" w:rsidR="00520659" w:rsidRPr="0037562D" w:rsidRDefault="00520659">
            <w:r w:rsidRPr="0037562D">
              <w:t>Guidance on measurement</w:t>
            </w:r>
          </w:p>
        </w:tc>
        <w:tc>
          <w:tcPr>
            <w:tcW w:w="7195" w:type="dxa"/>
          </w:tcPr>
          <w:p w14:paraId="0E1E5B3F" w14:textId="77777777" w:rsidR="00520659" w:rsidRPr="0037562D" w:rsidRDefault="00520659">
            <w:r w:rsidRPr="0037562D">
              <w:t>Resilience is the capacity of socioeconomic systems (e.g., households) to withstand shocks through adaptation and transformation.</w:t>
            </w:r>
          </w:p>
          <w:p w14:paraId="3D9F35B0" w14:textId="77777777" w:rsidR="00520659" w:rsidRPr="0037562D" w:rsidRDefault="00520659"/>
          <w:p w14:paraId="1FDB6473" w14:textId="77777777" w:rsidR="00520659" w:rsidRPr="0037562D" w:rsidRDefault="00520659">
            <w:r w:rsidRPr="0037562D">
              <w:t>FAO’s Resilience Index Measurement and Analysis (RIMA) is one way to measure resilience. FAO computes a Resilience Capacity Index (RCI) based on data collected across four pillars:</w:t>
            </w:r>
          </w:p>
          <w:p w14:paraId="3EA95C81" w14:textId="77777777" w:rsidR="00520659" w:rsidRPr="0037562D" w:rsidRDefault="00520659">
            <w:pPr>
              <w:pStyle w:val="ListParagraph"/>
              <w:numPr>
                <w:ilvl w:val="0"/>
                <w:numId w:val="69"/>
              </w:numPr>
            </w:pPr>
            <w:r w:rsidRPr="0037562D">
              <w:t>Access to basic services (ABS)</w:t>
            </w:r>
          </w:p>
          <w:p w14:paraId="024E9AB5" w14:textId="77777777" w:rsidR="00520659" w:rsidRPr="0037562D" w:rsidRDefault="00520659">
            <w:pPr>
              <w:pStyle w:val="ListParagraph"/>
              <w:numPr>
                <w:ilvl w:val="0"/>
                <w:numId w:val="69"/>
              </w:numPr>
            </w:pPr>
            <w:r w:rsidRPr="0037562D">
              <w:t>Assets (AST)</w:t>
            </w:r>
          </w:p>
          <w:p w14:paraId="1C91BD11" w14:textId="77777777" w:rsidR="00520659" w:rsidRPr="0037562D" w:rsidRDefault="00520659">
            <w:pPr>
              <w:pStyle w:val="ListParagraph"/>
              <w:numPr>
                <w:ilvl w:val="0"/>
                <w:numId w:val="69"/>
              </w:numPr>
            </w:pPr>
            <w:r w:rsidRPr="0037562D">
              <w:t>Social safety nets (SSN)</w:t>
            </w:r>
          </w:p>
          <w:p w14:paraId="1E0EE835" w14:textId="77777777" w:rsidR="00520659" w:rsidRPr="0037562D" w:rsidRDefault="00520659">
            <w:pPr>
              <w:pStyle w:val="ListParagraph"/>
              <w:numPr>
                <w:ilvl w:val="0"/>
                <w:numId w:val="69"/>
              </w:numPr>
            </w:pPr>
            <w:r w:rsidRPr="0037562D">
              <w:t>Adaptive capacity (AC)</w:t>
            </w:r>
          </w:p>
          <w:p w14:paraId="3CEEF81F" w14:textId="77777777" w:rsidR="00520659" w:rsidRPr="0037562D" w:rsidRDefault="00520659"/>
          <w:p w14:paraId="36B17FF3" w14:textId="77777777" w:rsidR="00520659" w:rsidRPr="0037562D" w:rsidRDefault="00520659">
            <w:r w:rsidRPr="0037562D">
              <w:t xml:space="preserve">FAO calculates the RCI using structural equation modelling (SEM), combining Confirmatory Factor Analysis and Path Analysis.  There are two steps: 1) estimate resilience of each pillar through Factor Analysis (FA), 2) calculate a resilience index from the pillars, using Ordinary Least Squares with the outcome variable being a food security indicator(s) such as dietary diversity score. The benefit of this approach is that is possible to quantify the contribution of each pillar to the overall resilience. The limitation is that the RCI depends heavily on which indicator is used as the outcome variable which does not capture the variation across the four pillars. </w:t>
            </w:r>
          </w:p>
          <w:p w14:paraId="52865A14" w14:textId="77777777" w:rsidR="00520659" w:rsidRPr="0037562D" w:rsidRDefault="00520659"/>
          <w:p w14:paraId="073A9214" w14:textId="77777777" w:rsidR="00520659" w:rsidRPr="0037562D" w:rsidRDefault="00520659">
            <w:r w:rsidRPr="0037562D">
              <w:t>For HOLPA, we adapt the FAO approach to directly combine the data from the four pillars into a mea</w:t>
            </w:r>
            <w:r w:rsidRPr="001E283A">
              <w:t>sure of resilience scaled from 0-20. This can be done by assigning scores of 0-5 to all responses, then taking the mean within each pillar, and summing scores</w:t>
            </w:r>
            <w:r>
              <w:t xml:space="preserve"> across the four pillars according to the following table:</w:t>
            </w:r>
            <w:r w:rsidRPr="0037562D">
              <w:t xml:space="preserve"> </w:t>
            </w:r>
          </w:p>
          <w:p w14:paraId="6D02B073" w14:textId="77777777" w:rsidR="00520659" w:rsidRPr="0037562D" w:rsidRDefault="00520659"/>
          <w:tbl>
            <w:tblPr>
              <w:tblStyle w:val="TableGrid"/>
              <w:tblW w:w="0" w:type="auto"/>
              <w:tblLook w:val="04A0" w:firstRow="1" w:lastRow="0" w:firstColumn="1" w:lastColumn="0" w:noHBand="0" w:noVBand="1"/>
            </w:tblPr>
            <w:tblGrid>
              <w:gridCol w:w="800"/>
              <w:gridCol w:w="3833"/>
              <w:gridCol w:w="2313"/>
            </w:tblGrid>
            <w:tr w:rsidR="00520659" w:rsidRPr="0037562D" w14:paraId="1DC3B315" w14:textId="77777777">
              <w:tc>
                <w:tcPr>
                  <w:tcW w:w="800" w:type="dxa"/>
                </w:tcPr>
                <w:p w14:paraId="1B382BE8" w14:textId="77777777" w:rsidR="00520659" w:rsidRPr="0037562D" w:rsidRDefault="00520659">
                  <w:pPr>
                    <w:rPr>
                      <w:b/>
                      <w:bCs/>
                    </w:rPr>
                  </w:pPr>
                  <w:r w:rsidRPr="0037562D">
                    <w:rPr>
                      <w:b/>
                      <w:bCs/>
                    </w:rPr>
                    <w:t>Pillar</w:t>
                  </w:r>
                </w:p>
              </w:tc>
              <w:tc>
                <w:tcPr>
                  <w:tcW w:w="3833" w:type="dxa"/>
                </w:tcPr>
                <w:p w14:paraId="54F92E22" w14:textId="77777777" w:rsidR="00520659" w:rsidRPr="0037562D" w:rsidRDefault="00520659">
                  <w:pPr>
                    <w:rPr>
                      <w:b/>
                      <w:bCs/>
                    </w:rPr>
                  </w:pPr>
                  <w:r w:rsidRPr="0037562D">
                    <w:rPr>
                      <w:b/>
                      <w:bCs/>
                    </w:rPr>
                    <w:t>Question</w:t>
                  </w:r>
                </w:p>
              </w:tc>
              <w:tc>
                <w:tcPr>
                  <w:tcW w:w="2313" w:type="dxa"/>
                </w:tcPr>
                <w:p w14:paraId="766BB9CC" w14:textId="77777777" w:rsidR="00520659" w:rsidRPr="0037562D" w:rsidRDefault="00520659">
                  <w:pPr>
                    <w:rPr>
                      <w:b/>
                      <w:bCs/>
                    </w:rPr>
                  </w:pPr>
                  <w:r w:rsidRPr="0037562D">
                    <w:rPr>
                      <w:b/>
                      <w:bCs/>
                    </w:rPr>
                    <w:t>Score assigned to response</w:t>
                  </w:r>
                </w:p>
              </w:tc>
            </w:tr>
            <w:tr w:rsidR="00520659" w:rsidRPr="0037562D" w14:paraId="6AF61842" w14:textId="77777777">
              <w:tc>
                <w:tcPr>
                  <w:tcW w:w="800" w:type="dxa"/>
                </w:tcPr>
                <w:p w14:paraId="77B9FCB9" w14:textId="77777777" w:rsidR="00520659" w:rsidRPr="0037562D" w:rsidRDefault="00520659">
                  <w:r w:rsidRPr="0037562D">
                    <w:lastRenderedPageBreak/>
                    <w:t>ABS</w:t>
                  </w:r>
                </w:p>
              </w:tc>
              <w:tc>
                <w:tcPr>
                  <w:tcW w:w="3833" w:type="dxa"/>
                </w:tcPr>
                <w:p w14:paraId="35214C14" w14:textId="77777777" w:rsidR="00520659" w:rsidRPr="0037562D" w:rsidRDefault="00520659">
                  <w:r w:rsidRPr="0037562D">
                    <w:t>Does your farm/household have the following services: 1) Drinking water piped to the household, 2) Toilet with piped sewer or septic tank, 3) Electrical energy, 4) Waste (rubbish) collection service, 5) Mobile phone reception, 6) Internet. [Count services]</w:t>
                  </w:r>
                </w:p>
              </w:tc>
              <w:tc>
                <w:tcPr>
                  <w:tcW w:w="2313" w:type="dxa"/>
                </w:tcPr>
                <w:p w14:paraId="5970734E" w14:textId="77777777" w:rsidR="00520659" w:rsidRPr="0037562D" w:rsidRDefault="00520659">
                  <w:r>
                    <w:t>5</w:t>
                  </w:r>
                  <w:r w:rsidRPr="0037562D">
                    <w:t>: 3 or more</w:t>
                  </w:r>
                </w:p>
                <w:p w14:paraId="4A046195" w14:textId="77777777" w:rsidR="00520659" w:rsidRPr="0037562D" w:rsidRDefault="00520659">
                  <w:r>
                    <w:t>2.5</w:t>
                  </w:r>
                  <w:r w:rsidRPr="0037562D">
                    <w:t>: 1-2</w:t>
                  </w:r>
                </w:p>
                <w:p w14:paraId="252080B3" w14:textId="77777777" w:rsidR="00520659" w:rsidRPr="0037562D" w:rsidRDefault="00520659">
                  <w:r w:rsidRPr="0037562D">
                    <w:t>0: None</w:t>
                  </w:r>
                </w:p>
              </w:tc>
            </w:tr>
            <w:tr w:rsidR="00520659" w:rsidRPr="0037562D" w14:paraId="422AB60A" w14:textId="77777777">
              <w:tc>
                <w:tcPr>
                  <w:tcW w:w="800" w:type="dxa"/>
                </w:tcPr>
                <w:p w14:paraId="7E0D95E2" w14:textId="77777777" w:rsidR="00520659" w:rsidRPr="0037562D" w:rsidRDefault="00520659">
                  <w:r w:rsidRPr="0037562D">
                    <w:t>ABS</w:t>
                  </w:r>
                </w:p>
              </w:tc>
              <w:tc>
                <w:tcPr>
                  <w:tcW w:w="3833" w:type="dxa"/>
                </w:tcPr>
                <w:p w14:paraId="6A3BED52" w14:textId="77777777" w:rsidR="00520659" w:rsidRPr="0037562D" w:rsidRDefault="00520659">
                  <w:r w:rsidRPr="0037562D">
                    <w:t>How far (one way) is the household from the closest accessible and functioning service in minutes (walking): 1) Freshwater source, 2) primary school, 3) public hospital or health facility, 4) livestock market 5) agricultural/crops market, 6) public means of transport, 7) well-maintained road suitable for cars.</w:t>
                  </w:r>
                </w:p>
              </w:tc>
              <w:tc>
                <w:tcPr>
                  <w:tcW w:w="2313" w:type="dxa"/>
                </w:tcPr>
                <w:p w14:paraId="180C4420" w14:textId="77777777" w:rsidR="00520659" w:rsidRPr="0037562D" w:rsidRDefault="00520659">
                  <w:r w:rsidRPr="0037562D">
                    <w:t xml:space="preserve">For each service: </w:t>
                  </w:r>
                </w:p>
                <w:p w14:paraId="299E313B" w14:textId="77777777" w:rsidR="00520659" w:rsidRPr="0037562D" w:rsidRDefault="00520659">
                  <w:r>
                    <w:t>5</w:t>
                  </w:r>
                  <w:r w:rsidRPr="0037562D">
                    <w:t>: &lt;5 mins</w:t>
                  </w:r>
                </w:p>
                <w:p w14:paraId="34D3615A" w14:textId="77777777" w:rsidR="00520659" w:rsidRPr="0037562D" w:rsidRDefault="00520659">
                  <w:r>
                    <w:t>2</w:t>
                  </w:r>
                  <w:r w:rsidRPr="0037562D">
                    <w:t>.5: 5-20 mins</w:t>
                  </w:r>
                </w:p>
                <w:p w14:paraId="2C4A8706" w14:textId="77777777" w:rsidR="00520659" w:rsidRPr="0037562D" w:rsidRDefault="00520659">
                  <w:r>
                    <w:t>0</w:t>
                  </w:r>
                  <w:r w:rsidRPr="0037562D">
                    <w:t>: &gt; 20 mins</w:t>
                  </w:r>
                </w:p>
              </w:tc>
            </w:tr>
            <w:tr w:rsidR="00520659" w:rsidRPr="0037562D" w14:paraId="412810C4" w14:textId="77777777">
              <w:tc>
                <w:tcPr>
                  <w:tcW w:w="800" w:type="dxa"/>
                </w:tcPr>
                <w:p w14:paraId="7B9674B2" w14:textId="77777777" w:rsidR="00520659" w:rsidRPr="0037562D" w:rsidRDefault="00520659">
                  <w:r w:rsidRPr="0037562D">
                    <w:t>AST</w:t>
                  </w:r>
                </w:p>
              </w:tc>
              <w:tc>
                <w:tcPr>
                  <w:tcW w:w="3833" w:type="dxa"/>
                </w:tcPr>
                <w:p w14:paraId="5607D36A" w14:textId="77777777" w:rsidR="00520659" w:rsidRPr="0037562D" w:rsidRDefault="00520659">
                  <w:r w:rsidRPr="0037562D">
                    <w:t>How many of the following assets do household members own: 1) Car, 2) Motorbike, 3) Bicycle, 4) Gas or electric cooker, 5) Mobile phone, 6) Ox-plough, 7) Tractor, 8) Machete. [Count assets]</w:t>
                  </w:r>
                </w:p>
              </w:tc>
              <w:tc>
                <w:tcPr>
                  <w:tcW w:w="2313" w:type="dxa"/>
                </w:tcPr>
                <w:p w14:paraId="05466201" w14:textId="77777777" w:rsidR="00520659" w:rsidRPr="0037562D" w:rsidRDefault="00520659">
                  <w:r>
                    <w:t>5</w:t>
                  </w:r>
                  <w:r w:rsidRPr="0037562D">
                    <w:t xml:space="preserve">: </w:t>
                  </w:r>
                  <w:r>
                    <w:t xml:space="preserve">5 </w:t>
                  </w:r>
                  <w:r w:rsidRPr="0037562D">
                    <w:t>or more</w:t>
                  </w:r>
                  <w:r>
                    <w:t xml:space="preserve"> distinct asset types</w:t>
                  </w:r>
                </w:p>
                <w:p w14:paraId="782A6154" w14:textId="77777777" w:rsidR="00520659" w:rsidRPr="0037562D" w:rsidRDefault="00520659">
                  <w:r>
                    <w:t>2.5</w:t>
                  </w:r>
                  <w:r w:rsidRPr="0037562D">
                    <w:t xml:space="preserve">: </w:t>
                  </w:r>
                  <w:r>
                    <w:t>2</w:t>
                  </w:r>
                  <w:r w:rsidRPr="0037562D">
                    <w:t>-</w:t>
                  </w:r>
                  <w:r>
                    <w:t>4</w:t>
                  </w:r>
                  <w:r w:rsidRPr="0037562D">
                    <w:t xml:space="preserve"> </w:t>
                  </w:r>
                </w:p>
                <w:p w14:paraId="0CE4D0B9" w14:textId="77777777" w:rsidR="00520659" w:rsidRPr="0037562D" w:rsidRDefault="00520659">
                  <w:r w:rsidRPr="0037562D">
                    <w:t xml:space="preserve">0: </w:t>
                  </w:r>
                  <w:r>
                    <w:t>0-1</w:t>
                  </w:r>
                </w:p>
              </w:tc>
            </w:tr>
            <w:tr w:rsidR="00520659" w:rsidRPr="0037562D" w14:paraId="1C8BAD9D" w14:textId="77777777">
              <w:tc>
                <w:tcPr>
                  <w:tcW w:w="800" w:type="dxa"/>
                </w:tcPr>
                <w:p w14:paraId="3917F496" w14:textId="77777777" w:rsidR="00520659" w:rsidRPr="0037562D" w:rsidRDefault="00520659">
                  <w:r w:rsidRPr="0037562D">
                    <w:t>SSN</w:t>
                  </w:r>
                </w:p>
              </w:tc>
              <w:tc>
                <w:tcPr>
                  <w:tcW w:w="3833" w:type="dxa"/>
                </w:tcPr>
                <w:p w14:paraId="670EFFF9" w14:textId="77777777" w:rsidR="00520659" w:rsidRPr="0037562D" w:rsidRDefault="00520659">
                  <w:r>
                    <w:t>On average, h</w:t>
                  </w:r>
                  <w:r w:rsidRPr="0037562D">
                    <w:t>ow many school meals have the children living in the household received</w:t>
                  </w:r>
                  <w:r>
                    <w:t xml:space="preserve"> per week,</w:t>
                  </w:r>
                  <w:r w:rsidRPr="0037562D">
                    <w:t xml:space="preserve"> during the last month of attending school? </w:t>
                  </w:r>
                </w:p>
              </w:tc>
              <w:tc>
                <w:tcPr>
                  <w:tcW w:w="2313" w:type="dxa"/>
                </w:tcPr>
                <w:p w14:paraId="457ED95C" w14:textId="77777777" w:rsidR="00520659" w:rsidRDefault="00520659">
                  <w:r>
                    <w:t>5</w:t>
                  </w:r>
                  <w:r w:rsidRPr="0037562D">
                    <w:t xml:space="preserve">: </w:t>
                  </w:r>
                  <w:r>
                    <w:t>5 meal</w:t>
                  </w:r>
                </w:p>
                <w:p w14:paraId="2E657976" w14:textId="77777777" w:rsidR="00520659" w:rsidRDefault="00520659">
                  <w:r>
                    <w:t>4: 4 meal</w:t>
                  </w:r>
                </w:p>
                <w:p w14:paraId="05F171F2" w14:textId="77777777" w:rsidR="00520659" w:rsidRDefault="00520659">
                  <w:r>
                    <w:t>3: 3 meal</w:t>
                  </w:r>
                </w:p>
                <w:p w14:paraId="1AAD0EBC" w14:textId="77777777" w:rsidR="00520659" w:rsidRDefault="00520659">
                  <w:r>
                    <w:t>2: 2 meal</w:t>
                  </w:r>
                </w:p>
                <w:p w14:paraId="7C1AF026" w14:textId="77777777" w:rsidR="00520659" w:rsidRDefault="00520659">
                  <w:r>
                    <w:t>1: 1 meal</w:t>
                  </w:r>
                </w:p>
                <w:p w14:paraId="307BE84D" w14:textId="77777777" w:rsidR="00520659" w:rsidRPr="0037562D" w:rsidRDefault="00520659">
                  <w:r>
                    <w:t>0: 0 meals</w:t>
                  </w:r>
                </w:p>
              </w:tc>
            </w:tr>
            <w:tr w:rsidR="00520659" w:rsidRPr="0037562D" w14:paraId="7E11D343" w14:textId="77777777">
              <w:tc>
                <w:tcPr>
                  <w:tcW w:w="800" w:type="dxa"/>
                </w:tcPr>
                <w:p w14:paraId="35901922" w14:textId="77777777" w:rsidR="00520659" w:rsidRPr="0037562D" w:rsidRDefault="00520659">
                  <w:r w:rsidRPr="0037562D">
                    <w:t>SSN</w:t>
                  </w:r>
                </w:p>
              </w:tc>
              <w:tc>
                <w:tcPr>
                  <w:tcW w:w="3833" w:type="dxa"/>
                </w:tcPr>
                <w:p w14:paraId="7420F08F" w14:textId="77777777" w:rsidR="00520659" w:rsidRPr="0037562D" w:rsidRDefault="00520659">
                  <w:r w:rsidRPr="0037562D">
                    <w:t>Would any of the following individuals or organisations provide your household support in case of need: 1) local farmer associations or cooperatives, 2) other local associations (e.g. women support groups, youth groups), 3) individuals from my community, 4) individuals from a different community, 5) community leaders, 6) NGOs 8) local government, 9) national government, 10) other (please specify). [Count sources]</w:t>
                  </w:r>
                </w:p>
              </w:tc>
              <w:tc>
                <w:tcPr>
                  <w:tcW w:w="2313" w:type="dxa"/>
                </w:tcPr>
                <w:p w14:paraId="2EB99B88" w14:textId="77777777" w:rsidR="00520659" w:rsidRPr="0037562D" w:rsidRDefault="00520659">
                  <w:r>
                    <w:t>5</w:t>
                  </w:r>
                  <w:r w:rsidRPr="0037562D">
                    <w:t>: 3 or more</w:t>
                  </w:r>
                </w:p>
                <w:p w14:paraId="2190745E" w14:textId="77777777" w:rsidR="00520659" w:rsidRPr="0037562D" w:rsidRDefault="00520659">
                  <w:r>
                    <w:t>2</w:t>
                  </w:r>
                  <w:r w:rsidRPr="0037562D">
                    <w:t>.5: 1-2</w:t>
                  </w:r>
                </w:p>
                <w:p w14:paraId="3DCD0A52" w14:textId="77777777" w:rsidR="00520659" w:rsidRPr="0037562D" w:rsidRDefault="00520659">
                  <w:r w:rsidRPr="0037562D">
                    <w:t>0: None</w:t>
                  </w:r>
                </w:p>
              </w:tc>
            </w:tr>
            <w:tr w:rsidR="00520659" w:rsidRPr="0037562D" w14:paraId="421774BB" w14:textId="77777777">
              <w:tc>
                <w:tcPr>
                  <w:tcW w:w="800" w:type="dxa"/>
                </w:tcPr>
                <w:p w14:paraId="0CE2ABA0" w14:textId="77777777" w:rsidR="00520659" w:rsidRPr="0037562D" w:rsidRDefault="00520659">
                  <w:r w:rsidRPr="0037562D">
                    <w:t>AC</w:t>
                  </w:r>
                </w:p>
              </w:tc>
              <w:tc>
                <w:tcPr>
                  <w:tcW w:w="3833" w:type="dxa"/>
                </w:tcPr>
                <w:p w14:paraId="6EDEDD62" w14:textId="77777777" w:rsidR="00520659" w:rsidRPr="0037562D" w:rsidRDefault="00520659">
                  <w:r w:rsidRPr="0037562D">
                    <w:t xml:space="preserve">Can the head of household read and write in any language? </w:t>
                  </w:r>
                </w:p>
              </w:tc>
              <w:tc>
                <w:tcPr>
                  <w:tcW w:w="2313" w:type="dxa"/>
                </w:tcPr>
                <w:p w14:paraId="76DFE4A5" w14:textId="77777777" w:rsidR="00520659" w:rsidRPr="0037562D" w:rsidRDefault="00520659">
                  <w:r>
                    <w:t>5</w:t>
                  </w:r>
                  <w:r w:rsidRPr="0037562D">
                    <w:t>:</w:t>
                  </w:r>
                  <w:r>
                    <w:t xml:space="preserve"> Can read and write</w:t>
                  </w:r>
                </w:p>
                <w:p w14:paraId="06538B73" w14:textId="77777777" w:rsidR="00520659" w:rsidRDefault="00520659">
                  <w:r>
                    <w:t>2.5</w:t>
                  </w:r>
                  <w:r w:rsidRPr="0037562D">
                    <w:t>:</w:t>
                  </w:r>
                  <w:r>
                    <w:t xml:space="preserve"> Can read or write</w:t>
                  </w:r>
                </w:p>
                <w:p w14:paraId="4E1977D8" w14:textId="77777777" w:rsidR="00520659" w:rsidRPr="0037562D" w:rsidRDefault="00520659">
                  <w:r>
                    <w:lastRenderedPageBreak/>
                    <w:t>0: Cannot read or write, or prefer not to say</w:t>
                  </w:r>
                </w:p>
              </w:tc>
            </w:tr>
            <w:tr w:rsidR="00520659" w:rsidRPr="0037562D" w14:paraId="3FAB8D14" w14:textId="77777777">
              <w:tc>
                <w:tcPr>
                  <w:tcW w:w="800" w:type="dxa"/>
                </w:tcPr>
                <w:p w14:paraId="18E60CEB" w14:textId="77777777" w:rsidR="00520659" w:rsidRPr="0037562D" w:rsidRDefault="00520659">
                  <w:r w:rsidRPr="0037562D">
                    <w:lastRenderedPageBreak/>
                    <w:t>AC</w:t>
                  </w:r>
                </w:p>
              </w:tc>
              <w:tc>
                <w:tcPr>
                  <w:tcW w:w="3833" w:type="dxa"/>
                </w:tcPr>
                <w:p w14:paraId="4C8A44D3" w14:textId="77777777" w:rsidR="00520659" w:rsidRPr="0037562D" w:rsidRDefault="00520659">
                  <w:r w:rsidRPr="0037562D">
                    <w:t xml:space="preserve">On average, how many years have the household members of working age (&gt;14 and &lt;65 years old) attended formal school? </w:t>
                  </w:r>
                </w:p>
              </w:tc>
              <w:tc>
                <w:tcPr>
                  <w:tcW w:w="2313" w:type="dxa"/>
                </w:tcPr>
                <w:p w14:paraId="6F7F27FE" w14:textId="77777777" w:rsidR="00520659" w:rsidRPr="0037562D" w:rsidRDefault="00520659">
                  <w:r>
                    <w:t>5</w:t>
                  </w:r>
                  <w:r w:rsidRPr="0037562D">
                    <w:t>: ≥7</w:t>
                  </w:r>
                  <w:r>
                    <w:t xml:space="preserve"> (Secondary or higher)</w:t>
                  </w:r>
                </w:p>
                <w:p w14:paraId="7C2E3734" w14:textId="77777777" w:rsidR="00520659" w:rsidRDefault="00520659">
                  <w:r>
                    <w:t>2</w:t>
                  </w:r>
                  <w:r w:rsidRPr="0037562D">
                    <w:t>.5:&lt;7</w:t>
                  </w:r>
                  <w:r>
                    <w:t xml:space="preserve"> (Primary only)</w:t>
                  </w:r>
                </w:p>
                <w:p w14:paraId="1408B084" w14:textId="77777777" w:rsidR="00520659" w:rsidRPr="0037562D" w:rsidRDefault="00520659">
                  <w:r w:rsidRPr="0037562D">
                    <w:t>0:0</w:t>
                  </w:r>
                  <w:r>
                    <w:t xml:space="preserve"> (None)</w:t>
                  </w:r>
                </w:p>
                <w:p w14:paraId="2C687DB6" w14:textId="77777777" w:rsidR="00520659" w:rsidRPr="0037562D" w:rsidRDefault="00520659"/>
              </w:tc>
            </w:tr>
            <w:tr w:rsidR="00520659" w:rsidRPr="0037562D" w14:paraId="213C0BAD" w14:textId="77777777">
              <w:tc>
                <w:tcPr>
                  <w:tcW w:w="800" w:type="dxa"/>
                </w:tcPr>
                <w:p w14:paraId="33500990" w14:textId="77777777" w:rsidR="00520659" w:rsidRPr="0037562D" w:rsidRDefault="00520659">
                  <w:r w:rsidRPr="0037562D">
                    <w:t>AC</w:t>
                  </w:r>
                </w:p>
              </w:tc>
              <w:tc>
                <w:tcPr>
                  <w:tcW w:w="3833" w:type="dxa"/>
                </w:tcPr>
                <w:p w14:paraId="208BB63A" w14:textId="77777777" w:rsidR="00520659" w:rsidRPr="0037562D" w:rsidRDefault="00520659">
                  <w:r w:rsidRPr="0037562D">
                    <w:t>Has any household member received training in the last 12 months?</w:t>
                  </w:r>
                </w:p>
              </w:tc>
              <w:tc>
                <w:tcPr>
                  <w:tcW w:w="2313" w:type="dxa"/>
                </w:tcPr>
                <w:p w14:paraId="2ADA8B8A" w14:textId="77777777" w:rsidR="00520659" w:rsidRPr="0037562D" w:rsidRDefault="00520659">
                  <w:r>
                    <w:t>5</w:t>
                  </w:r>
                  <w:r w:rsidRPr="0037562D">
                    <w:t>: Y</w:t>
                  </w:r>
                </w:p>
                <w:p w14:paraId="1D27F704" w14:textId="77777777" w:rsidR="00520659" w:rsidRPr="0037562D" w:rsidRDefault="00520659">
                  <w:r w:rsidRPr="0037562D">
                    <w:t>0: N</w:t>
                  </w:r>
                </w:p>
              </w:tc>
            </w:tr>
            <w:tr w:rsidR="00520659" w:rsidRPr="0037562D" w14:paraId="01D4B637" w14:textId="77777777">
              <w:tc>
                <w:tcPr>
                  <w:tcW w:w="800" w:type="dxa"/>
                </w:tcPr>
                <w:p w14:paraId="1798C0AB" w14:textId="77777777" w:rsidR="00520659" w:rsidRPr="0037562D" w:rsidRDefault="00520659">
                  <w:r w:rsidRPr="0037562D">
                    <w:t>AC</w:t>
                  </w:r>
                </w:p>
              </w:tc>
              <w:tc>
                <w:tcPr>
                  <w:tcW w:w="3833" w:type="dxa"/>
                </w:tcPr>
                <w:p w14:paraId="5A242B46" w14:textId="77777777" w:rsidR="00520659" w:rsidRPr="0037562D" w:rsidRDefault="00520659">
                  <w:r w:rsidRPr="0037562D">
                    <w:t xml:space="preserve">In the past 12 months, </w:t>
                  </w:r>
                  <w:r>
                    <w:t xml:space="preserve">what were all the household’s sources of income: </w:t>
                  </w:r>
                  <w:r w:rsidRPr="0037562D">
                    <w:t>: 1) Agriculture, animal breeding, fishing, 2) Other family business, 3) Government salary, 4) private sector salary, 5) Cash transfers (e.g. transfers from absent family members, donations), 6) Other (please specify) [count sources]</w:t>
                  </w:r>
                </w:p>
              </w:tc>
              <w:tc>
                <w:tcPr>
                  <w:tcW w:w="2313" w:type="dxa"/>
                </w:tcPr>
                <w:p w14:paraId="389CFD63" w14:textId="77777777" w:rsidR="00520659" w:rsidRPr="0037562D" w:rsidRDefault="00520659">
                  <w:r>
                    <w:t>5</w:t>
                  </w:r>
                  <w:r w:rsidRPr="0037562D">
                    <w:t>: 3 or more sources</w:t>
                  </w:r>
                </w:p>
                <w:p w14:paraId="79B19A73" w14:textId="77777777" w:rsidR="00520659" w:rsidRPr="0037562D" w:rsidRDefault="00520659">
                  <w:r>
                    <w:t>2</w:t>
                  </w:r>
                  <w:r w:rsidRPr="0037562D">
                    <w:t>.5: 2 sources</w:t>
                  </w:r>
                </w:p>
                <w:p w14:paraId="2D7F25AA" w14:textId="77777777" w:rsidR="00520659" w:rsidRPr="0037562D" w:rsidRDefault="00520659">
                  <w:r w:rsidRPr="0037562D">
                    <w:t>0: 1 source</w:t>
                  </w:r>
                </w:p>
              </w:tc>
            </w:tr>
            <w:tr w:rsidR="00520659" w:rsidRPr="0037562D" w14:paraId="1DB2F9E0" w14:textId="77777777">
              <w:tc>
                <w:tcPr>
                  <w:tcW w:w="800" w:type="dxa"/>
                </w:tcPr>
                <w:p w14:paraId="585F0C15" w14:textId="77777777" w:rsidR="00520659" w:rsidRPr="0037562D" w:rsidRDefault="00520659">
                  <w:r w:rsidRPr="0037562D">
                    <w:t>AC</w:t>
                  </w:r>
                </w:p>
              </w:tc>
              <w:tc>
                <w:tcPr>
                  <w:tcW w:w="3833" w:type="dxa"/>
                </w:tcPr>
                <w:p w14:paraId="515F72FF" w14:textId="77777777" w:rsidR="00520659" w:rsidRPr="0037562D" w:rsidRDefault="00520659">
                  <w:r w:rsidRPr="0037562D">
                    <w:t>In the past 7 days, what percentage of the household's income was used for buying food</w:t>
                  </w:r>
                </w:p>
              </w:tc>
              <w:tc>
                <w:tcPr>
                  <w:tcW w:w="2313" w:type="dxa"/>
                </w:tcPr>
                <w:p w14:paraId="55CB8AA9" w14:textId="77777777" w:rsidR="00520659" w:rsidRDefault="00520659">
                  <w:r>
                    <w:t>5</w:t>
                  </w:r>
                  <w:r w:rsidRPr="0037562D">
                    <w:t>:</w:t>
                  </w:r>
                  <w:r>
                    <w:t xml:space="preserve"> 0-25%</w:t>
                  </w:r>
                </w:p>
                <w:p w14:paraId="7C93500E" w14:textId="77777777" w:rsidR="00520659" w:rsidRPr="0037562D" w:rsidRDefault="00520659">
                  <w:r>
                    <w:t>3.33:</w:t>
                  </w:r>
                  <w:r w:rsidRPr="0037562D">
                    <w:t xml:space="preserve"> </w:t>
                  </w:r>
                  <w:r>
                    <w:t>26-50</w:t>
                  </w:r>
                  <w:r w:rsidRPr="0037562D">
                    <w:t>%</w:t>
                  </w:r>
                </w:p>
                <w:p w14:paraId="3A73210C" w14:textId="77777777" w:rsidR="00520659" w:rsidRPr="0037562D" w:rsidRDefault="00520659">
                  <w:r>
                    <w:t>1.66: 51-75%</w:t>
                  </w:r>
                </w:p>
                <w:p w14:paraId="6DC79BDA" w14:textId="77777777" w:rsidR="00520659" w:rsidRPr="0037562D" w:rsidRDefault="00520659">
                  <w:r>
                    <w:t>0</w:t>
                  </w:r>
                  <w:r w:rsidRPr="0037562D">
                    <w:t xml:space="preserve">: </w:t>
                  </w:r>
                  <w:r>
                    <w:t>76-100%</w:t>
                  </w:r>
                </w:p>
              </w:tc>
            </w:tr>
            <w:tr w:rsidR="00520659" w:rsidRPr="0037562D" w14:paraId="4505ACDF" w14:textId="77777777">
              <w:tc>
                <w:tcPr>
                  <w:tcW w:w="800" w:type="dxa"/>
                </w:tcPr>
                <w:p w14:paraId="7628CDA1" w14:textId="77777777" w:rsidR="00520659" w:rsidRPr="0037562D" w:rsidRDefault="00520659">
                  <w:r w:rsidRPr="0037562D">
                    <w:t>AC</w:t>
                  </w:r>
                </w:p>
              </w:tc>
              <w:tc>
                <w:tcPr>
                  <w:tcW w:w="3833" w:type="dxa"/>
                </w:tcPr>
                <w:p w14:paraId="16658FBA" w14:textId="77777777" w:rsidR="00520659" w:rsidRPr="0037562D" w:rsidRDefault="00520659">
                  <w:r w:rsidRPr="0037562D">
                    <w:t xml:space="preserve">In the past 5 years, has your farm/household had access to credit to support investment in your farming business. </w:t>
                  </w:r>
                </w:p>
              </w:tc>
              <w:tc>
                <w:tcPr>
                  <w:tcW w:w="2313" w:type="dxa"/>
                </w:tcPr>
                <w:p w14:paraId="51479E52" w14:textId="77777777" w:rsidR="00520659" w:rsidRPr="0037562D" w:rsidRDefault="00520659">
                  <w:r>
                    <w:t>5</w:t>
                  </w:r>
                  <w:r w:rsidRPr="0037562D">
                    <w:t>:Y</w:t>
                  </w:r>
                </w:p>
                <w:p w14:paraId="4391A221" w14:textId="77777777" w:rsidR="00520659" w:rsidRPr="0037562D" w:rsidRDefault="00520659">
                  <w:r w:rsidRPr="0037562D">
                    <w:t>0:N</w:t>
                  </w:r>
                  <w:r>
                    <w:t>, or I don’t know</w:t>
                  </w:r>
                </w:p>
              </w:tc>
            </w:tr>
            <w:tr w:rsidR="00520659" w:rsidRPr="0037562D" w14:paraId="629F9FF3" w14:textId="77777777">
              <w:tc>
                <w:tcPr>
                  <w:tcW w:w="800" w:type="dxa"/>
                </w:tcPr>
                <w:p w14:paraId="05C5BB89" w14:textId="77777777" w:rsidR="00520659" w:rsidRPr="0037562D" w:rsidRDefault="00520659">
                  <w:r w:rsidRPr="0037562D">
                    <w:t>AC</w:t>
                  </w:r>
                </w:p>
              </w:tc>
              <w:tc>
                <w:tcPr>
                  <w:tcW w:w="3833" w:type="dxa"/>
                </w:tcPr>
                <w:p w14:paraId="0DB8260D" w14:textId="77777777" w:rsidR="00520659" w:rsidRPr="00A033E1" w:rsidRDefault="00520659">
                  <w:pPr>
                    <w:rPr>
                      <w:color w:val="FF0000"/>
                      <w:lang w:val="en-US"/>
                    </w:rPr>
                  </w:pPr>
                  <w:r w:rsidRPr="00A033E1">
                    <w:rPr>
                      <w:lang w:val="en-US"/>
                    </w:rPr>
                    <w:t>How do you feel about your farm/household's ability to meet credit repayments now and until the loans are fully repaid?</w:t>
                  </w:r>
                </w:p>
              </w:tc>
              <w:tc>
                <w:tcPr>
                  <w:tcW w:w="2313" w:type="dxa"/>
                </w:tcPr>
                <w:p w14:paraId="6C988BCC" w14:textId="77777777" w:rsidR="00520659" w:rsidRPr="0037562D" w:rsidRDefault="00520659">
                  <w:r>
                    <w:t>5</w:t>
                  </w:r>
                  <w:r w:rsidRPr="0037562D">
                    <w:t>:</w:t>
                  </w:r>
                  <w:r>
                    <w:t xml:space="preserve"> Full repayments</w:t>
                  </w:r>
                </w:p>
                <w:p w14:paraId="33381176" w14:textId="77777777" w:rsidR="00520659" w:rsidRPr="0037562D" w:rsidRDefault="00520659">
                  <w:r>
                    <w:t>3.33: Uncertain future repayments</w:t>
                  </w:r>
                </w:p>
                <w:p w14:paraId="0902BB8E" w14:textId="77777777" w:rsidR="00520659" w:rsidRDefault="00520659">
                  <w:r>
                    <w:t>1.66: Uncertain current repayments</w:t>
                  </w:r>
                </w:p>
                <w:p w14:paraId="48E1E857" w14:textId="77777777" w:rsidR="00520659" w:rsidRPr="0037562D" w:rsidRDefault="00520659">
                  <w:r>
                    <w:t>0: Uncertain current and future repayments</w:t>
                  </w:r>
                </w:p>
                <w:p w14:paraId="1D9B1C76" w14:textId="77777777" w:rsidR="00520659" w:rsidRPr="0037562D" w:rsidRDefault="00520659"/>
              </w:tc>
            </w:tr>
            <w:tr w:rsidR="00520659" w:rsidRPr="0037562D" w14:paraId="654AC77C" w14:textId="77777777">
              <w:tc>
                <w:tcPr>
                  <w:tcW w:w="800" w:type="dxa"/>
                </w:tcPr>
                <w:p w14:paraId="20C81940" w14:textId="77777777" w:rsidR="00520659" w:rsidRPr="0037562D" w:rsidRDefault="00520659">
                  <w:r w:rsidRPr="0037562D">
                    <w:t>AC</w:t>
                  </w:r>
                </w:p>
              </w:tc>
              <w:tc>
                <w:tcPr>
                  <w:tcW w:w="3833" w:type="dxa"/>
                </w:tcPr>
                <w:p w14:paraId="377D7C46" w14:textId="77777777" w:rsidR="00520659" w:rsidRPr="0037562D" w:rsidRDefault="00520659">
                  <w:r w:rsidRPr="0037562D">
                    <w:t>Do you have access to crop insurance? If yes, what is covered, e.g. losses from weather events, pest outbreaks market shocks?</w:t>
                  </w:r>
                </w:p>
              </w:tc>
              <w:tc>
                <w:tcPr>
                  <w:tcW w:w="2313" w:type="dxa"/>
                </w:tcPr>
                <w:p w14:paraId="641562F8" w14:textId="77777777" w:rsidR="00520659" w:rsidRPr="0037562D" w:rsidRDefault="00520659">
                  <w:r>
                    <w:t>5</w:t>
                  </w:r>
                  <w:r w:rsidRPr="0037562D">
                    <w:t>:Y</w:t>
                  </w:r>
                </w:p>
                <w:p w14:paraId="2382A042" w14:textId="77777777" w:rsidR="00520659" w:rsidRPr="0037562D" w:rsidRDefault="00520659">
                  <w:r w:rsidRPr="0037562D">
                    <w:t>0:N</w:t>
                  </w:r>
                </w:p>
              </w:tc>
            </w:tr>
            <w:tr w:rsidR="00520659" w:rsidRPr="0037562D" w14:paraId="2E4CB597" w14:textId="77777777">
              <w:tc>
                <w:tcPr>
                  <w:tcW w:w="800" w:type="dxa"/>
                </w:tcPr>
                <w:p w14:paraId="00D3D324" w14:textId="77777777" w:rsidR="00520659" w:rsidRPr="0037562D" w:rsidRDefault="00520659">
                  <w:r w:rsidRPr="0037562D">
                    <w:t>AC</w:t>
                  </w:r>
                </w:p>
              </w:tc>
              <w:tc>
                <w:tcPr>
                  <w:tcW w:w="3833" w:type="dxa"/>
                </w:tcPr>
                <w:p w14:paraId="5957BF8D" w14:textId="77777777" w:rsidR="00520659" w:rsidRPr="0037562D" w:rsidRDefault="00520659">
                  <w:r w:rsidRPr="0037562D">
                    <w:t>Do you have access to subsidies for agricultural inputs? If yes, which inputs</w:t>
                  </w:r>
                </w:p>
              </w:tc>
              <w:tc>
                <w:tcPr>
                  <w:tcW w:w="2313" w:type="dxa"/>
                </w:tcPr>
                <w:p w14:paraId="165C7C43" w14:textId="77777777" w:rsidR="00520659" w:rsidRPr="0037562D" w:rsidRDefault="00520659">
                  <w:r>
                    <w:t>5</w:t>
                  </w:r>
                  <w:r w:rsidRPr="0037562D">
                    <w:t>:Y</w:t>
                  </w:r>
                </w:p>
                <w:p w14:paraId="7517D4D4" w14:textId="77777777" w:rsidR="00520659" w:rsidRPr="0037562D" w:rsidRDefault="00520659">
                  <w:r w:rsidRPr="0037562D">
                    <w:t>0:N</w:t>
                  </w:r>
                </w:p>
              </w:tc>
            </w:tr>
          </w:tbl>
          <w:p w14:paraId="4FDF1CF9" w14:textId="77777777" w:rsidR="00520659" w:rsidRPr="0037562D" w:rsidRDefault="00520659"/>
          <w:p w14:paraId="3D67625C" w14:textId="77777777" w:rsidR="00520659" w:rsidRPr="0037562D" w:rsidRDefault="00520659">
            <w:pPr>
              <w:rPr>
                <w:highlight w:val="yellow"/>
              </w:rPr>
            </w:pPr>
            <w:r w:rsidRPr="0037562D">
              <w:lastRenderedPageBreak/>
              <w:t xml:space="preserve">Additionally, HOLPA collects data on household exposure to shocks over the last </w:t>
            </w:r>
            <w:r>
              <w:t>12 months</w:t>
            </w:r>
            <w:r w:rsidRPr="0037562D">
              <w:t xml:space="preserve"> and any coping mechanisms employed. </w:t>
            </w:r>
          </w:p>
        </w:tc>
      </w:tr>
      <w:tr w:rsidR="00CE58B4" w:rsidRPr="0037562D" w14:paraId="22F54FA2" w14:textId="77777777" w:rsidTr="5038A7C3">
        <w:tc>
          <w:tcPr>
            <w:tcW w:w="2155" w:type="dxa"/>
            <w:shd w:val="clear" w:color="auto" w:fill="8DD873" w:themeFill="accent6" w:themeFillTint="99"/>
          </w:tcPr>
          <w:p w14:paraId="22ADAD0D" w14:textId="3A11CEA9" w:rsidR="00CE58B4" w:rsidRPr="0037562D" w:rsidRDefault="00CE58B4">
            <w:r w:rsidRPr="0037562D">
              <w:lastRenderedPageBreak/>
              <w:t>Guidance on data entry and reporting</w:t>
            </w:r>
          </w:p>
        </w:tc>
        <w:tc>
          <w:tcPr>
            <w:tcW w:w="7195" w:type="dxa"/>
          </w:tcPr>
          <w:p w14:paraId="7BD484BD" w14:textId="77777777" w:rsidR="00CE58B4" w:rsidRPr="0037562D" w:rsidRDefault="00CE58B4"/>
        </w:tc>
      </w:tr>
      <w:tr w:rsidR="00CE58B4" w:rsidRPr="0037562D" w14:paraId="6A5BEDA3" w14:textId="77777777" w:rsidTr="5038A7C3">
        <w:tc>
          <w:tcPr>
            <w:tcW w:w="2155" w:type="dxa"/>
            <w:shd w:val="clear" w:color="auto" w:fill="8DD873" w:themeFill="accent6" w:themeFillTint="99"/>
          </w:tcPr>
          <w:p w14:paraId="37FCAED4" w14:textId="701FBB50" w:rsidR="00CE58B4" w:rsidRPr="0037562D" w:rsidRDefault="00CE58B4" w:rsidP="00CE58B4">
            <w:r>
              <w:t>Indicator interpretation and threshold setting</w:t>
            </w:r>
          </w:p>
        </w:tc>
        <w:tc>
          <w:tcPr>
            <w:tcW w:w="7195" w:type="dxa"/>
          </w:tcPr>
          <w:p w14:paraId="73CBBE99" w14:textId="77777777" w:rsidR="00CE58B4" w:rsidRPr="0037562D" w:rsidRDefault="00CE58B4" w:rsidP="00CE58B4"/>
        </w:tc>
      </w:tr>
      <w:tr w:rsidR="00CE58B4" w:rsidRPr="0037562D" w14:paraId="1011C928" w14:textId="77777777" w:rsidTr="5038A7C3">
        <w:tc>
          <w:tcPr>
            <w:tcW w:w="2155" w:type="dxa"/>
            <w:shd w:val="clear" w:color="auto" w:fill="8DD873" w:themeFill="accent6" w:themeFillTint="99"/>
          </w:tcPr>
          <w:p w14:paraId="0FAA02F2" w14:textId="0C61E034" w:rsidR="00CE58B4" w:rsidRPr="0037562D" w:rsidRDefault="00CE58B4" w:rsidP="00CE58B4">
            <w:r>
              <w:t xml:space="preserve">Limitations </w:t>
            </w:r>
          </w:p>
        </w:tc>
        <w:tc>
          <w:tcPr>
            <w:tcW w:w="7195" w:type="dxa"/>
          </w:tcPr>
          <w:p w14:paraId="083FBBBC" w14:textId="77777777" w:rsidR="00CE58B4" w:rsidRPr="0037562D" w:rsidRDefault="00CE58B4" w:rsidP="00CE58B4"/>
        </w:tc>
      </w:tr>
      <w:tr w:rsidR="00CE58B4" w:rsidRPr="0037562D" w14:paraId="4DE77642" w14:textId="77777777" w:rsidTr="5038A7C3">
        <w:tc>
          <w:tcPr>
            <w:tcW w:w="2155" w:type="dxa"/>
            <w:shd w:val="clear" w:color="auto" w:fill="8DD873" w:themeFill="accent6" w:themeFillTint="99"/>
          </w:tcPr>
          <w:p w14:paraId="155EBD4E" w14:textId="77777777" w:rsidR="00CE58B4" w:rsidRPr="0037562D" w:rsidRDefault="00CE58B4" w:rsidP="00CE58B4">
            <w:r w:rsidRPr="0037562D">
              <w:t>References</w:t>
            </w:r>
          </w:p>
        </w:tc>
        <w:tc>
          <w:tcPr>
            <w:tcW w:w="7195" w:type="dxa"/>
          </w:tcPr>
          <w:p w14:paraId="6E910E88" w14:textId="4E1F106D" w:rsidR="00CE58B4" w:rsidRPr="0037562D" w:rsidRDefault="00CE58B4" w:rsidP="00CE58B4">
            <w:r w:rsidRPr="0037562D">
              <w:t>FAO (2016) RIMA</w:t>
            </w:r>
            <w:r w:rsidRPr="0037562D">
              <w:fldChar w:fldCharType="begin"/>
            </w:r>
            <w:r>
              <w:instrText xml:space="preserve"> ADDIN ZOTERO_ITEM CSL_CITATION {"citationID":"wjjRdiHI","properties":{"formattedCitation":"\\super 34\\nosupersub{}","plainCitation":"34","noteIndex":0},"citationItems":[{"id":138,"uris":["http://zotero.org/users/6629962/items/KY9G8VLZ"],"itemData":{"id":138,"type":"report","publisher":"Food and Agriculture Organization of the United Nations","title":"Resilience Index Measurement and Analysis-II","author":[{"family":"FAO","given":""}],"issued":{"date-parts":[["2016"]]}}}],"schema":"https://github.com/citation-style-language/schema/raw/master/csl-citation.json"} </w:instrText>
            </w:r>
            <w:r w:rsidRPr="0037562D">
              <w:fldChar w:fldCharType="separate"/>
            </w:r>
            <w:r w:rsidRPr="00520659">
              <w:rPr>
                <w:rFonts w:ascii="Aptos" w:hAnsi="Aptos" w:cs="Times New Roman"/>
                <w:vertAlign w:val="superscript"/>
              </w:rPr>
              <w:t>34</w:t>
            </w:r>
            <w:r w:rsidRPr="0037562D">
              <w:fldChar w:fldCharType="end"/>
            </w:r>
          </w:p>
        </w:tc>
      </w:tr>
    </w:tbl>
    <w:p w14:paraId="43B0AFBF" w14:textId="77777777" w:rsidR="00520659" w:rsidRPr="0037562D" w:rsidRDefault="00520659" w:rsidP="00520659"/>
    <w:p w14:paraId="6C531032" w14:textId="77777777" w:rsidR="00520659" w:rsidRPr="0037562D" w:rsidRDefault="00520659" w:rsidP="00520659"/>
    <w:p w14:paraId="49A137E3" w14:textId="77777777" w:rsidR="00520659" w:rsidRPr="0037562D" w:rsidRDefault="00520659" w:rsidP="00520659">
      <w:pPr>
        <w:rPr>
          <w:rFonts w:asciiTheme="majorHAnsi" w:eastAsiaTheme="majorEastAsia" w:hAnsiTheme="majorHAnsi" w:cstheme="majorBidi"/>
          <w:color w:val="0F4761" w:themeColor="accent1" w:themeShade="BF"/>
          <w:sz w:val="26"/>
          <w:szCs w:val="26"/>
        </w:rPr>
      </w:pPr>
      <w:r w:rsidRPr="0037562D">
        <w:br w:type="page"/>
      </w:r>
    </w:p>
    <w:p w14:paraId="48E9E4B1" w14:textId="77777777" w:rsidR="00520659" w:rsidRPr="0037562D" w:rsidRDefault="00520659" w:rsidP="00520659">
      <w:pPr>
        <w:pStyle w:val="Heading2"/>
      </w:pPr>
      <w:bookmarkStart w:id="140" w:name="_Toc127819115"/>
      <w:bookmarkStart w:id="141" w:name="_Toc166680106"/>
      <w:bookmarkStart w:id="142" w:name="_Toc206927368"/>
      <w:bookmarkStart w:id="143" w:name="_Toc213065214"/>
      <w:r w:rsidRPr="0037562D">
        <w:lastRenderedPageBreak/>
        <w:t>Complementary indicators</w:t>
      </w:r>
      <w:bookmarkEnd w:id="140"/>
      <w:bookmarkEnd w:id="141"/>
      <w:bookmarkEnd w:id="142"/>
      <w:bookmarkEnd w:id="143"/>
    </w:p>
    <w:p w14:paraId="4FF74359" w14:textId="77777777" w:rsidR="00520659" w:rsidRPr="0037562D" w:rsidRDefault="00520659" w:rsidP="00520659">
      <w:r w:rsidRPr="0037562D">
        <w:t>These indicators cannot be calculated from data collected through the standard HOLPA survey, yet are recommended for inclusion as complementary performance indicators for projects with capacity to collect additional data.</w:t>
      </w:r>
    </w:p>
    <w:p w14:paraId="5BDFA07F" w14:textId="77777777" w:rsidR="00520659" w:rsidRPr="0037562D" w:rsidRDefault="00520659" w:rsidP="00520659">
      <w:pPr>
        <w:pStyle w:val="Heading3"/>
      </w:pPr>
      <w:bookmarkStart w:id="144" w:name="_Toc166680107"/>
      <w:r w:rsidRPr="0037562D">
        <w:t>Bat, bird and insect diversity</w:t>
      </w:r>
      <w:bookmarkEnd w:id="144"/>
    </w:p>
    <w:tbl>
      <w:tblPr>
        <w:tblW w:w="0" w:type="auto"/>
        <w:tblLayout w:type="fixed"/>
        <w:tblLook w:val="04A0" w:firstRow="1" w:lastRow="0" w:firstColumn="1" w:lastColumn="0" w:noHBand="0" w:noVBand="1"/>
      </w:tblPr>
      <w:tblGrid>
        <w:gridCol w:w="2145"/>
        <w:gridCol w:w="7185"/>
      </w:tblGrid>
      <w:tr w:rsidR="00520659" w:rsidRPr="0037562D" w14:paraId="172B23FF"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2D1D08F2" w14:textId="77777777" w:rsidR="00520659" w:rsidRPr="0037562D" w:rsidRDefault="00520659">
            <w:pPr>
              <w:spacing w:line="257" w:lineRule="auto"/>
            </w:pPr>
            <w:r w:rsidRPr="0037562D">
              <w:rPr>
                <w:rFonts w:eastAsia="Calibri" w:cs="Calibri"/>
                <w:b/>
                <w:bCs/>
                <w:color w:val="000000" w:themeColor="text1"/>
              </w:rPr>
              <w:t>Indicator</w:t>
            </w:r>
            <w:r w:rsidRPr="0037562D">
              <w:rPr>
                <w:rFonts w:eastAsia="Calibri" w:cs="Calibri"/>
                <w:color w:val="000000" w:themeColor="text1"/>
              </w:rPr>
              <w:t xml:space="preserve"> </w:t>
            </w:r>
          </w:p>
        </w:tc>
        <w:tc>
          <w:tcPr>
            <w:tcW w:w="7185" w:type="dxa"/>
            <w:tcBorders>
              <w:top w:val="single" w:sz="8" w:space="0" w:color="auto"/>
              <w:left w:val="single" w:sz="8" w:space="0" w:color="auto"/>
              <w:bottom w:val="single" w:sz="8" w:space="0" w:color="auto"/>
              <w:right w:val="single" w:sz="8" w:space="0" w:color="auto"/>
            </w:tcBorders>
          </w:tcPr>
          <w:p w14:paraId="4DECF977" w14:textId="77777777" w:rsidR="00520659" w:rsidRPr="0037562D" w:rsidRDefault="00520659">
            <w:pPr>
              <w:spacing w:line="257" w:lineRule="auto"/>
              <w:rPr>
                <w:rFonts w:eastAsia="Calibri" w:cs="Calibri"/>
              </w:rPr>
            </w:pPr>
            <w:r w:rsidRPr="0037562D">
              <w:rPr>
                <w:rFonts w:eastAsia="Calibri" w:cs="Calibri"/>
                <w:b/>
                <w:bCs/>
              </w:rPr>
              <w:t xml:space="preserve">Bat, bird and insect diversity </w:t>
            </w:r>
            <w:r w:rsidRPr="0037562D">
              <w:rPr>
                <w:rFonts w:eastAsia="Calibri" w:cs="Calibri"/>
              </w:rPr>
              <w:t xml:space="preserve"> </w:t>
            </w:r>
          </w:p>
        </w:tc>
      </w:tr>
      <w:tr w:rsidR="00520659" w:rsidRPr="0037562D" w14:paraId="0DBCAFC1"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6D10B856" w14:textId="77777777" w:rsidR="00520659" w:rsidRPr="0037562D" w:rsidRDefault="00520659">
            <w:pPr>
              <w:spacing w:line="257" w:lineRule="auto"/>
            </w:pPr>
            <w:r w:rsidRPr="0037562D">
              <w:rPr>
                <w:rFonts w:eastAsia="Calibri" w:cs="Calibri"/>
                <w:color w:val="000000" w:themeColor="text1"/>
              </w:rPr>
              <w:t xml:space="preserve">Theme </w:t>
            </w:r>
          </w:p>
        </w:tc>
        <w:tc>
          <w:tcPr>
            <w:tcW w:w="7185" w:type="dxa"/>
            <w:tcBorders>
              <w:top w:val="single" w:sz="8" w:space="0" w:color="auto"/>
              <w:left w:val="single" w:sz="8" w:space="0" w:color="auto"/>
              <w:bottom w:val="single" w:sz="8" w:space="0" w:color="auto"/>
              <w:right w:val="single" w:sz="8" w:space="0" w:color="auto"/>
            </w:tcBorders>
          </w:tcPr>
          <w:p w14:paraId="357CBF1E" w14:textId="77777777" w:rsidR="00520659" w:rsidRPr="0037562D" w:rsidRDefault="00520659">
            <w:pPr>
              <w:spacing w:line="257" w:lineRule="auto"/>
            </w:pPr>
            <w:r w:rsidRPr="0037562D">
              <w:rPr>
                <w:rFonts w:eastAsia="Calibri" w:cs="Calibri"/>
              </w:rPr>
              <w:t xml:space="preserve">Biodiversity </w:t>
            </w:r>
          </w:p>
        </w:tc>
      </w:tr>
      <w:tr w:rsidR="00520659" w:rsidRPr="0037562D" w14:paraId="169D6DDA"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1AAF2807" w14:textId="77777777" w:rsidR="00520659" w:rsidRPr="0037562D" w:rsidRDefault="00520659">
            <w:pPr>
              <w:spacing w:line="257" w:lineRule="auto"/>
            </w:pPr>
            <w:r w:rsidRPr="0037562D">
              <w:rPr>
                <w:rFonts w:eastAsia="Calibri" w:cs="Calibri"/>
                <w:color w:val="000000" w:themeColor="text1"/>
              </w:rPr>
              <w:t xml:space="preserve">Purpose of indicator </w:t>
            </w:r>
          </w:p>
        </w:tc>
        <w:tc>
          <w:tcPr>
            <w:tcW w:w="7185" w:type="dxa"/>
            <w:tcBorders>
              <w:top w:val="single" w:sz="8" w:space="0" w:color="auto"/>
              <w:left w:val="single" w:sz="8" w:space="0" w:color="auto"/>
              <w:bottom w:val="single" w:sz="8" w:space="0" w:color="auto"/>
              <w:right w:val="single" w:sz="8" w:space="0" w:color="auto"/>
            </w:tcBorders>
          </w:tcPr>
          <w:p w14:paraId="4C9F4EC3" w14:textId="77777777" w:rsidR="00520659" w:rsidRPr="0037562D" w:rsidRDefault="00520659">
            <w:pPr>
              <w:spacing w:line="257" w:lineRule="auto"/>
              <w:rPr>
                <w:rFonts w:eastAsia="Calibri" w:cs="Calibri"/>
              </w:rPr>
            </w:pPr>
            <w:r w:rsidRPr="0037562D">
              <w:rPr>
                <w:rFonts w:eastAsia="Calibri" w:cs="Calibri"/>
              </w:rPr>
              <w:t>Relevant for the post-2020 Global Biodiversity Framework Target 10 on ‘Proportion of agricultural area under productive and sustainable agriculture’. In addition to evaluation of on farm crop and Livestock diversity, this metric will summarise species level diversity of trees, birds and insects within the farm landscape used by farmers. It will combine field transects and use state of the art acoustic monitoring and school-based citizen science monitoring to evaluate, bird, insect and bat diversity across the ALLs.</w:t>
            </w:r>
          </w:p>
        </w:tc>
      </w:tr>
      <w:tr w:rsidR="00520659" w:rsidRPr="0037562D" w14:paraId="1403D4FE"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308C03F6" w14:textId="77777777" w:rsidR="00520659" w:rsidRPr="0037562D" w:rsidRDefault="00520659">
            <w:pPr>
              <w:spacing w:line="257" w:lineRule="auto"/>
            </w:pPr>
            <w:r w:rsidRPr="0037562D">
              <w:rPr>
                <w:rFonts w:eastAsia="Calibri" w:cs="Calibri"/>
                <w:color w:val="000000" w:themeColor="text1"/>
              </w:rPr>
              <w:t xml:space="preserve">Data source </w:t>
            </w:r>
          </w:p>
        </w:tc>
        <w:tc>
          <w:tcPr>
            <w:tcW w:w="7185" w:type="dxa"/>
            <w:tcBorders>
              <w:top w:val="single" w:sz="8" w:space="0" w:color="auto"/>
              <w:left w:val="single" w:sz="8" w:space="0" w:color="auto"/>
              <w:bottom w:val="single" w:sz="8" w:space="0" w:color="auto"/>
              <w:right w:val="single" w:sz="8" w:space="0" w:color="auto"/>
            </w:tcBorders>
          </w:tcPr>
          <w:p w14:paraId="0680BDF3" w14:textId="77777777" w:rsidR="00520659" w:rsidRPr="0037562D" w:rsidRDefault="00520659">
            <w:pPr>
              <w:spacing w:line="257" w:lineRule="auto"/>
            </w:pPr>
            <w:r w:rsidRPr="0037562D">
              <w:rPr>
                <w:rFonts w:eastAsia="Calibri" w:cs="Calibri"/>
              </w:rPr>
              <w:t xml:space="preserve">Field survey, field based Passive Acoustic Monitoring (PAM), and citizen science  </w:t>
            </w:r>
          </w:p>
        </w:tc>
      </w:tr>
      <w:tr w:rsidR="00520659" w:rsidRPr="0037562D" w14:paraId="7D3D6BF8"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720ED336" w14:textId="77777777" w:rsidR="00520659" w:rsidRPr="0037562D" w:rsidRDefault="00520659">
            <w:pPr>
              <w:spacing w:line="257" w:lineRule="auto"/>
            </w:pPr>
            <w:r w:rsidRPr="0037562D">
              <w:rPr>
                <w:rFonts w:eastAsia="Calibri" w:cs="Calibri"/>
                <w:color w:val="000000" w:themeColor="text1"/>
              </w:rPr>
              <w:t xml:space="preserve">Measurement </w:t>
            </w:r>
          </w:p>
        </w:tc>
        <w:tc>
          <w:tcPr>
            <w:tcW w:w="7185" w:type="dxa"/>
            <w:tcBorders>
              <w:top w:val="single" w:sz="8" w:space="0" w:color="auto"/>
              <w:left w:val="single" w:sz="8" w:space="0" w:color="auto"/>
              <w:bottom w:val="single" w:sz="8" w:space="0" w:color="auto"/>
              <w:right w:val="single" w:sz="8" w:space="0" w:color="auto"/>
            </w:tcBorders>
          </w:tcPr>
          <w:p w14:paraId="3DC9AEA3" w14:textId="77777777" w:rsidR="00520659" w:rsidRPr="0037562D" w:rsidRDefault="00520659">
            <w:pPr>
              <w:spacing w:line="257" w:lineRule="auto"/>
              <w:rPr>
                <w:rFonts w:eastAsia="Calibri" w:cs="Calibri"/>
              </w:rPr>
            </w:pPr>
            <w:r w:rsidRPr="0037562D">
              <w:rPr>
                <w:rFonts w:eastAsia="Calibri" w:cs="Calibri"/>
              </w:rPr>
              <w:t xml:space="preserve">Bird species diversity and guilds, insect diversity, based on acoustic profiles, and bat diversity, based on automatic monitoring.  </w:t>
            </w:r>
          </w:p>
        </w:tc>
      </w:tr>
      <w:tr w:rsidR="00520659" w:rsidRPr="0037562D" w14:paraId="1CABEE63"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3863F13F" w14:textId="77777777" w:rsidR="00520659" w:rsidRPr="0037562D" w:rsidRDefault="00520659">
            <w:pPr>
              <w:spacing w:line="257" w:lineRule="auto"/>
            </w:pPr>
            <w:r w:rsidRPr="0037562D">
              <w:rPr>
                <w:rFonts w:eastAsia="Calibri" w:cs="Calibri"/>
                <w:color w:val="000000" w:themeColor="text1"/>
              </w:rPr>
              <w:t xml:space="preserve">Measurement units </w:t>
            </w:r>
          </w:p>
        </w:tc>
        <w:tc>
          <w:tcPr>
            <w:tcW w:w="7185" w:type="dxa"/>
            <w:tcBorders>
              <w:top w:val="single" w:sz="8" w:space="0" w:color="auto"/>
              <w:left w:val="single" w:sz="8" w:space="0" w:color="auto"/>
              <w:bottom w:val="single" w:sz="8" w:space="0" w:color="auto"/>
              <w:right w:val="single" w:sz="8" w:space="0" w:color="auto"/>
            </w:tcBorders>
          </w:tcPr>
          <w:p w14:paraId="6D2AC3F1" w14:textId="77777777" w:rsidR="00520659" w:rsidRPr="0037562D" w:rsidRDefault="00520659">
            <w:pPr>
              <w:spacing w:line="257" w:lineRule="auto"/>
            </w:pPr>
            <w:r w:rsidRPr="0037562D">
              <w:rPr>
                <w:rFonts w:eastAsia="Calibri" w:cs="Calibri"/>
              </w:rPr>
              <w:t xml:space="preserve">Bird, Bat and Insect diversity, species number. </w:t>
            </w:r>
          </w:p>
        </w:tc>
      </w:tr>
      <w:tr w:rsidR="00520659" w:rsidRPr="0037562D" w14:paraId="56A877C7"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0AE50CEE" w14:textId="77777777" w:rsidR="00520659" w:rsidRPr="0037562D" w:rsidRDefault="00520659">
            <w:pPr>
              <w:spacing w:line="257" w:lineRule="auto"/>
            </w:pPr>
            <w:r w:rsidRPr="0037562D">
              <w:rPr>
                <w:rFonts w:eastAsia="Calibri" w:cs="Calibri"/>
                <w:color w:val="000000" w:themeColor="text1"/>
              </w:rPr>
              <w:t xml:space="preserve">Guidance on measurement </w:t>
            </w:r>
          </w:p>
        </w:tc>
        <w:tc>
          <w:tcPr>
            <w:tcW w:w="7185" w:type="dxa"/>
            <w:tcBorders>
              <w:top w:val="single" w:sz="8" w:space="0" w:color="auto"/>
              <w:left w:val="single" w:sz="8" w:space="0" w:color="auto"/>
              <w:bottom w:val="single" w:sz="8" w:space="0" w:color="auto"/>
              <w:right w:val="single" w:sz="8" w:space="0" w:color="auto"/>
            </w:tcBorders>
          </w:tcPr>
          <w:p w14:paraId="102DCC72" w14:textId="77777777" w:rsidR="00520659" w:rsidRPr="0037562D" w:rsidRDefault="00520659">
            <w:pPr>
              <w:spacing w:line="257" w:lineRule="auto"/>
            </w:pPr>
            <w:r w:rsidRPr="0037562D">
              <w:rPr>
                <w:rFonts w:eastAsia="Calibri" w:cs="Calibri"/>
              </w:rPr>
              <w:t xml:space="preserve">This indicator can be calculated by collecting data on the:  </w:t>
            </w:r>
          </w:p>
          <w:p w14:paraId="4808FDEA" w14:textId="77777777" w:rsidR="00520659" w:rsidRPr="0037562D" w:rsidRDefault="00520659">
            <w:pPr>
              <w:pStyle w:val="ListParagraph"/>
              <w:numPr>
                <w:ilvl w:val="0"/>
                <w:numId w:val="33"/>
              </w:numPr>
              <w:tabs>
                <w:tab w:val="left" w:pos="0"/>
                <w:tab w:val="left" w:pos="720"/>
              </w:tabs>
              <w:spacing w:line="257" w:lineRule="auto"/>
              <w:rPr>
                <w:rFonts w:eastAsia="Calibri" w:cs="Calibri"/>
              </w:rPr>
            </w:pPr>
            <w:r w:rsidRPr="0037562D">
              <w:rPr>
                <w:rFonts w:eastAsia="Calibri" w:cs="Calibri"/>
              </w:rPr>
              <w:t>Total number of bird species, and their guilds (forest species, generalist, rarity).</w:t>
            </w:r>
          </w:p>
          <w:p w14:paraId="1C01E54F" w14:textId="77777777" w:rsidR="00520659" w:rsidRPr="0037562D" w:rsidRDefault="00520659">
            <w:pPr>
              <w:pStyle w:val="ListParagraph"/>
              <w:numPr>
                <w:ilvl w:val="0"/>
                <w:numId w:val="33"/>
              </w:numPr>
              <w:tabs>
                <w:tab w:val="left" w:pos="720"/>
              </w:tabs>
              <w:spacing w:line="257" w:lineRule="auto"/>
              <w:rPr>
                <w:rFonts w:eastAsia="Calibri" w:cs="Calibri"/>
              </w:rPr>
            </w:pPr>
            <w:r w:rsidRPr="0037562D">
              <w:rPr>
                <w:rFonts w:eastAsia="Calibri" w:cs="Calibri"/>
              </w:rPr>
              <w:t xml:space="preserve">Total number of detected insect species or complexity of insect acoustic profile.  </w:t>
            </w:r>
          </w:p>
          <w:p w14:paraId="0FC6BF60" w14:textId="77777777" w:rsidR="00520659" w:rsidRPr="0037562D" w:rsidRDefault="00520659">
            <w:pPr>
              <w:spacing w:line="257" w:lineRule="auto"/>
              <w:rPr>
                <w:rFonts w:eastAsia="Calibri" w:cs="Calibri"/>
              </w:rPr>
            </w:pPr>
            <w:r w:rsidRPr="0037562D">
              <w:rPr>
                <w:rFonts w:eastAsia="Calibri" w:cs="Calibri"/>
              </w:rPr>
              <w:t xml:space="preserve">These data can be collected as part of a field survey, and using base stations set up in each ALL. To verify the data, and help to obtain area estimates, users can work with the SoundLab University of Wisconsin or other established analysts. </w:t>
            </w:r>
          </w:p>
        </w:tc>
      </w:tr>
      <w:tr w:rsidR="00520659" w:rsidRPr="0037562D" w14:paraId="1E31561A"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1807E616" w14:textId="77777777" w:rsidR="00520659" w:rsidRPr="0037562D" w:rsidRDefault="00520659">
            <w:pPr>
              <w:spacing w:line="257" w:lineRule="auto"/>
            </w:pPr>
            <w:r w:rsidRPr="0037562D">
              <w:rPr>
                <w:rFonts w:eastAsia="Calibri" w:cs="Calibri"/>
                <w:color w:val="000000" w:themeColor="text1"/>
              </w:rPr>
              <w:t xml:space="preserve">Guidance on data entry and reporting </w:t>
            </w:r>
          </w:p>
        </w:tc>
        <w:tc>
          <w:tcPr>
            <w:tcW w:w="7185" w:type="dxa"/>
            <w:tcBorders>
              <w:top w:val="single" w:sz="8" w:space="0" w:color="auto"/>
              <w:left w:val="single" w:sz="8" w:space="0" w:color="auto"/>
              <w:bottom w:val="single" w:sz="8" w:space="0" w:color="auto"/>
              <w:right w:val="single" w:sz="8" w:space="0" w:color="auto"/>
            </w:tcBorders>
          </w:tcPr>
          <w:p w14:paraId="021296D7" w14:textId="77777777" w:rsidR="00520659" w:rsidRPr="0037562D" w:rsidRDefault="00520659">
            <w:pPr>
              <w:spacing w:line="257" w:lineRule="auto"/>
              <w:rPr>
                <w:rFonts w:eastAsia="Calibri" w:cs="Calibri"/>
              </w:rPr>
            </w:pPr>
            <w:r w:rsidRPr="0037562D">
              <w:rPr>
                <w:rFonts w:eastAsia="Calibri" w:cs="Calibri"/>
              </w:rPr>
              <w:t xml:space="preserve">Be sure to use the same area units and monitoring acoustic stations for all sites and species/, so that diversity indices can be calculated.  Bird, bat and insect species names should be stored in the local language and also using their scientific and English names to enable comparisons across sites. </w:t>
            </w:r>
          </w:p>
        </w:tc>
      </w:tr>
      <w:tr w:rsidR="00520659" w:rsidRPr="0037562D" w14:paraId="3360B717"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65C0EC6D" w14:textId="77777777" w:rsidR="00520659" w:rsidRPr="0037562D" w:rsidRDefault="00520659">
            <w:pPr>
              <w:spacing w:line="257" w:lineRule="auto"/>
            </w:pPr>
            <w:r w:rsidRPr="0037562D">
              <w:rPr>
                <w:rFonts w:eastAsia="Calibri" w:cs="Calibri"/>
                <w:color w:val="000000" w:themeColor="text1"/>
              </w:rPr>
              <w:lastRenderedPageBreak/>
              <w:t xml:space="preserve">References </w:t>
            </w:r>
          </w:p>
        </w:tc>
        <w:tc>
          <w:tcPr>
            <w:tcW w:w="7185" w:type="dxa"/>
            <w:tcBorders>
              <w:top w:val="single" w:sz="8" w:space="0" w:color="auto"/>
              <w:left w:val="single" w:sz="8" w:space="0" w:color="auto"/>
              <w:bottom w:val="single" w:sz="8" w:space="0" w:color="auto"/>
              <w:right w:val="single" w:sz="8" w:space="0" w:color="auto"/>
            </w:tcBorders>
          </w:tcPr>
          <w:p w14:paraId="353AFF4B" w14:textId="65416737" w:rsidR="00520659" w:rsidRPr="00822E85" w:rsidRDefault="00520659">
            <w:pPr>
              <w:spacing w:line="257" w:lineRule="auto"/>
              <w:rPr>
                <w:rFonts w:eastAsia="Calibri" w:cs="Calibri"/>
              </w:rPr>
            </w:pPr>
            <w:r w:rsidRPr="0037562D">
              <w:rPr>
                <w:rFonts w:eastAsia="Calibri" w:cs="Calibri"/>
              </w:rPr>
              <w:t xml:space="preserve">Ross, S.R.J., O’Connell, D.P., Deichmann, J.L., Desjonquères, C., Gasc, A., Phillips, J.N., Sethi, S.S., Wood, C.M. and Burivalova, Z., Passive Acoustic Monitoring provides a fresh perspective on fundamental ecological questions. </w:t>
            </w:r>
            <w:r w:rsidRPr="00822E85">
              <w:rPr>
                <w:rFonts w:eastAsia="Calibri" w:cs="Calibri"/>
              </w:rPr>
              <w:t>Functional Ecology.</w:t>
            </w:r>
            <w:r w:rsidRPr="00822E85">
              <w:rPr>
                <w:rFonts w:eastAsia="Calibri" w:cs="Calibri"/>
              </w:rPr>
              <w:fldChar w:fldCharType="begin"/>
            </w:r>
            <w:r>
              <w:rPr>
                <w:rFonts w:eastAsia="Calibri" w:cs="Calibri"/>
              </w:rPr>
              <w:instrText xml:space="preserve"> ADDIN ZOTERO_ITEM CSL_CITATION {"citationID":"kADDKNUe","properties":{"formattedCitation":"\\super 35\\nosupersub{}","plainCitation":"35","noteIndex":0},"citationItems":[{"id":24939,"uris":["http://zotero.org/users/6629962/items/DRNHXTKL"],"itemData":{"id":24939,"type":"article-journal","abstract":"Passive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M."},{"family":"Burivalova","given":"Zuzana"}],"issued":{"date-parts":[["2023"]]}}}],"schema":"https://github.com/citation-style-language/schema/raw/master/csl-citation.json"} </w:instrText>
            </w:r>
            <w:r w:rsidRPr="00822E85">
              <w:rPr>
                <w:rFonts w:eastAsia="Calibri" w:cs="Calibri"/>
              </w:rPr>
              <w:fldChar w:fldCharType="separate"/>
            </w:r>
            <w:r w:rsidRPr="00520659">
              <w:rPr>
                <w:rFonts w:ascii="Aptos" w:hAnsi="Aptos" w:cs="Times New Roman"/>
                <w:kern w:val="0"/>
                <w:vertAlign w:val="superscript"/>
              </w:rPr>
              <w:t>35</w:t>
            </w:r>
            <w:r w:rsidRPr="00822E85">
              <w:rPr>
                <w:rFonts w:eastAsia="Calibri" w:cs="Calibri"/>
              </w:rPr>
              <w:fldChar w:fldCharType="end"/>
            </w:r>
          </w:p>
        </w:tc>
      </w:tr>
    </w:tbl>
    <w:p w14:paraId="205CB4D7"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45" w:name="_Toc127819090"/>
      <w:bookmarkStart w:id="146" w:name="_Toc166680108"/>
      <w:r w:rsidRPr="0037562D">
        <w:br w:type="page"/>
      </w:r>
    </w:p>
    <w:p w14:paraId="1F925A86" w14:textId="77777777" w:rsidR="00520659" w:rsidRPr="0037562D" w:rsidRDefault="00520659" w:rsidP="00520659">
      <w:pPr>
        <w:pStyle w:val="Heading3"/>
      </w:pPr>
      <w:r w:rsidRPr="0037562D">
        <w:lastRenderedPageBreak/>
        <w:t>Pollinator diversity</w:t>
      </w:r>
      <w:bookmarkEnd w:id="145"/>
      <w:bookmarkEnd w:id="146"/>
    </w:p>
    <w:tbl>
      <w:tblPr>
        <w:tblStyle w:val="TableGrid"/>
        <w:tblW w:w="0" w:type="auto"/>
        <w:tblLook w:val="04A0" w:firstRow="1" w:lastRow="0" w:firstColumn="1" w:lastColumn="0" w:noHBand="0" w:noVBand="1"/>
      </w:tblPr>
      <w:tblGrid>
        <w:gridCol w:w="2155"/>
        <w:gridCol w:w="7195"/>
      </w:tblGrid>
      <w:tr w:rsidR="00520659" w:rsidRPr="0037562D" w14:paraId="3789EF1D" w14:textId="77777777">
        <w:tc>
          <w:tcPr>
            <w:tcW w:w="2155" w:type="dxa"/>
            <w:shd w:val="clear" w:color="auto" w:fill="8DD873" w:themeFill="accent6" w:themeFillTint="99"/>
          </w:tcPr>
          <w:p w14:paraId="4CA785EB" w14:textId="77777777" w:rsidR="00520659" w:rsidRPr="0037562D" w:rsidRDefault="00520659">
            <w:pPr>
              <w:rPr>
                <w:b/>
                <w:bCs/>
              </w:rPr>
            </w:pPr>
            <w:r w:rsidRPr="0037562D">
              <w:rPr>
                <w:b/>
                <w:bCs/>
              </w:rPr>
              <w:t>Indicator</w:t>
            </w:r>
          </w:p>
        </w:tc>
        <w:tc>
          <w:tcPr>
            <w:tcW w:w="7195" w:type="dxa"/>
          </w:tcPr>
          <w:p w14:paraId="51C96DE6" w14:textId="77777777" w:rsidR="00520659" w:rsidRPr="0037562D" w:rsidRDefault="00520659">
            <w:pPr>
              <w:rPr>
                <w:b/>
                <w:bCs/>
                <w:highlight w:val="yellow"/>
              </w:rPr>
            </w:pPr>
            <w:r w:rsidRPr="0037562D">
              <w:rPr>
                <w:b/>
                <w:bCs/>
              </w:rPr>
              <w:t>Insect pollinator diversity</w:t>
            </w:r>
          </w:p>
        </w:tc>
      </w:tr>
      <w:tr w:rsidR="00520659" w:rsidRPr="0037562D" w14:paraId="68047458" w14:textId="77777777">
        <w:tc>
          <w:tcPr>
            <w:tcW w:w="2155" w:type="dxa"/>
            <w:shd w:val="clear" w:color="auto" w:fill="8DD873" w:themeFill="accent6" w:themeFillTint="99"/>
          </w:tcPr>
          <w:p w14:paraId="41A70E37" w14:textId="77777777" w:rsidR="00520659" w:rsidRPr="0037562D" w:rsidRDefault="00520659">
            <w:r w:rsidRPr="0037562D">
              <w:t>Theme</w:t>
            </w:r>
          </w:p>
        </w:tc>
        <w:tc>
          <w:tcPr>
            <w:tcW w:w="7195" w:type="dxa"/>
          </w:tcPr>
          <w:p w14:paraId="40D93649" w14:textId="77777777" w:rsidR="00520659" w:rsidRPr="0037562D" w:rsidRDefault="00520659">
            <w:pPr>
              <w:rPr>
                <w:highlight w:val="yellow"/>
              </w:rPr>
            </w:pPr>
            <w:r w:rsidRPr="0037562D">
              <w:t>Biodiversity</w:t>
            </w:r>
          </w:p>
        </w:tc>
      </w:tr>
      <w:tr w:rsidR="00520659" w:rsidRPr="0037562D" w14:paraId="335145D7" w14:textId="77777777">
        <w:tc>
          <w:tcPr>
            <w:tcW w:w="2155" w:type="dxa"/>
            <w:shd w:val="clear" w:color="auto" w:fill="8DD873" w:themeFill="accent6" w:themeFillTint="99"/>
          </w:tcPr>
          <w:p w14:paraId="0DF04E68" w14:textId="77777777" w:rsidR="00520659" w:rsidRPr="0037562D" w:rsidRDefault="00520659">
            <w:r w:rsidRPr="0037562D">
              <w:t>Purpose of indicator</w:t>
            </w:r>
          </w:p>
        </w:tc>
        <w:tc>
          <w:tcPr>
            <w:tcW w:w="7195" w:type="dxa"/>
          </w:tcPr>
          <w:p w14:paraId="56FC979D" w14:textId="2549F894" w:rsidR="00520659" w:rsidRPr="00822E85" w:rsidRDefault="00520659">
            <w:r w:rsidRPr="0037562D">
              <w:t xml:space="preserve">Relevant for the post-2020 Global Biodiversity Framework Goal B on conserving services provided by ecosystems (CBD/COP/15/L.26). </w:t>
            </w:r>
            <w:r w:rsidRPr="00822E85">
              <w:t xml:space="preserve">Pollinator declines are threatening agricultural production in multiple regions </w:t>
            </w:r>
            <w:r w:rsidRPr="0037562D">
              <w:fldChar w:fldCharType="begin" w:fldLock="1"/>
            </w:r>
            <w:r>
              <w:instrText xml:space="preserve"> ADDIN ZOTERO_ITEM CSL_CITATION {"citationID":"YXQsAst5","properties":{"formattedCitation":"\\super 36,37\\nosupersub{}","plainCitation":"36,37","noteIndex":0},"citationItems":[{"id":"PKjnWeTD/xHe1WaET","uris":["http://www.mendeley.com/documents/?uuid=8e27e95e-407c-3e4d-abdf-c8537cc417a0"],"itemData":{"DOI":"10.1126/science.aax8591","ISSN":"10959203","abstract":"Climate change could increase species’ extinction risk as temperatures and precipitation begin to exceed species’ historically observed tolerances. Using long-term data for 66 bumble bee species across North America and Europe, we tested whether this mechanism altered likelihoods of bumble bee species’ extinction or colonization. Increasing frequency of hotter temperatures predicts species’ local extinction risk, chances of colonizing a new area, and changing species richness. Effects are independent of changing land uses. The method developed in this study permits spatially explicit predictions of climate change–related population extinction-colonization dynamics within species that explains observed patterns of geographical range loss and expansion across continents. Increasing frequencies of temperatures that exceed historically observed tolerances help explain widespread bumble bee species decline. This mechanism may also contribute to biodiversity loss more generally.","author":[{"dropping-particle":"","family":"Soroye","given":"Peter","non-dropping-particle":"","parse-names":false,"suffix":""},{"dropping-particle":"","family":"Newbold","given":"Tim","non-dropping-particle":"","parse-names":false,"suffix":""},{"dropping-particle":"","family":"Kerr","given":"Jeremy","non-dropping-particle":"","parse-names":false,"suffix":""}],"container-title":"Science","id":"ITEM-1","issue":"6478","issued":{"date-parts":[["2020","2","7"]]},"page":"685-688","publisher":"American Association for the Advancement of Science","title":"Climate change contributes to widespread declines among bumble bees across continents","type":"article-journal","volume":"367"}},{"id":"PKjnWeTD/A72setVR","uris":["http://www.mendeley.com/documents/?uuid=b099fabc-e6ea-3b41-921c-85de54ebb8e4"],"itemData":{"DOI":"10.1038/s41467-021-23228-3","ISSN":"2041-1723","abstract":"Pollinating species are in decline globally, with land use an important driver. However, most of the evidence on which these claims are made is patchy, based on studies with low taxonomic and geographic representativeness. Here, we model the effect of land-use type and intensity on global pollinator biodiversity, using a local-scale database covering 303 studies, 12,170 sites, and 4502 pollinating species. Relative to a primary vegetation baseline, we show that low levels of intensity can have beneficial effects on pollinator biodiversity. Within most anthropogenic land-use types however, increasing intensity is associated with significant reductions, particularly in urban (43% richness and 62% abundance reduction compared to the least intensive urban sites), and pasture (75% abundance reduction) areas. We further show that on cropland, the strongly negative response to intensity is restricted to tropical areas, and that the direction and magnitude of response differs among taxonomic groups. Our findings confirm widespread effects of land-use intensity on pollinators, most significantly in the tropics, where land use is predicted to change rapidly. Anthropogenic losses of animal pollinators threaten ecosystem functioning. Here the authors report a global analysis showing geographically varied yet widespread declines of pollinator diversity and abundance with land use intensification, particularly in tropical biomes.","author":[{"dropping-particle":"","family":"Millard","given":"Joseph","non-dropping-particle":"","parse-names":false,"suffix":""},{"dropping-particle":"","family":"Outhwaite","given":"Charlotte L.","non-dropping-particle":"","parse-names":false,"suffix":""},{"dropping-particle":"","family":"Kinnersley","given":"Robyn","non-dropping-particle":"","parse-names":false,"suffix":""},{"dropping-particle":"","family":"Freeman","given":"Robin","non-dropping-particle":"","parse-names":false,"suffix":""},{"dropping-particle":"","family":"Gregory","given":"Richard D.","non-dropping-particle":"","parse-names":false,"suffix":""},{"dropping-particle":"","family":"Adedoja","given":"Opeyemi","non-dropping-particle":"","parse-names":false,"suffix":""},{"dropping-particle":"","family":"Gavini","given":"Sabrina","non-dropping-particle":"","parse-names":false,"suffix":""},{"dropping-particle":"","family":"Kioko","given":"Esther","non-dropping-particle":"","parse-names":false,"suffix":""},{"dropping-particle":"","family":"Kuhlmann","given":"Michael","non-dropping-particle":"","parse-names":false,"suffix":""},{"dropping-particle":"","family":"Ollerton","given":"Jeff","non-dropping-particle":"","parse-names":false,"suffix":""},{"dropping-particle":"","family":"Ren","given":"Zong-Xin","non-dropping-particle":"","parse-names":false,"suffix":""},{"dropping-particle":"","family":"Newbold","given":"Tim","non-dropping-particle":"","parse-names":false,"suffix":""}],"container-title":"Nature Communications","id":"ITEM-2","issue":"1","issued":{"date-parts":[["2021","5","18"]]},"page":"1-11","publisher":"Nature Publishing Group","title":"Global effects of land-use intensity on local pollinator biodiversity","type":"article-journal","volume":"12"}}],"schema":"https://github.com/citation-style-language/schema/raw/master/csl-citation.json"} </w:instrText>
            </w:r>
            <w:r w:rsidRPr="0037562D">
              <w:fldChar w:fldCharType="separate"/>
            </w:r>
            <w:r w:rsidRPr="00520659">
              <w:rPr>
                <w:rFonts w:ascii="Aptos" w:hAnsi="Aptos" w:cs="Times New Roman"/>
                <w:vertAlign w:val="superscript"/>
              </w:rPr>
              <w:t>36,37</w:t>
            </w:r>
            <w:r w:rsidRPr="0037562D">
              <w:fldChar w:fldCharType="end"/>
            </w:r>
            <w:r w:rsidRPr="0037562D">
              <w:t xml:space="preserve">, while pollinator deficits are directly linked to poor human diets and nutrition-related diseases </w:t>
            </w:r>
            <w:r w:rsidRPr="0037562D">
              <w:fldChar w:fldCharType="begin" w:fldLock="1"/>
            </w:r>
            <w:r>
              <w:instrText xml:space="preserve"> ADDIN ZOTERO_ITEM CSL_CITATION {"citationID":"wRzD76HQ","properties":{"formattedCitation":"\\super 38,39\\nosupersub{}","plainCitation":"38,39","noteIndex":0},"citationItems":[{"id":"PKjnWeTD/e5RbYHzA","uris":["http://www.mendeley.com/documents/?uuid=49a21115-d1b8-489d-ac15-3856bd5762f7"],"itemData":{"DOI":"10.1016/S0140-6736(15)61085-6","ISBN":"1474-547X (Electronic)\\r0140-6736 (Linking)","ISSN":"1474547X","PMID":"26188748","abstract":"Summary Background Anthropogenic declines of animal pollinators and the associated effects on human nutrition are of growing concern. We quantified the nutritional and health outcomes associated with decreased intake of pollinator-dependent foods for populations around the world. Methods We assembled a database of supplies of 224 types of food in 156 countries. We quantified nutrient composition and pollinator dependence of foods to estimate the size of possible reductions in micronutrient and food intakes for different national populations, while keeping calorie intake constant with replacement by staple foods. We estimated pollinator-decline-dependent changes in micronutrient-deficient populations using population-weighted estimated average requirements and the cutpoint method. We estimated disease burdens of non-communicable, communicable, and malnutrition-related diseases with the Global Burden of Disease 2010 comparative risk assessment framework. Findings Assuming complete removal of pollinators, 71 million (95% uncertainty interval 41-262) people in low-income countries could become newly deficient in Vitamin A, and an additional 2·2 billion (1·2-2·5) already consuming below the average requirement would have further declines in Vitamin A supplies. Corresponding estimates for folate were 173 million (134-225) and 1·23 billion (1·12-1·33). A 100% decline in pollinator services could reduce global fruit supplies by 22·9% (19·5-26·1), vegetables by 16·3% (15·1-17·7), and nuts and seeds by 22·1% (17·7-26·4), with significant heterogeneity by country. In sum, these dietary changes could increase global deaths yearly from non-communicable and malnutrition-related diseases by 1·42 million (1·38-1·48) and disability-adjusted life-years (DALYs) by 27·0 million (25·8-29·1), an increase of 2·7% for deaths and 1·1% for DALYs. A 50% loss of pollination services would be associated with 700 000 additional annual deaths and 13·2 million DALYs. Interpretation Declines in animal pollinators could cause significant global health burdens from both non-communicable diseases and micronutrient deficiencies. Funding Winslow Foundation, Bill &amp; Melinda Gates Foundation.","author":[{"dropping-particle":"","family":"Smith","given":"Matthew R.","non-dropping-particle":"","parse-names":false,"suffix":""},{"dropping-particle":"","family":"Singh","given":"Gitanjali M.","non-dropping-particle":"","parse-names":false,"suffix":""},{"dropping-particle":"","family":"Mozaffarian","given":"Dariush","non-dropping-particle":"","parse-names":false,"suffix":""},{"dropping-particle":"","family":"Myers","given":"Samuel S.","non-dropping-particle":"","parse-names":false,"suffix":""}],"container-title":"The Lancet","id":"ITEM-1","issue":"10007","issued":{"date-parts":[["2015"]]},"page":"1964-1972","title":"Effects of decreases of animal pollinators on human nutrition and global health: A modelling analysis","type":"article-journal","volume":"386"}},{"id":"PKjnWeTD/opkE7LkO","uris":["http://www.mendeley.com/documents/?uuid=c807b087-9d71-444e-8ea0-99d150bffe9f"],"itemData":{"DOI":"10.1289/EHP10947","ISSN":"15529924","PMID":"36515549","abstract":"BACKGROUND: Animal pollination supports agricultural production for many healthy foods, such as fruits, vegetables, nuts, and legumes, that provide key nutrients and protect against noncommunicable disease. Today, most crops receive suboptimal pollination because of limited abundance and diversity of pollinating insects. Animal pollinators are currently suffering owing to a host of direct and indirect anthropogenic pressures: land-use change, intensive farming techniques, harmful pesticides, nutritional stress, and climate change, among others. OBJECTIVES: We aimed to model the impacts on current global human health from insufficient pollination via diet. METHODS: We used a climate zonation approach to estimate current yield gaps for animal-pollinated foods and estimated the proportion of the gap attributable to insufficient pollinators based on existing research. We then simulated closing the \"pollinator yield gaps\" by eliminating the portion of total yield gaps attributable to insufficient pollination. Next, we used an agriculture-economic model to estimate the impacts of closing the pollinator yield gap on food production, interregional trade, and consumption. Finally, we used a comparative risk assessment to estimate the related changes in dietary risks and mortality by country and globally. In addition, we estimated the lost economic value of crop production for three diverse case-study countries: Honduras, Nepal, and Nigeria. RESULTS: Globally, we calculated that 3%-5% of fruit, vegetable, and nut production is lost due to inadequate pollination, leading to an estimated 427,000 (95% uncertainty interval: 86,000, 691,000) excess deaths annually from lost healthy food consumption and associated diseases. Modeled impacts were unevenly distributed: Lost food production was concentrated in lower-income countries, whereas impacts on food consumption and mortality attributable to insufficient pollination were greater in middle- and high-income countries with higher rates of noncommunicable disease. Furthermore, in our three case-study countries, we calculated the economic value of crop production to be 12%-31% lower than if pollinators were abundant (due to crop production losses of 3%-19%), mainly due to lost fruit and vegetable production. DISCUSSION: According to our analysis, insufficient populations of pollinators were responsible for large present-day burdens of disease through lost healthy food consumption. In addition, we calculated that low-inco…","author":[{"dropping-particle":"","family":"Smith","given":"Matthew R.","non-dropping-particle":"","parse-names":false,"suffix":""},{"dropping-particle":"","family":"Mueller","given":"Nathaniel D.","non-dropping-particle":"","parse-names":false,"suffix":""},{"dropping-particle":"","family":"Springmann","given":"Marco","non-dropping-particle":"","parse-names":false,"suffix":""},{"dropping-particle":"","family":"Sulser","given":"Timothy B.","non-dropping-particle":"","parse-names":false,"suffix":""},{"dropping-particle":"","family":"Garibaldi","given":"Lucas A.","non-dropping-particle":"","parse-names":false,"suffix":""},{"dropping-particle":"","family":"Gerber","given":"James","non-dropping-particle":"","parse-names":false,"suffix":""},{"dropping-particle":"","family":"Wiebe","given":"Keith","non-dropping-particle":"","parse-names":false,"suffix":""},{"dropping-particle":"","family":"Myers","given":"Samuel S.","non-dropping-particle":"","parse-names":false,"suffix":""}],"container-title":"Environmental health perspectives","id":"ITEM-2","issue":"12","issued":{"date-parts":[["2022"]]},"page":"127003","title":"Pollinator Deficits, Food Consumption, and Consequences for Human Health: A Modeling Study","type":"article-journal","volume":"130"}}],"schema":"https://github.com/citation-style-language/schema/raw/master/csl-citation.json"} </w:instrText>
            </w:r>
            <w:r w:rsidRPr="0037562D">
              <w:fldChar w:fldCharType="separate"/>
            </w:r>
            <w:r w:rsidRPr="00520659">
              <w:rPr>
                <w:rFonts w:ascii="Aptos" w:hAnsi="Aptos" w:cs="Times New Roman"/>
                <w:vertAlign w:val="superscript"/>
              </w:rPr>
              <w:t>38,39</w:t>
            </w:r>
            <w:r w:rsidRPr="0037562D">
              <w:fldChar w:fldCharType="end"/>
            </w:r>
            <w:r w:rsidRPr="0037562D">
              <w:t xml:space="preserve">. Most fruit and vegetable crops are pollinator-dependent and fruits and vegetables are a vital source of vitamins for people </w:t>
            </w:r>
            <w:r w:rsidRPr="0037562D">
              <w:fldChar w:fldCharType="begin" w:fldLock="1"/>
            </w:r>
            <w:r>
              <w:instrText xml:space="preserve"> ADDIN ZOTERO_ITEM CSL_CITATION {"citationID":"nVooCqvS","properties":{"formattedCitation":"\\super 40\\nosupersub{}","plainCitation":"40","noteIndex":0},"citationItems":[{"id":"PKjnWeTD/KPto1owa","uris":["http://www.mendeley.com/documents/?uuid=c6eab854-5612-4859-b5b7-72b72be5eb1d"],"itemData":{"DOI":"10.1098/rspb.2014.1799","ISBN":"1471-2954 (Electronic)\\r0962-8452 (Linking)","ISSN":"1471-2954","PMID":"25232140","abstract":"Pollinators contribute around 10% of the economic value of crop production globally, but the contribution of these pollinators to human nutrition is potentially much higher. Crops vary in the degree to which they benefit from pollinators, and many of the most pollinator-dependent crops are also among the richest in micronutrients essential to human health. This study examines regional differences in the pollinator dependence of crop micronutrient content and reveals overlaps between this dependency and the severity of micronutrient deficiency in people around the world. As much as 50% of the production of plant-derived sources of vitamin A requires pollination throughout much of Southeast Asia, whereas other essential micronutrients such as iron and folate have lower dependencies, scattered throughout Africa, Asia and Central America. Micronutrient deficiencies are three times as likely to occur in areas of highest pollination dependence for vitamin A and iron, suggesting that disruptions in pollination could have serious implications for the accessibility of micronutrients for public health. These regions of high nutritional vulnerability are understudied in the pollination literature, and should be priority areas for research related to ecosystem services and human well-being.","author":[{"dropping-particle":"","family":"Chaplin-Kramer","given":"Rebecca","non-dropping-particle":"","parse-names":false,"suffix":""},{"dropping-particle":"","family":"Dombeck","given":"Emily","non-dropping-particle":"","parse-names":false,"suffix":""},{"dropping-particle":"","family":"Gerber","given":"James","non-dropping-particle":"","parse-names":false,"suffix":""},{"dropping-particle":"","family":"Knuth","given":"Katherine A","non-dropping-particle":"","parse-names":false,"suffix":""},{"dropping-particle":"","family":"Mueller","given":"Nathaniel D","non-dropping-particle":"","parse-names":false,"suffix":""},{"dropping-particle":"","family":"Mueller","given":"Megan","non-dropping-particle":"","parse-names":false,"suffix":""},{"dropping-particle":"","family":"Ziv","given":"Guy","non-dropping-particle":"","parse-names":false,"suffix":""},{"dropping-particle":"","family":"Klein","given":"Alexandra-Maria","non-dropping-particle":"","parse-names":false,"suffix":""}],"container-title":"Proceedings. Biological sciences / The Royal Society","id":"ITEM-1","issue":"1794","issued":{"date-parts":[["2014"]]},"page":"20141799","title":"Global malnutrition overlaps with pollinator-dependent micronutrient production.","type":"article-journal","volume":"281"}}],"schema":"https://github.com/citation-style-language/schema/raw/master/csl-citation.json"} </w:instrText>
            </w:r>
            <w:r w:rsidRPr="0037562D">
              <w:fldChar w:fldCharType="separate"/>
            </w:r>
            <w:r w:rsidRPr="00520659">
              <w:rPr>
                <w:rFonts w:ascii="Aptos" w:hAnsi="Aptos" w:cs="Times New Roman"/>
                <w:vertAlign w:val="superscript"/>
              </w:rPr>
              <w:t>40</w:t>
            </w:r>
            <w:r w:rsidRPr="0037562D">
              <w:fldChar w:fldCharType="end"/>
            </w:r>
            <w:r w:rsidRPr="00822E85">
              <w:t xml:space="preserve">. </w:t>
            </w:r>
          </w:p>
        </w:tc>
      </w:tr>
      <w:tr w:rsidR="00520659" w:rsidRPr="0037562D" w14:paraId="5DD011F1" w14:textId="77777777">
        <w:tc>
          <w:tcPr>
            <w:tcW w:w="2155" w:type="dxa"/>
            <w:shd w:val="clear" w:color="auto" w:fill="8DD873" w:themeFill="accent6" w:themeFillTint="99"/>
          </w:tcPr>
          <w:p w14:paraId="4FF120D9" w14:textId="77777777" w:rsidR="00520659" w:rsidRPr="0037562D" w:rsidRDefault="00520659">
            <w:r w:rsidRPr="0037562D">
              <w:t>Data source</w:t>
            </w:r>
          </w:p>
        </w:tc>
        <w:tc>
          <w:tcPr>
            <w:tcW w:w="7195" w:type="dxa"/>
          </w:tcPr>
          <w:p w14:paraId="7085F334" w14:textId="77777777" w:rsidR="00520659" w:rsidRPr="0037562D" w:rsidRDefault="00520659">
            <w:r w:rsidRPr="0037562D">
              <w:t>Direct measurement in field</w:t>
            </w:r>
          </w:p>
        </w:tc>
      </w:tr>
      <w:tr w:rsidR="00520659" w:rsidRPr="0037562D" w14:paraId="2AD61F8E" w14:textId="77777777">
        <w:tc>
          <w:tcPr>
            <w:tcW w:w="2155" w:type="dxa"/>
            <w:shd w:val="clear" w:color="auto" w:fill="8DD873" w:themeFill="accent6" w:themeFillTint="99"/>
          </w:tcPr>
          <w:p w14:paraId="124D34BA" w14:textId="77777777" w:rsidR="00520659" w:rsidRPr="0037562D" w:rsidRDefault="00520659">
            <w:r w:rsidRPr="0037562D">
              <w:t>Measurement</w:t>
            </w:r>
          </w:p>
        </w:tc>
        <w:tc>
          <w:tcPr>
            <w:tcW w:w="7195" w:type="dxa"/>
          </w:tcPr>
          <w:p w14:paraId="36EC85CF" w14:textId="77777777" w:rsidR="00520659" w:rsidRPr="0037562D" w:rsidRDefault="00520659">
            <w:pPr>
              <w:rPr>
                <w:highlight w:val="yellow"/>
              </w:rPr>
            </w:pPr>
            <w:r w:rsidRPr="0037562D">
              <w:t>Sweep netting, pan traps and/or targeted field observations in quadrats</w:t>
            </w:r>
          </w:p>
        </w:tc>
      </w:tr>
      <w:tr w:rsidR="00520659" w:rsidRPr="0037562D" w14:paraId="3C8D0F43" w14:textId="77777777">
        <w:tc>
          <w:tcPr>
            <w:tcW w:w="2155" w:type="dxa"/>
            <w:shd w:val="clear" w:color="auto" w:fill="8DD873" w:themeFill="accent6" w:themeFillTint="99"/>
          </w:tcPr>
          <w:p w14:paraId="73855DC1" w14:textId="77777777" w:rsidR="00520659" w:rsidRPr="0037562D" w:rsidRDefault="00520659">
            <w:r w:rsidRPr="0037562D">
              <w:t>Measurement units</w:t>
            </w:r>
          </w:p>
        </w:tc>
        <w:tc>
          <w:tcPr>
            <w:tcW w:w="7195" w:type="dxa"/>
          </w:tcPr>
          <w:p w14:paraId="5E6AA6C7" w14:textId="77777777" w:rsidR="00520659" w:rsidRPr="0037562D" w:rsidRDefault="00520659">
            <w:pPr>
              <w:rPr>
                <w:rFonts w:eastAsia="Calibri" w:cs="Calibri"/>
              </w:rPr>
            </w:pPr>
            <w:r w:rsidRPr="0037562D">
              <w:rPr>
                <w:rFonts w:eastAsia="Calibri" w:cs="Calibri"/>
              </w:rPr>
              <w:t xml:space="preserve">Count with species of pollinator (clearly differentiating between visitor and pollinator) per unit time of observation within a defined area (plot), transect length and number of stops (with standardised number of sweeps/ time period), number of visits to the flowers by the pollinator. For pan traps, collections separated by colour of bowls placed for fixed durations (start and end time to be noted and to be consistent about the time and duration). </w:t>
            </w:r>
          </w:p>
        </w:tc>
      </w:tr>
      <w:tr w:rsidR="00520659" w:rsidRPr="0037562D" w14:paraId="4BFAD55F" w14:textId="77777777">
        <w:tc>
          <w:tcPr>
            <w:tcW w:w="2155" w:type="dxa"/>
            <w:shd w:val="clear" w:color="auto" w:fill="8DD873" w:themeFill="accent6" w:themeFillTint="99"/>
          </w:tcPr>
          <w:p w14:paraId="0A8F578F" w14:textId="77777777" w:rsidR="00520659" w:rsidRPr="0037562D" w:rsidRDefault="00520659">
            <w:r w:rsidRPr="0037562D">
              <w:t>Guidance on measurement</w:t>
            </w:r>
          </w:p>
        </w:tc>
        <w:tc>
          <w:tcPr>
            <w:tcW w:w="7195" w:type="dxa"/>
          </w:tcPr>
          <w:p w14:paraId="381EB0BD" w14:textId="77777777" w:rsidR="00520659" w:rsidRPr="0037562D" w:rsidRDefault="00520659">
            <w:r w:rsidRPr="0037562D">
              <w:t xml:space="preserve">For a general insect pollinator diversity and abundance study, sweep netting </w:t>
            </w:r>
            <w:r w:rsidRPr="0037562D">
              <w:rPr>
                <w:rFonts w:eastAsia="Calibri" w:cs="Calibri"/>
              </w:rPr>
              <w:t xml:space="preserve">along a transect (a fixed or variable corridor of flowering plants walked for a set distance and/or time, and pollinators either identified through visual observations, caught for laboratory identification, or a mixture of both approaches) </w:t>
            </w:r>
            <w:r w:rsidRPr="0037562D">
              <w:t xml:space="preserve">or pan traps </w:t>
            </w:r>
            <w:r w:rsidRPr="0037562D">
              <w:rPr>
                <w:rFonts w:eastAsia="Calibri" w:cs="Calibri"/>
              </w:rPr>
              <w:t>(a triplet of plastic bowls of about 350 ml capacity; sprayed with UV fluorescent paint with 1 white, 1 yellow, 1 blue; with each bowl containing 100 ml of water plus a drop of unscented detergent to break surface tension and placed at ground-level, or mounted at surrounding crop flower height, in order to trap bees for subsequent laboratory identifications)</w:t>
            </w:r>
            <w:r w:rsidRPr="0037562D">
              <w:t xml:space="preserve"> along transects can be used to collect pollinator data in non-cropped areas, while targeted field observations on small quadrats</w:t>
            </w:r>
            <w:r w:rsidRPr="0037562D">
              <w:rPr>
                <w:rFonts w:eastAsia="Calibri" w:cs="Calibri"/>
              </w:rPr>
              <w:t xml:space="preserve"> / plots (a fixed plot of flowers observed for a fixed amount of time where the visitors can either be identified visually and/or caught for laboratory identification) and/ or pan traps</w:t>
            </w:r>
            <w:r w:rsidRPr="0037562D">
              <w:t xml:space="preserve"> can be used to collect pollinator data on cropped land. </w:t>
            </w:r>
          </w:p>
          <w:p w14:paraId="0C6F0773" w14:textId="77777777" w:rsidR="00520659" w:rsidRPr="0037562D" w:rsidRDefault="00520659">
            <w:pPr>
              <w:rPr>
                <w:highlight w:val="yellow"/>
              </w:rPr>
            </w:pPr>
          </w:p>
          <w:p w14:paraId="1A7D7084" w14:textId="77777777" w:rsidR="00520659" w:rsidRPr="00822E85" w:rsidRDefault="00520659">
            <w:r w:rsidRPr="00822E85">
              <w:t xml:space="preserve">Sweep netting is effective for catching a wide range of pollinators. Sweep netting requires killing insects, but to reduce mortalities, experienced enumerators could release common pollinators. However inexperienced enumerators will need to retain all insects so these can be correctly identified. </w:t>
            </w:r>
          </w:p>
          <w:p w14:paraId="59523219" w14:textId="77777777" w:rsidR="00520659" w:rsidRPr="00822E85" w:rsidRDefault="00520659"/>
          <w:p w14:paraId="4158C11F" w14:textId="77777777" w:rsidR="00520659" w:rsidRPr="00822E85" w:rsidRDefault="00520659">
            <w:r w:rsidRPr="00822E85">
              <w:t xml:space="preserve">On fields where farmers do not want us to sweep net, pan traps can be used instead. Pan traps are effective for monitoring flying insects as long as there is water access on field and the pans don’t get stolen or damaged (elephants and other wildlife can be a problem). Samples need </w:t>
            </w:r>
            <w:r w:rsidRPr="00822E85">
              <w:lastRenderedPageBreak/>
              <w:t xml:space="preserve">to be harvested on a timely basis, because they rapidly deteriorate. Pan traps require minor funding for installation. </w:t>
            </w:r>
          </w:p>
          <w:p w14:paraId="04F5AC84" w14:textId="77777777" w:rsidR="00520659" w:rsidRPr="00822E85" w:rsidRDefault="00520659"/>
          <w:p w14:paraId="5FE7E6CB" w14:textId="77777777" w:rsidR="00520659" w:rsidRPr="00822E85" w:rsidRDefault="00520659">
            <w:r w:rsidRPr="00822E85">
              <w:t xml:space="preserve">Targeted observations on small quadrats </w:t>
            </w:r>
            <w:r w:rsidRPr="00822E85">
              <w:rPr>
                <w:rFonts w:eastAsia="Calibri" w:cs="Calibri"/>
              </w:rPr>
              <w:t xml:space="preserve">/ plots involves using a frame of a defined size (size large enough to be able to observe by 1 observer based on the pollinator activity and observability of the researcher, Ex: 50*50 cm plot), number of floral units within the plot, or fixed number of branches or flowers depending on the type of plants being observed. The investment is minimal but requires some amount of training. </w:t>
            </w:r>
          </w:p>
          <w:p w14:paraId="5E8DE557" w14:textId="77777777" w:rsidR="00520659" w:rsidRPr="00822E85" w:rsidRDefault="00520659"/>
          <w:p w14:paraId="04A43485" w14:textId="77777777" w:rsidR="00520659" w:rsidRPr="00822E85" w:rsidRDefault="00520659">
            <w:r w:rsidRPr="00822E85">
              <w:t>Ideally pollinators should be identified to genus or species level with the assistance of trained experts. Local universities could be contacted to identify such experts.</w:t>
            </w:r>
          </w:p>
          <w:p w14:paraId="2A7F73BC" w14:textId="77777777" w:rsidR="00520659" w:rsidRPr="00822E85" w:rsidRDefault="00520659"/>
          <w:p w14:paraId="7687CD95" w14:textId="77777777" w:rsidR="00520659" w:rsidRPr="0037562D" w:rsidRDefault="00520659">
            <w:pPr>
              <w:spacing w:line="257" w:lineRule="auto"/>
              <w:rPr>
                <w:rFonts w:eastAsia="Calibri" w:cs="Calibri"/>
              </w:rPr>
            </w:pPr>
            <w:r w:rsidRPr="0037562D">
              <w:rPr>
                <w:rFonts w:eastAsia="Calibri" w:cs="Calibri"/>
              </w:rPr>
              <w:t>Pan traps are better for solitary bees and hoverflies, while transects or plots are better for social bees and other insects. The methods will have to be adapted based of the crop type or pollinators of interest.</w:t>
            </w:r>
          </w:p>
          <w:p w14:paraId="52E6C89C" w14:textId="77777777" w:rsidR="00520659" w:rsidRPr="0037562D" w:rsidRDefault="00520659">
            <w:pPr>
              <w:spacing w:line="257" w:lineRule="auto"/>
            </w:pPr>
          </w:p>
          <w:p w14:paraId="7AAAEFB2" w14:textId="77777777" w:rsidR="00520659" w:rsidRPr="0037562D" w:rsidRDefault="00520659">
            <w:pPr>
              <w:spacing w:line="257" w:lineRule="auto"/>
              <w:rPr>
                <w:rFonts w:eastAsia="Calibri" w:cs="Calibri"/>
              </w:rPr>
            </w:pPr>
            <w:r w:rsidRPr="0037562D">
              <w:rPr>
                <w:rFonts w:eastAsia="Calibri" w:cs="Calibri"/>
              </w:rPr>
              <w:t>The floral resources available per unit area can also be recorded.</w:t>
            </w:r>
          </w:p>
          <w:p w14:paraId="0ABA7681" w14:textId="77777777" w:rsidR="00520659" w:rsidRPr="0037562D" w:rsidRDefault="00520659"/>
          <w:p w14:paraId="2E60E9A3" w14:textId="77777777" w:rsidR="00520659" w:rsidRPr="00822E85" w:rsidRDefault="00520659">
            <w:pPr>
              <w:rPr>
                <w:i/>
              </w:rPr>
            </w:pPr>
            <w:r w:rsidRPr="00822E85">
              <w:rPr>
                <w:i/>
              </w:rPr>
              <w:t>Note on other methods</w:t>
            </w:r>
          </w:p>
          <w:p w14:paraId="56EFE396" w14:textId="77777777" w:rsidR="00520659" w:rsidRPr="00822E85" w:rsidRDefault="00520659">
            <w:pPr>
              <w:rPr>
                <w:rFonts w:eastAsia="Calibri" w:cs="Calibri"/>
              </w:rPr>
            </w:pPr>
            <w:r w:rsidRPr="00822E85">
              <w:t xml:space="preserve">Sticky traps are an easy and often cheap option, but are less suitable to monitoring </w:t>
            </w:r>
            <w:r w:rsidRPr="00822E85">
              <w:rPr>
                <w:rFonts w:eastAsia="Calibri" w:cs="Calibri"/>
              </w:rPr>
              <w:t>a diverse set of flower visitors.</w:t>
            </w:r>
          </w:p>
        </w:tc>
      </w:tr>
      <w:tr w:rsidR="00520659" w:rsidRPr="0037562D" w14:paraId="2BD7D873" w14:textId="77777777">
        <w:tc>
          <w:tcPr>
            <w:tcW w:w="2155" w:type="dxa"/>
            <w:shd w:val="clear" w:color="auto" w:fill="8DD873" w:themeFill="accent6" w:themeFillTint="99"/>
          </w:tcPr>
          <w:p w14:paraId="70D87C38" w14:textId="77777777" w:rsidR="00520659" w:rsidRPr="0037562D" w:rsidRDefault="00520659">
            <w:r w:rsidRPr="0037562D">
              <w:lastRenderedPageBreak/>
              <w:t>Guidance on data entry and reporting</w:t>
            </w:r>
          </w:p>
        </w:tc>
        <w:tc>
          <w:tcPr>
            <w:tcW w:w="7195" w:type="dxa"/>
          </w:tcPr>
          <w:p w14:paraId="3C2260F6" w14:textId="77777777" w:rsidR="00520659" w:rsidRPr="00822E85" w:rsidRDefault="00520659">
            <w:pPr>
              <w:spacing w:line="257" w:lineRule="auto"/>
              <w:rPr>
                <w:rFonts w:eastAsia="Calibri" w:cs="Calibri"/>
              </w:rPr>
            </w:pPr>
            <w:r w:rsidRPr="0037562D">
              <w:rPr>
                <w:rFonts w:eastAsia="Calibri" w:cs="Calibri"/>
              </w:rPr>
              <w:t xml:space="preserve">The data will have to be recorded based on the method employed. Record crop type/ type of habitat being observed, field and plot number, replication, time of observation for all methods. </w:t>
            </w:r>
            <w:r w:rsidRPr="00822E85">
              <w:rPr>
                <w:rFonts w:eastAsia="Calibri" w:cs="Calibri"/>
              </w:rPr>
              <w:t xml:space="preserve">Additionally, for- </w:t>
            </w:r>
          </w:p>
          <w:p w14:paraId="0DEE9782" w14:textId="77777777" w:rsidR="00520659" w:rsidRPr="0037562D" w:rsidRDefault="00520659">
            <w:pPr>
              <w:pStyle w:val="ListParagraph"/>
              <w:numPr>
                <w:ilvl w:val="0"/>
                <w:numId w:val="42"/>
              </w:numPr>
              <w:spacing w:after="160" w:line="259" w:lineRule="auto"/>
              <w:rPr>
                <w:rFonts w:eastAsia="Calibri" w:cs="Calibri"/>
              </w:rPr>
            </w:pPr>
            <w:r w:rsidRPr="0037562D">
              <w:rPr>
                <w:rFonts w:eastAsia="Calibri" w:cs="Calibri"/>
              </w:rPr>
              <w:t xml:space="preserve">Transect: Length of the transect, number stops, time spent per stop and number of sweeps need to be consistent. Record species collected/ observed, stored species to be labelled for further identification. </w:t>
            </w:r>
          </w:p>
          <w:p w14:paraId="15371D69" w14:textId="77777777" w:rsidR="00520659" w:rsidRPr="0037562D" w:rsidRDefault="00520659">
            <w:pPr>
              <w:pStyle w:val="ListParagraph"/>
              <w:numPr>
                <w:ilvl w:val="0"/>
                <w:numId w:val="42"/>
              </w:numPr>
              <w:spacing w:after="160" w:line="259" w:lineRule="auto"/>
              <w:rPr>
                <w:rFonts w:eastAsia="Calibri" w:cs="Calibri"/>
              </w:rPr>
            </w:pPr>
            <w:r w:rsidRPr="0037562D">
              <w:rPr>
                <w:rFonts w:eastAsia="Calibri" w:cs="Calibri"/>
              </w:rPr>
              <w:t>Pan traps: Number of traps, colour combination, distance between two trap stations, replications (or transect length)- need to be consistent. Segregate species collected based on trap colours and trap station and transect number. Record the species and number of individuals while sorting at the lab.</w:t>
            </w:r>
          </w:p>
          <w:p w14:paraId="7E700E0C" w14:textId="77777777" w:rsidR="00520659" w:rsidRPr="0037562D" w:rsidRDefault="00520659">
            <w:pPr>
              <w:pStyle w:val="ListParagraph"/>
              <w:numPr>
                <w:ilvl w:val="0"/>
                <w:numId w:val="42"/>
              </w:numPr>
              <w:spacing w:after="160" w:line="259" w:lineRule="auto"/>
              <w:rPr>
                <w:rFonts w:eastAsia="Calibri" w:cs="Calibri"/>
              </w:rPr>
            </w:pPr>
            <w:r w:rsidRPr="0037562D">
              <w:rPr>
                <w:rFonts w:eastAsia="Calibri" w:cs="Calibri"/>
              </w:rPr>
              <w:t xml:space="preserve">Targeted observations on plots: Plot size, replications (within plot and within field), extent of time observed needs to be consistent. Number of visits (a visit is counted only if the insect makes contact with the floral reproductive organ) and species visiting the target species per plot/ branch/ flower.  </w:t>
            </w:r>
          </w:p>
        </w:tc>
      </w:tr>
      <w:tr w:rsidR="00520659" w:rsidRPr="0037562D" w14:paraId="62EAA372" w14:textId="77777777">
        <w:tc>
          <w:tcPr>
            <w:tcW w:w="2155" w:type="dxa"/>
            <w:shd w:val="clear" w:color="auto" w:fill="8DD873" w:themeFill="accent6" w:themeFillTint="99"/>
          </w:tcPr>
          <w:p w14:paraId="12977172" w14:textId="77777777" w:rsidR="00520659" w:rsidRPr="0037562D" w:rsidRDefault="00520659">
            <w:r w:rsidRPr="0037562D">
              <w:t>References</w:t>
            </w:r>
          </w:p>
        </w:tc>
        <w:tc>
          <w:tcPr>
            <w:tcW w:w="7195" w:type="dxa"/>
          </w:tcPr>
          <w:p w14:paraId="56E7E8B2" w14:textId="2040F97B" w:rsidR="00520659" w:rsidRPr="00196D24" w:rsidRDefault="00520659">
            <w:pPr>
              <w:rPr>
                <w:lang w:val="fr-FR"/>
              </w:rPr>
            </w:pPr>
            <w:r w:rsidRPr="00196D24">
              <w:rPr>
                <w:lang w:val="fr-FR"/>
              </w:rPr>
              <w:t>O’Connor et al. (2019)</w:t>
            </w:r>
            <w:r w:rsidRPr="00822E85">
              <w:rPr>
                <w:lang w:val="fr-FR"/>
              </w:rPr>
              <w:fldChar w:fldCharType="begin"/>
            </w:r>
            <w:r>
              <w:rPr>
                <w:lang w:val="fr-FR"/>
              </w:rPr>
              <w:instrText xml:space="preserve"> ADDIN ZOTERO_ITEM CSL_CITATION {"citationID":"W08nsoXa","properties":{"formattedCitation":"\\super 41\\nosupersub{}","plainCitation":"41","noteIndex":0},"citationItems":[{"id":24942,"uris":["http://zotero.org/users/6629962/items/PF22WNYV"],"itemData":{"id":24942,"type":"article-journal","abstract":"The status of pollinating insects is of international concern, but knowledge of the magnitude and extent of declines is limited by a lack of systematic monitoring. Standardized protocols are urgently needed, alongside a better understanding of how different methods and recorders (data collectors) influence estimates of pollinator abundance and diversity. We compared two common methods for sampling wild pollinating insects (solitary bees, bumblebees and hoverflies), pan traps and transects, in surveys of 1 km countryside squares (agricultural and semi-natural habitats) and flowering crop fields across Great Britain, including the influence of local floral resources (nectar sugar availability or crop flower density) on the insects sampled. Further, we compared the performance of recorders with differing expertise (non-specialist research staff, taxonomic experts and non-expert volunteers) in applying methods. Pan traps and transects produced compositionally distinct samples of pollinator communities. In the wider countryside, pan traps sampled more species of solitary bee and hoverfly. In flowering crops, transects recorded a greater number of individual bumblebees, but fewer species. Across all taxonomic groups and countryside and crop samples, transects generally had lower rates of species accumulation per individual collected than pan traps. This demonstrates that differences between methods in estimating richness are not due to sampling effort alone. However, recorders possessing greater taxonomic expertise can produce species accumulation data from transects that are almost commensurate with pan trapping. The abundance and species richness of pollinators (except solitary bees) on transects in the wider countryside was positively related to the availability of estimated nectar sugar. In crops, pollinator abundance responses to flower densities were idiosyncratic according to crop type, but overall the response was positive and negative for transects and pan traps, respectively. Given these taxonomic and context-specific differences in method performance, we assess their suitability for monitoring pollinating insect communities and pollination services. We discuss the relevance of these findings within the context of achieving standardized, large-scale monitoring of pollinating insects.","container-title":"Methods in Ecology and Evolution","DOI":"10.1111/2041-210X.13292","ISSN":"2041-210X","issue":"12","language":"en","license":"© 2019 The Authors. Methods in Ecology and Evolution © 2019 British Ecological Society","note":"_eprint: https://onlinelibrary.wiley.com/doi/pdf/10.1111/2041-210X.13292","page":"2129-2140","source":"Wiley Online Library","title":"Monitoring insect pollinators and flower visitation: The effectiveness and feasibility of different survey methods","title-short":"Monitoring insect pollinators and flower visitation","volume":"10","author":[{"family":"O'Connor","given":"Rory S."},{"family":"Kunin","given":"William E."},{"family":"Garratt","given":"Michael P. D."},{"family":"Potts","given":"Simon G."},{"family":"Roy","given":"Helen E."},{"family":"Andrews","given":"Christopher"},{"family":"Jones","given":"Catherine M."},{"family":"Peyton","given":"Jodey M."},{"family":"Savage","given":"Joanna"},{"family":"Harvey","given":"Martin C."},{"family":"Morris","given":"Roger K. A."},{"family":"Roberts","given":"Stuart P. M."},{"family":"Wright","given":"Ivan"},{"family":"Vanbergen","given":"Adam J."},{"family":"Carvell","given":"Claire"}],"issued":{"date-parts":[["2019"]]}}}],"schema":"https://github.com/citation-style-language/schema/raw/master/csl-citation.json"} </w:instrText>
            </w:r>
            <w:r w:rsidRPr="00822E85">
              <w:rPr>
                <w:lang w:val="fr-FR"/>
              </w:rPr>
              <w:fldChar w:fldCharType="separate"/>
            </w:r>
            <w:r w:rsidRPr="008B031F">
              <w:rPr>
                <w:rFonts w:ascii="Aptos" w:hAnsi="Aptos" w:cs="Times New Roman"/>
                <w:vertAlign w:val="superscript"/>
                <w:lang w:val="fr-FR"/>
              </w:rPr>
              <w:t>41</w:t>
            </w:r>
            <w:r w:rsidRPr="00822E85">
              <w:rPr>
                <w:lang w:val="fr-FR"/>
              </w:rPr>
              <w:fldChar w:fldCharType="end"/>
            </w:r>
            <w:r w:rsidRPr="00196D24">
              <w:rPr>
                <w:lang w:val="fr-FR"/>
              </w:rPr>
              <w:t xml:space="preserve"> </w:t>
            </w:r>
          </w:p>
          <w:p w14:paraId="19D6DD0B" w14:textId="50C4CD49" w:rsidR="00520659" w:rsidRPr="0037562D" w:rsidRDefault="00520659">
            <w:r w:rsidRPr="00196D24">
              <w:rPr>
                <w:rStyle w:val="Hyperlink"/>
                <w:color w:val="auto"/>
                <w:u w:val="none"/>
                <w:lang w:val="fr-FR"/>
              </w:rPr>
              <w:t>Hicks et al. (2016)</w:t>
            </w:r>
            <w:r w:rsidRPr="00822E85">
              <w:rPr>
                <w:rStyle w:val="Hyperlink"/>
                <w:color w:val="auto"/>
                <w:u w:val="none"/>
              </w:rPr>
              <w:fldChar w:fldCharType="begin"/>
            </w:r>
            <w:r>
              <w:rPr>
                <w:rStyle w:val="Hyperlink"/>
                <w:color w:val="auto"/>
                <w:u w:val="none"/>
                <w:lang w:val="fr-FR"/>
              </w:rPr>
              <w:instrText xml:space="preserve"> ADDIN ZOTERO_ITEM CSL_CITATION {"citationID":"lzI6X4Nw","properties":{"formattedCitation":"\\super 42\\nosupersub{}","plainCitation":"42","noteIndex":0},"citationItems":[{"id":24945,"uris":["http://zotero.org/users/6629962/items/2LZ9DGA2"],"itemData":{"id":24945,"type":"article-journal","abstract":"Planted meadows are increasingly used to improve the biodiversity and aesthetic amenity value of urban areas. Although many ‘pollinator-friendly’ seed mixes are available, the floral resources these provide to flower-visiting insects, and how these change through time, are largely unknown. Such data are necessary to compare the resources provided by alternative meadow seed mixes to each other and to other flowering habitats. We used quantitative surveys of over 2 million flowers to estimate the nectar and pollen resources offered by two exemplar commercial seed mixes (one annual, one perennial) and associated weeds grown as 300m2 meadows across four UK cities, sampled at six time points between May and September 2013. Nectar sugar and pollen rewards per flower varied widely across 65 species surveyed, with native British weed species (including dandelion, Taraxacum agg.) contributing the top five nectar producers and two of the top ten pollen producers. Seed mix species yielding the highest rewards per flower included Leontodon hispidus, Centaurea cyanus and C. nigra for nectar, and Papaver rhoeas, Eschscholzia californica and Malva moschata for pollen. Perennial meadows produced up to 20x more nectar and up to 6x more pollen than annual meadows, which in turn produced far more than amenity grassland controls. Perennial meadows produced resources earlier in the year than annual meadows, but both seed mixes delivered very low resource levels early in the year and these were provided almost entirely by native weeds. Pollen volume per flower is well predicted statistically by floral morphology, and nectar sugar mass and pollen volume per unit area are correlated with flower counts, raising the possibility that resource levels can be estimated for species or habitats where they cannot be measured directly. Our approach does not incorporate resource quality information (for example, pollen pr</w:instrText>
            </w:r>
            <w:r w:rsidRPr="004128FF">
              <w:rPr>
                <w:rStyle w:val="Hyperlink"/>
                <w:color w:val="auto"/>
                <w:u w:val="none"/>
                <w:lang w:val="en-US"/>
              </w:rPr>
              <w:instrText>otein or essential amino acid content), but can easily do so when suitable data exist. Our approach should inform the design of new seed mixes to ensure continuity in floral resource availability throughout the year, and to identify suitable species to fill resource gaps in established mixes.","container-title":"PLOS ONE","DOI":"10.1371/journal.pone.0158117","ISSN":"1932-6203","issue":"6","journalAbbreviation":"PLOS ONE","language":"en","note":"publisher: Public Library of Science","page":"e0158117","source":"PLoS Journals","title":"Food for Pollinators: Quantifying the Nectar and Pollen Resources of Urban Flower Meadows","title-short":"Food for Pollinators","volume":"11","author":[{"family":"Hicks","given":"Damien M."},{"family":"Ouvrard","given":"</w:instrText>
            </w:r>
            <w:r w:rsidRPr="008B031F">
              <w:rPr>
                <w:rStyle w:val="Hyperlink"/>
                <w:color w:val="auto"/>
                <w:u w:val="none"/>
                <w:lang w:val="en-US"/>
              </w:rPr>
              <w:instrText xml:space="preserve">Pierre"},{"family":"Baldock","given":"Katherine C. R."},{"family":"Baude","given":"Mathilde"},{"family":"Goddard","given":"Mark A."},{"family":"Kunin","given":"William E."},{"family":"Mitschunas","given":"Nadine"},{"family":"Memmott","given":"Jane"},{"family":"Morse","given":"Helen"},{"family":"Nikolitsi","given":"Maria"},{"family":"Osgathorpe","given":"Lynne M."},{"family":"Potts","given":"Simon G."},{"family":"Robertson","given":"Kirsty M."},{"family":"Scott","given":"Anna V."},{"family":"Sinclair","given":"Frazer"},{"family":"Westbury","given":"Duncan B."},{"family":"Stone","given":"Graham N."}],"issued":{"date-parts":[["2016",6,24]]}}}],"schema":"https://github.com/citation-style-language/schema/raw/master/csl-citation.json"} </w:instrText>
            </w:r>
            <w:r w:rsidRPr="00822E85">
              <w:rPr>
                <w:rStyle w:val="Hyperlink"/>
                <w:color w:val="auto"/>
                <w:u w:val="none"/>
              </w:rPr>
              <w:fldChar w:fldCharType="separate"/>
            </w:r>
            <w:r w:rsidRPr="00520659">
              <w:rPr>
                <w:rFonts w:ascii="Aptos" w:hAnsi="Aptos" w:cs="Times New Roman"/>
                <w:vertAlign w:val="superscript"/>
              </w:rPr>
              <w:t>42</w:t>
            </w:r>
            <w:r w:rsidRPr="00822E85">
              <w:rPr>
                <w:rStyle w:val="Hyperlink"/>
                <w:color w:val="auto"/>
                <w:u w:val="none"/>
                <w:lang w:val="fr-FR"/>
              </w:rPr>
              <w:fldChar w:fldCharType="end"/>
            </w:r>
          </w:p>
        </w:tc>
      </w:tr>
    </w:tbl>
    <w:p w14:paraId="5E8D2BF2" w14:textId="77777777" w:rsidR="00520659" w:rsidRPr="0037562D" w:rsidRDefault="00520659" w:rsidP="00520659"/>
    <w:p w14:paraId="68DBD374" w14:textId="77777777" w:rsidR="00520659" w:rsidRPr="0037562D" w:rsidRDefault="00520659" w:rsidP="00520659">
      <w:pPr>
        <w:rPr>
          <w:rFonts w:ascii="Calibri" w:eastAsia="Calibri" w:hAnsi="Calibri" w:cs="Calibri"/>
        </w:rPr>
      </w:pPr>
    </w:p>
    <w:p w14:paraId="544C0299" w14:textId="77777777" w:rsidR="00520659" w:rsidRPr="0037562D" w:rsidRDefault="00520659" w:rsidP="00520659">
      <w:pPr>
        <w:pStyle w:val="Heading3"/>
      </w:pPr>
      <w:bookmarkStart w:id="147" w:name="_Toc166680110"/>
      <w:r w:rsidRPr="0037562D">
        <w:t>Soil health (SOCLA)</w:t>
      </w:r>
      <w:bookmarkEnd w:id="147"/>
    </w:p>
    <w:tbl>
      <w:tblPr>
        <w:tblStyle w:val="TableGrid"/>
        <w:tblW w:w="0" w:type="auto"/>
        <w:tblLook w:val="04A0" w:firstRow="1" w:lastRow="0" w:firstColumn="1" w:lastColumn="0" w:noHBand="0" w:noVBand="1"/>
      </w:tblPr>
      <w:tblGrid>
        <w:gridCol w:w="2155"/>
        <w:gridCol w:w="7195"/>
      </w:tblGrid>
      <w:tr w:rsidR="00520659" w:rsidRPr="0037562D" w14:paraId="0DA9F813" w14:textId="77777777">
        <w:tc>
          <w:tcPr>
            <w:tcW w:w="2155" w:type="dxa"/>
            <w:shd w:val="clear" w:color="auto" w:fill="8DD873" w:themeFill="accent6" w:themeFillTint="99"/>
          </w:tcPr>
          <w:p w14:paraId="030C9249" w14:textId="77777777" w:rsidR="00520659" w:rsidRPr="0037562D" w:rsidRDefault="00520659">
            <w:pPr>
              <w:rPr>
                <w:b/>
                <w:bCs/>
              </w:rPr>
            </w:pPr>
            <w:r w:rsidRPr="0037562D">
              <w:rPr>
                <w:b/>
                <w:bCs/>
              </w:rPr>
              <w:t>Indicator</w:t>
            </w:r>
          </w:p>
        </w:tc>
        <w:tc>
          <w:tcPr>
            <w:tcW w:w="7195" w:type="dxa"/>
          </w:tcPr>
          <w:p w14:paraId="1454A0D0" w14:textId="77777777" w:rsidR="00520659" w:rsidRPr="0037562D" w:rsidRDefault="00520659">
            <w:pPr>
              <w:rPr>
                <w:b/>
                <w:bCs/>
                <w:highlight w:val="yellow"/>
              </w:rPr>
            </w:pPr>
            <w:r w:rsidRPr="0037562D">
              <w:rPr>
                <w:b/>
                <w:bCs/>
              </w:rPr>
              <w:t>Soil health</w:t>
            </w:r>
          </w:p>
        </w:tc>
      </w:tr>
      <w:tr w:rsidR="00520659" w:rsidRPr="0037562D" w14:paraId="22B4E060" w14:textId="77777777">
        <w:tc>
          <w:tcPr>
            <w:tcW w:w="2155" w:type="dxa"/>
            <w:shd w:val="clear" w:color="auto" w:fill="8DD873" w:themeFill="accent6" w:themeFillTint="99"/>
          </w:tcPr>
          <w:p w14:paraId="4C9EB756" w14:textId="77777777" w:rsidR="00520659" w:rsidRPr="0037562D" w:rsidRDefault="00520659">
            <w:r w:rsidRPr="0037562D">
              <w:t>Theme</w:t>
            </w:r>
          </w:p>
        </w:tc>
        <w:tc>
          <w:tcPr>
            <w:tcW w:w="7195" w:type="dxa"/>
          </w:tcPr>
          <w:p w14:paraId="7FEC2E30" w14:textId="77777777" w:rsidR="00520659" w:rsidRPr="0037562D" w:rsidRDefault="00520659">
            <w:pPr>
              <w:rPr>
                <w:highlight w:val="yellow"/>
              </w:rPr>
            </w:pPr>
            <w:r w:rsidRPr="0037562D">
              <w:t>Soil health</w:t>
            </w:r>
          </w:p>
        </w:tc>
      </w:tr>
      <w:tr w:rsidR="00520659" w:rsidRPr="0037562D" w14:paraId="117C51EB" w14:textId="77777777">
        <w:tc>
          <w:tcPr>
            <w:tcW w:w="2155" w:type="dxa"/>
            <w:shd w:val="clear" w:color="auto" w:fill="8DD873" w:themeFill="accent6" w:themeFillTint="99"/>
          </w:tcPr>
          <w:p w14:paraId="10107CF3" w14:textId="77777777" w:rsidR="00520659" w:rsidRPr="0037562D" w:rsidRDefault="00520659">
            <w:r w:rsidRPr="0037562D">
              <w:t>Purpose of indicator</w:t>
            </w:r>
          </w:p>
        </w:tc>
        <w:tc>
          <w:tcPr>
            <w:tcW w:w="7195" w:type="dxa"/>
          </w:tcPr>
          <w:p w14:paraId="639620FC" w14:textId="77777777" w:rsidR="00520659" w:rsidRPr="0037562D" w:rsidRDefault="00520659">
            <w:pPr>
              <w:rPr>
                <w:highlight w:val="yellow"/>
              </w:rPr>
            </w:pPr>
            <w:r w:rsidRPr="0037562D">
              <w:t xml:space="preserve">Healthy soils underpin healthy and productive agroecosystems. This indicator contributes to Sustainable Development Goal (SDG) indicator 2.4.1 which includes a sub-indicator on ‘prevalence of soil degradation’, and SDG indicator 15.3.1 on ‘proportion of degraded land’. </w:t>
            </w:r>
          </w:p>
        </w:tc>
      </w:tr>
      <w:tr w:rsidR="00520659" w:rsidRPr="0037562D" w14:paraId="01D69E19" w14:textId="77777777">
        <w:tc>
          <w:tcPr>
            <w:tcW w:w="2155" w:type="dxa"/>
            <w:shd w:val="clear" w:color="auto" w:fill="8DD873" w:themeFill="accent6" w:themeFillTint="99"/>
          </w:tcPr>
          <w:p w14:paraId="695F6D33" w14:textId="77777777" w:rsidR="00520659" w:rsidRPr="0037562D" w:rsidRDefault="00520659">
            <w:r w:rsidRPr="0037562D">
              <w:t>Data source</w:t>
            </w:r>
          </w:p>
        </w:tc>
        <w:tc>
          <w:tcPr>
            <w:tcW w:w="7195" w:type="dxa"/>
          </w:tcPr>
          <w:p w14:paraId="0CED2CA6" w14:textId="77777777" w:rsidR="00520659" w:rsidRPr="0037562D" w:rsidRDefault="00520659">
            <w:pPr>
              <w:rPr>
                <w:highlight w:val="yellow"/>
              </w:rPr>
            </w:pPr>
            <w:r w:rsidRPr="0037562D">
              <w:t>Field measurement</w:t>
            </w:r>
          </w:p>
        </w:tc>
      </w:tr>
      <w:tr w:rsidR="00520659" w:rsidRPr="0037562D" w14:paraId="577A383D" w14:textId="77777777">
        <w:tc>
          <w:tcPr>
            <w:tcW w:w="2155" w:type="dxa"/>
            <w:shd w:val="clear" w:color="auto" w:fill="8DD873" w:themeFill="accent6" w:themeFillTint="99"/>
          </w:tcPr>
          <w:p w14:paraId="217BC4A1" w14:textId="77777777" w:rsidR="00520659" w:rsidRPr="0037562D" w:rsidRDefault="00520659">
            <w:r w:rsidRPr="0037562D">
              <w:t>Measurement</w:t>
            </w:r>
          </w:p>
        </w:tc>
        <w:tc>
          <w:tcPr>
            <w:tcW w:w="7195" w:type="dxa"/>
          </w:tcPr>
          <w:p w14:paraId="24331A07" w14:textId="77777777" w:rsidR="00520659" w:rsidRPr="0037562D" w:rsidRDefault="00520659">
            <w:pPr>
              <w:rPr>
                <w:highlight w:val="yellow"/>
              </w:rPr>
            </w:pPr>
            <w:r w:rsidRPr="0037562D">
              <w:t>Latin American Society for Agroecology (SOCLA) indicators of soil health, adapted by TAPE</w:t>
            </w:r>
          </w:p>
        </w:tc>
      </w:tr>
      <w:tr w:rsidR="00520659" w:rsidRPr="0037562D" w14:paraId="0A811E88" w14:textId="77777777">
        <w:tc>
          <w:tcPr>
            <w:tcW w:w="2155" w:type="dxa"/>
            <w:shd w:val="clear" w:color="auto" w:fill="8DD873" w:themeFill="accent6" w:themeFillTint="99"/>
          </w:tcPr>
          <w:p w14:paraId="06CC50C2" w14:textId="77777777" w:rsidR="00520659" w:rsidRPr="0037562D" w:rsidRDefault="00520659">
            <w:r w:rsidRPr="0037562D">
              <w:t>Measurement units</w:t>
            </w:r>
          </w:p>
        </w:tc>
        <w:tc>
          <w:tcPr>
            <w:tcW w:w="7195" w:type="dxa"/>
          </w:tcPr>
          <w:p w14:paraId="6742D8B9" w14:textId="77777777" w:rsidR="00520659" w:rsidRPr="0037562D" w:rsidRDefault="00520659">
            <w:pPr>
              <w:rPr>
                <w:highlight w:val="yellow"/>
              </w:rPr>
            </w:pPr>
            <w:r w:rsidRPr="0037562D">
              <w:t>Score from 1 to 5, representing the mean indicator value across 10 indicators</w:t>
            </w:r>
          </w:p>
        </w:tc>
      </w:tr>
      <w:tr w:rsidR="00520659" w:rsidRPr="0037562D" w14:paraId="5E65A915" w14:textId="77777777">
        <w:tc>
          <w:tcPr>
            <w:tcW w:w="2155" w:type="dxa"/>
            <w:shd w:val="clear" w:color="auto" w:fill="8DD873" w:themeFill="accent6" w:themeFillTint="99"/>
          </w:tcPr>
          <w:p w14:paraId="167CFB69" w14:textId="77777777" w:rsidR="00520659" w:rsidRPr="0037562D" w:rsidRDefault="00520659">
            <w:r w:rsidRPr="0037562D">
              <w:t>Guidance on measurement</w:t>
            </w:r>
          </w:p>
        </w:tc>
        <w:tc>
          <w:tcPr>
            <w:tcW w:w="7195" w:type="dxa"/>
          </w:tcPr>
          <w:p w14:paraId="53C5A0DE" w14:textId="1C30B229" w:rsidR="00520659" w:rsidRPr="0037562D" w:rsidRDefault="00520659">
            <w:r w:rsidRPr="0037562D">
              <w:t>Soil health can be determined through field surveys with values for 10 indicators of soil health determined jointly by the farmer and enumerator.  The proposed indicators were developed by the Latin American Society for Agroecology (SOCLA) and described in Nicholls et al. (2004)</w:t>
            </w:r>
            <w:r w:rsidRPr="0037562D">
              <w:fldChar w:fldCharType="begin"/>
            </w:r>
            <w:r>
              <w:instrText xml:space="preserve"> ADDIN ZOTERO_ITEM CSL_CITATION {"citationID":"iEhRwulB","properties":{"formattedCitation":"\\super 12\\nosupersub{}","plainCitation":"12","noteIndex":0},"citationItems":[{"id":93,"uris":["http://zotero.org/users/6629962/items/YAZ7VUCE"],"itemData":{"id":93,"type":"article-journal","container-title":"Biodynamics","note":"publisher: BIO-DYNAMIC FARMING AND GARDENING ASSOCIATION, INC.","page":"33–39","source":"Google Scholar","title":"A rapid, farmer-friendly agroecological method to estimate soil quality and crop health in vineyard systems","author":[{"family":"Nicholls","given":"Clara Ines"},{"family":"Altieri","given":"Miguel A."},{"family":"Dezanet","given":"Andre"},{"family":"Lana","given":"Marcos"},{"family":"Feistauer","given":"Diogo"},{"family":"Ouriques","given":"Maykol"}],"issued":{"date-parts":[["2004"]]}}}],"schema":"https://github.com/citation-style-language/schema/raw/master/csl-citation.json"} </w:instrText>
            </w:r>
            <w:r w:rsidRPr="0037562D">
              <w:fldChar w:fldCharType="separate"/>
            </w:r>
            <w:r w:rsidRPr="00520659">
              <w:rPr>
                <w:rFonts w:ascii="Aptos" w:hAnsi="Aptos" w:cs="Times New Roman"/>
                <w:vertAlign w:val="superscript"/>
              </w:rPr>
              <w:t>12</w:t>
            </w:r>
            <w:r w:rsidRPr="0037562D">
              <w:fldChar w:fldCharType="end"/>
            </w:r>
            <w:r w:rsidRPr="0037562D">
              <w:t xml:space="preserve">. </w:t>
            </w:r>
          </w:p>
          <w:p w14:paraId="5FB9478D" w14:textId="77777777" w:rsidR="00520659" w:rsidRPr="0037562D" w:rsidRDefault="00520659"/>
          <w:p w14:paraId="61FAE36F" w14:textId="77777777" w:rsidR="00520659" w:rsidRPr="0037562D" w:rsidRDefault="00520659">
            <w:r w:rsidRPr="0037562D">
              <w:t xml:space="preserve">Data are collected by digging or picking up a small amount of soil to examine it more closely, in each of the same 10x10m square plots used to assess biodiversity. The SOCLA 10 indicators of soil health are: </w:t>
            </w:r>
          </w:p>
          <w:p w14:paraId="70F3F2C9" w14:textId="77777777" w:rsidR="00520659" w:rsidRPr="0037562D" w:rsidRDefault="00520659">
            <w:pPr>
              <w:pStyle w:val="ListParagraph"/>
              <w:numPr>
                <w:ilvl w:val="0"/>
                <w:numId w:val="16"/>
              </w:numPr>
              <w:ind w:left="346" w:hanging="346"/>
            </w:pPr>
            <w:r w:rsidRPr="0037562D">
              <w:t>Soil structure</w:t>
            </w:r>
          </w:p>
          <w:p w14:paraId="59B60493" w14:textId="77777777" w:rsidR="00520659" w:rsidRPr="0037562D" w:rsidRDefault="00520659">
            <w:pPr>
              <w:pStyle w:val="ListParagraph"/>
              <w:numPr>
                <w:ilvl w:val="0"/>
                <w:numId w:val="16"/>
              </w:numPr>
              <w:ind w:left="346" w:hanging="346"/>
            </w:pPr>
            <w:r w:rsidRPr="0037562D">
              <w:t xml:space="preserve">Degree of compaction </w:t>
            </w:r>
          </w:p>
          <w:p w14:paraId="36DA6979" w14:textId="77777777" w:rsidR="00520659" w:rsidRPr="0037562D" w:rsidRDefault="00520659">
            <w:pPr>
              <w:pStyle w:val="ListParagraph"/>
              <w:numPr>
                <w:ilvl w:val="0"/>
                <w:numId w:val="16"/>
              </w:numPr>
              <w:ind w:left="346" w:hanging="346"/>
            </w:pPr>
            <w:r w:rsidRPr="0037562D">
              <w:t>Soil depth</w:t>
            </w:r>
          </w:p>
          <w:p w14:paraId="740D1A46" w14:textId="77777777" w:rsidR="00520659" w:rsidRPr="0037562D" w:rsidRDefault="00520659">
            <w:pPr>
              <w:pStyle w:val="ListParagraph"/>
              <w:numPr>
                <w:ilvl w:val="0"/>
                <w:numId w:val="16"/>
              </w:numPr>
              <w:ind w:left="346" w:hanging="346"/>
            </w:pPr>
            <w:r w:rsidRPr="0037562D">
              <w:t>Status of residues</w:t>
            </w:r>
          </w:p>
          <w:p w14:paraId="35B5EF09" w14:textId="77777777" w:rsidR="00520659" w:rsidRPr="000A0282" w:rsidRDefault="00520659">
            <w:pPr>
              <w:pStyle w:val="ListParagraph"/>
              <w:numPr>
                <w:ilvl w:val="0"/>
                <w:numId w:val="16"/>
              </w:numPr>
              <w:ind w:left="346" w:hanging="346"/>
              <w:rPr>
                <w:lang w:val="fr-FR"/>
              </w:rPr>
            </w:pPr>
            <w:r w:rsidRPr="000A0282">
              <w:rPr>
                <w:lang w:val="fr-FR"/>
              </w:rPr>
              <w:t>Colour, odour and organic matter</w:t>
            </w:r>
          </w:p>
          <w:p w14:paraId="1F9FECA3" w14:textId="77777777" w:rsidR="00520659" w:rsidRPr="0037562D" w:rsidRDefault="00520659">
            <w:pPr>
              <w:pStyle w:val="ListParagraph"/>
              <w:numPr>
                <w:ilvl w:val="0"/>
                <w:numId w:val="16"/>
              </w:numPr>
              <w:ind w:left="346" w:hanging="346"/>
            </w:pPr>
            <w:r w:rsidRPr="0037562D">
              <w:t>Water retention</w:t>
            </w:r>
          </w:p>
          <w:p w14:paraId="5545DDD0" w14:textId="77777777" w:rsidR="00520659" w:rsidRPr="0037562D" w:rsidRDefault="00520659">
            <w:pPr>
              <w:pStyle w:val="ListParagraph"/>
              <w:numPr>
                <w:ilvl w:val="0"/>
                <w:numId w:val="16"/>
              </w:numPr>
              <w:ind w:left="346" w:hanging="346"/>
            </w:pPr>
            <w:r w:rsidRPr="0037562D">
              <w:t>Soil cover</w:t>
            </w:r>
          </w:p>
          <w:p w14:paraId="745B6208" w14:textId="77777777" w:rsidR="00520659" w:rsidRPr="0037562D" w:rsidRDefault="00520659">
            <w:pPr>
              <w:pStyle w:val="ListParagraph"/>
              <w:numPr>
                <w:ilvl w:val="0"/>
                <w:numId w:val="16"/>
              </w:numPr>
              <w:ind w:left="346" w:hanging="346"/>
            </w:pPr>
            <w:r w:rsidRPr="0037562D">
              <w:t>Signs of erosion</w:t>
            </w:r>
          </w:p>
          <w:p w14:paraId="70CCB534" w14:textId="77777777" w:rsidR="00520659" w:rsidRPr="0037562D" w:rsidRDefault="00520659">
            <w:pPr>
              <w:pStyle w:val="ListParagraph"/>
              <w:numPr>
                <w:ilvl w:val="0"/>
                <w:numId w:val="16"/>
              </w:numPr>
              <w:ind w:left="346" w:hanging="346"/>
            </w:pPr>
            <w:r w:rsidRPr="0037562D">
              <w:t>Presence of invertebrates</w:t>
            </w:r>
          </w:p>
          <w:p w14:paraId="78508618" w14:textId="77777777" w:rsidR="00520659" w:rsidRPr="0037562D" w:rsidRDefault="00520659">
            <w:pPr>
              <w:pStyle w:val="ListParagraph"/>
              <w:numPr>
                <w:ilvl w:val="0"/>
                <w:numId w:val="16"/>
              </w:numPr>
              <w:ind w:left="346" w:hanging="346"/>
            </w:pPr>
            <w:r w:rsidRPr="0037562D">
              <w:t>Microbiological activity</w:t>
            </w:r>
          </w:p>
          <w:p w14:paraId="443550D0" w14:textId="77777777" w:rsidR="00520659" w:rsidRPr="0037562D" w:rsidRDefault="00520659">
            <w:r w:rsidRPr="0037562D">
              <w:t xml:space="preserve"> </w:t>
            </w:r>
          </w:p>
          <w:p w14:paraId="4C6A0C69" w14:textId="5760822D" w:rsidR="00520659" w:rsidRPr="0037562D" w:rsidRDefault="00520659">
            <w:r w:rsidRPr="0037562D">
              <w:t>Note, for the SOCLA analysis of soil health, you will require a wire flag (length ~50 cm, thickness ~0.08 mm) and hydrogen peroxide (volume ~100 ml). The measurement of compaction (indicator number 2) requires a wire flag which is pressed vertically into the soil, and the level of compaction is determined based on the depth at which the wire bends due to the resistance in the soil caused by compaction. Measuring microbiological activity (indicator number 10) requires hydrogen peroxide, which is poured in small quantities to assess the effervescence in soil.  Little or no effervescence indicates soil with little organic matter and poor microbial activity, while high effervescence indicates rich organic matter and greater microbial activity</w:t>
            </w:r>
            <w:r w:rsidRPr="0037562D">
              <w:fldChar w:fldCharType="begin"/>
            </w:r>
            <w:r>
              <w:instrText xml:space="preserve"> ADDIN ZOTERO_ITEM CSL_CITATION {"citationID":"MXKbQRCf","properties":{"formattedCitation":"\\super 12\\nosupersub{}","plainCitation":"12","noteIndex":0},"citationItems":[{"id":93,"uris":["http://zotero.org/users/6629962/items/YAZ7VUCE"],"itemData":{"id":93,"type":"article-journal","container-title":"Biodynamics","note":"publisher: BIO-DYNAMIC FARMING AND GARDENING ASSOCIATION, INC.","page":"33–39","source":"Google Scholar","title":"A rapid, farmer-friendly agroecological method to estimate soil quality and crop health in vineyard systems","author":[{"family":"Nicholls","given":"Clara Ines"},{"family":"Altieri","given":"Miguel A."},{"family":"Dezanet","given":"Andre"},{"family":"Lana","given":"Marcos"},{"family":"Feistauer","given":"Diogo"},{"family":"Ouriques","given":"Maykol"}],"issued":{"date-parts":[["2004"]]}}}],"schema":"https://github.com/citation-style-language/schema/raw/master/csl-citation.json"} </w:instrText>
            </w:r>
            <w:r w:rsidRPr="0037562D">
              <w:fldChar w:fldCharType="separate"/>
            </w:r>
            <w:r w:rsidRPr="00520659">
              <w:rPr>
                <w:rFonts w:ascii="Aptos" w:hAnsi="Aptos" w:cs="Times New Roman"/>
                <w:vertAlign w:val="superscript"/>
              </w:rPr>
              <w:t>12</w:t>
            </w:r>
            <w:r w:rsidRPr="0037562D">
              <w:fldChar w:fldCharType="end"/>
            </w:r>
            <w:r w:rsidRPr="0037562D">
              <w:t>.</w:t>
            </w:r>
          </w:p>
          <w:p w14:paraId="1B6AF19D" w14:textId="77777777" w:rsidR="00520659" w:rsidRPr="0037562D" w:rsidRDefault="00520659"/>
          <w:p w14:paraId="70C3C2DD" w14:textId="3C00E039" w:rsidR="00520659" w:rsidRPr="0037562D" w:rsidRDefault="00520659">
            <w:r w:rsidRPr="0037562D">
              <w:t>Each indicator is scored from 1 to 10 based on the following guidelines</w:t>
            </w:r>
            <w:r w:rsidRPr="0037562D">
              <w:fldChar w:fldCharType="begin"/>
            </w:r>
            <w:r>
              <w:instrText xml:space="preserve"> ADDIN ZOTERO_ITEM CSL_CITATION {"citationID":"UHwQhcGS","properties":{"formattedCitation":"\\super 12\\nosupersub{}","plainCitation":"12","noteIndex":0},"citationItems":[{"id":93,"uris":["http://zotero.org/users/6629962/items/YAZ7VUCE"],"itemData":{"id":93,"type":"article-journal","container-title":"Biodynamics","note":"publisher: BIO-DYNAMIC FARMING AND GARDENING ASSOCIATION, INC.","page":"33–39","source":"Google Scholar","title":"A rapid, farmer-friendly agroecological method to estimate soil quality and crop health in vineyard systems","author":[{"family":"Nicholls","given":"Clara Ines"},{"family":"Altieri","given":"Miguel A."},{"family":"Dezanet","given":"Andre"},{"family":"Lana","given":"Marcos"},{"family":"Feistauer","given":"Diogo"},{"family":"Ouriques","given":"Maykol"}],"issued":{"date-parts":[["2004"]]}}}],"schema":"https://github.com/citation-style-language/schema/raw/master/csl-citation.json"} </w:instrText>
            </w:r>
            <w:r w:rsidRPr="0037562D">
              <w:fldChar w:fldCharType="separate"/>
            </w:r>
            <w:r w:rsidRPr="00520659">
              <w:rPr>
                <w:rFonts w:ascii="Aptos" w:hAnsi="Aptos" w:cs="Times New Roman"/>
                <w:vertAlign w:val="superscript"/>
              </w:rPr>
              <w:t>12</w:t>
            </w:r>
            <w:r w:rsidRPr="0037562D">
              <w:fldChar w:fldCharType="end"/>
            </w:r>
            <w:r w:rsidRPr="0037562D">
              <w:t>:</w:t>
            </w:r>
          </w:p>
          <w:p w14:paraId="21178648" w14:textId="77777777" w:rsidR="00520659" w:rsidRPr="0037562D" w:rsidRDefault="00520659">
            <w:r w:rsidRPr="00196D24">
              <w:rPr>
                <w:noProof/>
                <w:color w:val="2B579A"/>
                <w:shd w:val="clear" w:color="auto" w:fill="E6E6E6"/>
              </w:rPr>
              <w:drawing>
                <wp:inline distT="0" distB="0" distL="0" distR="0" wp14:anchorId="7B73B4AD" wp14:editId="20E74750">
                  <wp:extent cx="4419600" cy="3673937"/>
                  <wp:effectExtent l="0" t="0" r="0" b="3175"/>
                  <wp:docPr id="40816168" name="Picture 40816168" descr="A chart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6168" name="Picture 40816168" descr="A chart with text and numbers&#10;&#10;Description automatically generated with medium confide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8984" cy="3698363"/>
                          </a:xfrm>
                          <a:prstGeom prst="rect">
                            <a:avLst/>
                          </a:prstGeom>
                          <a:noFill/>
                          <a:ln>
                            <a:noFill/>
                          </a:ln>
                        </pic:spPr>
                      </pic:pic>
                    </a:graphicData>
                  </a:graphic>
                </wp:inline>
              </w:drawing>
            </w:r>
          </w:p>
          <w:p w14:paraId="1E874483" w14:textId="77777777" w:rsidR="00520659" w:rsidRPr="0037562D" w:rsidRDefault="00520659">
            <w:pPr>
              <w:jc w:val="both"/>
            </w:pPr>
          </w:p>
          <w:p w14:paraId="465C0C96" w14:textId="77777777" w:rsidR="00520659" w:rsidRPr="0037562D" w:rsidRDefault="00520659">
            <w:pPr>
              <w:jc w:val="both"/>
            </w:pPr>
            <w:r w:rsidRPr="0037562D">
              <w:t xml:space="preserve">When the scoring of the indicators is complete, the values assigned to the indicators are added and divided by the number of measured indicators to obtain a mean value between 1-10. </w:t>
            </w:r>
          </w:p>
          <w:p w14:paraId="545BBCC5" w14:textId="77777777" w:rsidR="00520659" w:rsidRPr="0037562D" w:rsidRDefault="00520659">
            <w:pPr>
              <w:rPr>
                <w:highlight w:val="yellow"/>
              </w:rPr>
            </w:pPr>
          </w:p>
        </w:tc>
      </w:tr>
      <w:tr w:rsidR="00520659" w:rsidRPr="0037562D" w14:paraId="5C8D1E7E" w14:textId="77777777">
        <w:tc>
          <w:tcPr>
            <w:tcW w:w="2155" w:type="dxa"/>
            <w:shd w:val="clear" w:color="auto" w:fill="8DD873" w:themeFill="accent6" w:themeFillTint="99"/>
          </w:tcPr>
          <w:p w14:paraId="7D146A75" w14:textId="77777777" w:rsidR="00520659" w:rsidRPr="0037562D" w:rsidRDefault="00520659">
            <w:r w:rsidRPr="0037562D">
              <w:lastRenderedPageBreak/>
              <w:t>Guidance on data entry and reporting</w:t>
            </w:r>
          </w:p>
        </w:tc>
        <w:tc>
          <w:tcPr>
            <w:tcW w:w="7195" w:type="dxa"/>
          </w:tcPr>
          <w:p w14:paraId="134516EC" w14:textId="77777777" w:rsidR="00520659" w:rsidRPr="0037562D" w:rsidRDefault="00520659">
            <w:pPr>
              <w:rPr>
                <w:highlight w:val="yellow"/>
              </w:rPr>
            </w:pPr>
            <w:r w:rsidRPr="0037562D">
              <w:t xml:space="preserve">Record the score from 1 to 10. Be sure to take a GPS point and keep a record of the geographic coordinates where soil samples were taken to allow follow-up surveys in the same locations. </w:t>
            </w:r>
          </w:p>
        </w:tc>
      </w:tr>
      <w:tr w:rsidR="00520659" w:rsidRPr="0037562D" w14:paraId="4A88130F" w14:textId="77777777">
        <w:tc>
          <w:tcPr>
            <w:tcW w:w="2155" w:type="dxa"/>
            <w:shd w:val="clear" w:color="auto" w:fill="8DD873" w:themeFill="accent6" w:themeFillTint="99"/>
          </w:tcPr>
          <w:p w14:paraId="2CD7C1E8" w14:textId="77777777" w:rsidR="00520659" w:rsidRPr="0037562D" w:rsidRDefault="00520659">
            <w:r w:rsidRPr="0037562D">
              <w:t>References</w:t>
            </w:r>
          </w:p>
        </w:tc>
        <w:tc>
          <w:tcPr>
            <w:tcW w:w="7195" w:type="dxa"/>
          </w:tcPr>
          <w:p w14:paraId="6C36BDF7" w14:textId="32EC6B3F" w:rsidR="00520659" w:rsidRPr="0037562D" w:rsidRDefault="00520659">
            <w:pPr>
              <w:pStyle w:val="ListParagraph"/>
              <w:numPr>
                <w:ilvl w:val="2"/>
                <w:numId w:val="69"/>
              </w:numPr>
              <w:ind w:left="346"/>
            </w:pPr>
            <w:r w:rsidRPr="0037562D">
              <w:t>Nicholls et al. (2004)</w:t>
            </w:r>
            <w:r w:rsidRPr="0037562D">
              <w:fldChar w:fldCharType="begin"/>
            </w:r>
            <w:r>
              <w:instrText xml:space="preserve"> ADDIN ZOTERO_ITEM CSL_CITATION {"citationID":"116thMdt","properties":{"formattedCitation":"\\super 12\\nosupersub{}","plainCitation":"12","noteIndex":0},"citationItems":[{"id":93,"uris":["http://zotero.org/users/6629962/items/YAZ7VUCE"],"itemData":{"id":93,"type":"article-journal","container-title":"Biodynamics","note":"publisher: BIO-DYNAMIC FARMING AND GARDENING ASSOCIATION, INC.","page":"33–39","source":"Google Scholar","title":"A rapid, farmer-friendly agroecological method to estimate soil quality and crop health in vineyard systems","author":[{"family":"Nicholls","given":"Clara Ines"},{"family":"Altieri","given":"Miguel A."},{"family":"Dezanet","given":"Andre"},{"family":"Lana","given":"Marcos"},{"family":"Feistauer","given":"Diogo"},{"family":"Ouriques","given":"Maykol"}],"issued":{"date-parts":[["2004"]]}}}],"schema":"https://github.com/citation-style-language/schema/raw/master/csl-citation.json"} </w:instrText>
            </w:r>
            <w:r w:rsidRPr="0037562D">
              <w:fldChar w:fldCharType="separate"/>
            </w:r>
            <w:r w:rsidRPr="00520659">
              <w:rPr>
                <w:rFonts w:ascii="Aptos" w:hAnsi="Aptos" w:cs="Times New Roman"/>
                <w:vertAlign w:val="superscript"/>
              </w:rPr>
              <w:t>12</w:t>
            </w:r>
            <w:r w:rsidRPr="0037562D">
              <w:fldChar w:fldCharType="end"/>
            </w:r>
          </w:p>
          <w:p w14:paraId="0B22A106" w14:textId="683B6166" w:rsidR="00520659" w:rsidRPr="0037562D" w:rsidRDefault="00520659">
            <w:pPr>
              <w:pStyle w:val="ListParagraph"/>
              <w:numPr>
                <w:ilvl w:val="2"/>
                <w:numId w:val="69"/>
              </w:numPr>
              <w:ind w:left="346"/>
            </w:pPr>
            <w:r w:rsidRPr="0037562D">
              <w:t>FAO (2019)</w:t>
            </w:r>
            <w:r w:rsidRPr="0037562D">
              <w:fldChar w:fldCharType="begin" w:fldLock="1"/>
            </w:r>
            <w:r>
              <w:instrText xml:space="preserve"> ADDIN ZOTERO_ITEM CSL_CITATION {"citationID":"AcwhQnof","properties":{"formattedCitation":"\\super 1\\nosupersub{}","plainCitation":"1","noteIndex":0},"citationItems":[{"id":"PKjnWeTD/QjIFW9jw","uris":["http://www.mendeley.com/documents/?uuid=ad174f86-09f2-4a10-b2b5-5233e59a2625"],"itemData":{"ISBN":"9789251320648","abstract":"TAPE can be used to assess all types of production systems and sub-sectors: crop and livestock production, aquaculture, fisheries, and forestry. The tool is adaptable to local contexts and languages and is flexible enough to be complemented with other indicators or methodologies, to inform additional dimensions of sustainability or to provide deeper analyses on a specific topic. On-line questionnaires are available using the KoBoToolbox STEP 0 This \"preliminary step\" is a collection of all relevant context information, from territorial and higher scales, including the descriptions of production systems and agroecosystem and the enabling local and regional environments. STEP 1 The 10 Elements of Agroecology are used to characterize production systems by assessing their level of transition to agroecology. This diagnostic can be used to identify strengths and weaknesses of the systems assessed, but also to monitor and evaluate projects or to establish entry points for future activities to address needs. STEP 2 The 10 core criteria of performance quantify the impact of the level of transition to agroecology assessed in STEP 1 by informing various dimensions of sustainability, namely: land tenure, productivity, income, added value, exposure to pesticides, dietary diversity, women's empowerment, youth employment, biodiversity, and soil health. STEP 3 The final step is a participatory analysis of the results, where the performances (STEP 2) are reviewed in the light of the level of transition to agroecology (STEP 1) and the context and enabling environment (STEP 0). Step 3 can help to inform the identification of ways forward to achieve greater sustainability with the community.","author":[{"dropping-particle":"","family":"FAO","given":"","non-dropping-particle":"","parse-names":false,"suffix":""}],"id":"ITEM-1","issued":{"date-parts":[["2019"]]},"number-of-pages":"98","publisher-place":"Rome","title":"TAPE Tool for Agroecology Performance Evaluation 2019 - Process of development and guidelines for application. Test version","type":"report"}}],"schema":"https://github.com/citation-style-language/schema/raw/master/csl-citation.json"} </w:instrText>
            </w:r>
            <w:r w:rsidRPr="0037562D">
              <w:fldChar w:fldCharType="separate"/>
            </w:r>
            <w:r w:rsidRPr="0037562D">
              <w:rPr>
                <w:rFonts w:ascii="Aptos" w:hAnsi="Aptos" w:cs="Times New Roman"/>
                <w:vertAlign w:val="superscript"/>
              </w:rPr>
              <w:t>1</w:t>
            </w:r>
            <w:r w:rsidRPr="0037562D">
              <w:fldChar w:fldCharType="end"/>
            </w:r>
          </w:p>
        </w:tc>
      </w:tr>
    </w:tbl>
    <w:p w14:paraId="615002E9" w14:textId="77777777" w:rsidR="00520659" w:rsidRPr="0037562D" w:rsidRDefault="00520659" w:rsidP="00520659"/>
    <w:p w14:paraId="558C8407"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48" w:name="_Toc127819100"/>
      <w:bookmarkStart w:id="149" w:name="_Toc166680111"/>
      <w:r w:rsidRPr="0037562D">
        <w:br w:type="page"/>
      </w:r>
    </w:p>
    <w:p w14:paraId="0AB1E327" w14:textId="77777777" w:rsidR="00520659" w:rsidRPr="0037562D" w:rsidRDefault="00520659" w:rsidP="00520659">
      <w:pPr>
        <w:pStyle w:val="Heading3"/>
      </w:pPr>
      <w:r w:rsidRPr="0037562D">
        <w:lastRenderedPageBreak/>
        <w:t>Nutrient use efficiency</w:t>
      </w:r>
      <w:bookmarkEnd w:id="148"/>
      <w:bookmarkEnd w:id="149"/>
    </w:p>
    <w:tbl>
      <w:tblPr>
        <w:tblStyle w:val="TableGrid"/>
        <w:tblW w:w="0" w:type="auto"/>
        <w:tblLook w:val="04A0" w:firstRow="1" w:lastRow="0" w:firstColumn="1" w:lastColumn="0" w:noHBand="0" w:noVBand="1"/>
      </w:tblPr>
      <w:tblGrid>
        <w:gridCol w:w="2155"/>
        <w:gridCol w:w="7195"/>
      </w:tblGrid>
      <w:tr w:rsidR="00520659" w:rsidRPr="0037562D" w14:paraId="16E9B73E" w14:textId="77777777">
        <w:tc>
          <w:tcPr>
            <w:tcW w:w="2155" w:type="dxa"/>
            <w:shd w:val="clear" w:color="auto" w:fill="8DD873" w:themeFill="accent6" w:themeFillTint="99"/>
          </w:tcPr>
          <w:p w14:paraId="65640424" w14:textId="77777777" w:rsidR="00520659" w:rsidRPr="0037562D" w:rsidRDefault="00520659">
            <w:pPr>
              <w:rPr>
                <w:b/>
                <w:bCs/>
              </w:rPr>
            </w:pPr>
            <w:r w:rsidRPr="0037562D">
              <w:rPr>
                <w:b/>
                <w:bCs/>
              </w:rPr>
              <w:t>Indicator</w:t>
            </w:r>
          </w:p>
        </w:tc>
        <w:tc>
          <w:tcPr>
            <w:tcW w:w="7195" w:type="dxa"/>
          </w:tcPr>
          <w:p w14:paraId="48FFC307" w14:textId="77777777" w:rsidR="00520659" w:rsidRPr="0037562D" w:rsidRDefault="00520659">
            <w:pPr>
              <w:rPr>
                <w:b/>
                <w:bCs/>
              </w:rPr>
            </w:pPr>
            <w:r w:rsidRPr="0037562D">
              <w:rPr>
                <w:b/>
                <w:bCs/>
              </w:rPr>
              <w:t>Nutrient use efficiency</w:t>
            </w:r>
          </w:p>
        </w:tc>
      </w:tr>
      <w:tr w:rsidR="00520659" w:rsidRPr="0037562D" w14:paraId="0606CDE4" w14:textId="77777777">
        <w:tc>
          <w:tcPr>
            <w:tcW w:w="2155" w:type="dxa"/>
            <w:shd w:val="clear" w:color="auto" w:fill="8DD873" w:themeFill="accent6" w:themeFillTint="99"/>
          </w:tcPr>
          <w:p w14:paraId="1F2774E1" w14:textId="77777777" w:rsidR="00520659" w:rsidRPr="0037562D" w:rsidRDefault="00520659">
            <w:r w:rsidRPr="0037562D">
              <w:t>Theme</w:t>
            </w:r>
          </w:p>
        </w:tc>
        <w:tc>
          <w:tcPr>
            <w:tcW w:w="7195" w:type="dxa"/>
          </w:tcPr>
          <w:p w14:paraId="47BBADC9" w14:textId="77777777" w:rsidR="00520659" w:rsidRPr="0037562D" w:rsidRDefault="00520659">
            <w:r w:rsidRPr="0037562D">
              <w:t>Nutrient management</w:t>
            </w:r>
          </w:p>
        </w:tc>
      </w:tr>
      <w:tr w:rsidR="00520659" w:rsidRPr="0037562D" w14:paraId="61CA9A26" w14:textId="77777777">
        <w:tc>
          <w:tcPr>
            <w:tcW w:w="2155" w:type="dxa"/>
            <w:shd w:val="clear" w:color="auto" w:fill="8DD873" w:themeFill="accent6" w:themeFillTint="99"/>
          </w:tcPr>
          <w:p w14:paraId="4E155D73" w14:textId="77777777" w:rsidR="00520659" w:rsidRPr="0037562D" w:rsidRDefault="00520659">
            <w:r w:rsidRPr="0037562D">
              <w:t>Purpose of indicator</w:t>
            </w:r>
          </w:p>
        </w:tc>
        <w:tc>
          <w:tcPr>
            <w:tcW w:w="7195" w:type="dxa"/>
          </w:tcPr>
          <w:p w14:paraId="24AED268" w14:textId="77777777" w:rsidR="00520659" w:rsidRPr="0037562D" w:rsidRDefault="00520659">
            <w:pPr>
              <w:rPr>
                <w:highlight w:val="yellow"/>
              </w:rPr>
            </w:pPr>
            <w:r w:rsidRPr="0037562D">
              <w:t>Nutrient use efficiency (NUE) is important indicator in nutrient management as it provides information on the efficiency of inputs use, which has important implications for crop productivity, economic viability, and environmental sustainability. By monitoring NUE, farmers and agronomists can determine if the current inputs are meeting the nutrient needs of the crop and if adjustments are needed to optimize inputs use and reduce nutrient losses to the environment. This indicator is also related to a number of Sustainable Development Goals (SDG) e.g SDG  2 on zero hunger and SDG 15 life on land.</w:t>
            </w:r>
          </w:p>
        </w:tc>
      </w:tr>
      <w:tr w:rsidR="00520659" w:rsidRPr="0037562D" w14:paraId="29007E8C" w14:textId="77777777">
        <w:tc>
          <w:tcPr>
            <w:tcW w:w="2155" w:type="dxa"/>
            <w:shd w:val="clear" w:color="auto" w:fill="8DD873" w:themeFill="accent6" w:themeFillTint="99"/>
          </w:tcPr>
          <w:p w14:paraId="348890C0" w14:textId="77777777" w:rsidR="00520659" w:rsidRPr="0037562D" w:rsidRDefault="00520659">
            <w:r w:rsidRPr="0037562D">
              <w:t>Data source</w:t>
            </w:r>
          </w:p>
        </w:tc>
        <w:tc>
          <w:tcPr>
            <w:tcW w:w="7195" w:type="dxa"/>
          </w:tcPr>
          <w:p w14:paraId="7625F3A2" w14:textId="77777777" w:rsidR="00520659" w:rsidRPr="0037562D" w:rsidRDefault="00520659">
            <w:pPr>
              <w:rPr>
                <w:highlight w:val="yellow"/>
              </w:rPr>
            </w:pPr>
            <w:r w:rsidRPr="0037562D">
              <w:t>Field measurements, farm surveys (interviews and questionnaires), extension and agricultural officers</w:t>
            </w:r>
          </w:p>
        </w:tc>
      </w:tr>
      <w:tr w:rsidR="00520659" w:rsidRPr="0037562D" w14:paraId="250017E7" w14:textId="77777777">
        <w:tc>
          <w:tcPr>
            <w:tcW w:w="2155" w:type="dxa"/>
            <w:shd w:val="clear" w:color="auto" w:fill="8DD873" w:themeFill="accent6" w:themeFillTint="99"/>
          </w:tcPr>
          <w:p w14:paraId="13037B88" w14:textId="77777777" w:rsidR="00520659" w:rsidRPr="0037562D" w:rsidRDefault="00520659">
            <w:r w:rsidRPr="0037562D">
              <w:t>Measurement</w:t>
            </w:r>
          </w:p>
        </w:tc>
        <w:tc>
          <w:tcPr>
            <w:tcW w:w="7195" w:type="dxa"/>
          </w:tcPr>
          <w:p w14:paraId="07A6CC81" w14:textId="77777777" w:rsidR="00520659" w:rsidRPr="0037562D" w:rsidRDefault="00520659">
            <w:pPr>
              <w:rPr>
                <w:highlight w:val="yellow"/>
              </w:rPr>
            </w:pPr>
            <w:r w:rsidRPr="0037562D">
              <w:t xml:space="preserve">Nutrient use efficiency (uptake and losses) in the production system </w:t>
            </w:r>
          </w:p>
        </w:tc>
      </w:tr>
      <w:tr w:rsidR="00520659" w:rsidRPr="0037562D" w14:paraId="0FCAE7A5" w14:textId="77777777">
        <w:tc>
          <w:tcPr>
            <w:tcW w:w="2155" w:type="dxa"/>
            <w:shd w:val="clear" w:color="auto" w:fill="8DD873" w:themeFill="accent6" w:themeFillTint="99"/>
          </w:tcPr>
          <w:p w14:paraId="0FA1C4C0" w14:textId="77777777" w:rsidR="00520659" w:rsidRPr="0037562D" w:rsidRDefault="00520659">
            <w:r w:rsidRPr="0037562D">
              <w:t>Measurement units</w:t>
            </w:r>
          </w:p>
        </w:tc>
        <w:tc>
          <w:tcPr>
            <w:tcW w:w="7195" w:type="dxa"/>
          </w:tcPr>
          <w:p w14:paraId="4C05A655" w14:textId="77777777" w:rsidR="00520659" w:rsidRPr="0037562D" w:rsidRDefault="00520659">
            <w:pPr>
              <w:rPr>
                <w:highlight w:val="yellow"/>
              </w:rPr>
            </w:pPr>
            <w:r w:rsidRPr="0037562D">
              <w:t>Harvested produce (kg) per unit N input (kg) per year, disaggregated by organic or chemical inputs. Can be presented as a ratio or as a percentage (%) of output removal over inputs.</w:t>
            </w:r>
          </w:p>
        </w:tc>
      </w:tr>
      <w:tr w:rsidR="00520659" w:rsidRPr="0037562D" w14:paraId="339A2B5B" w14:textId="77777777">
        <w:tc>
          <w:tcPr>
            <w:tcW w:w="2155" w:type="dxa"/>
            <w:shd w:val="clear" w:color="auto" w:fill="8DD873" w:themeFill="accent6" w:themeFillTint="99"/>
          </w:tcPr>
          <w:p w14:paraId="76255378" w14:textId="77777777" w:rsidR="00520659" w:rsidRPr="0037562D" w:rsidRDefault="00520659">
            <w:r w:rsidRPr="0037562D">
              <w:t>Guidance on measurement</w:t>
            </w:r>
          </w:p>
        </w:tc>
        <w:tc>
          <w:tcPr>
            <w:tcW w:w="7195" w:type="dxa"/>
          </w:tcPr>
          <w:p w14:paraId="11001B15" w14:textId="77777777" w:rsidR="00520659" w:rsidRPr="0037562D" w:rsidRDefault="00520659">
            <w:r w:rsidRPr="0037562D">
              <w:t>Nutrient use efficiency as an indicator can be determined at the three levels i.e. plot level (the level of individual crops), farm level (the level of a whole farm and its cropping system), and landscape level (a larger area e.g. region or watershed).</w:t>
            </w:r>
          </w:p>
          <w:p w14:paraId="4C1BAB1A" w14:textId="77777777" w:rsidR="00520659" w:rsidRPr="0037562D" w:rsidRDefault="00520659"/>
          <w:p w14:paraId="5C7FE04E" w14:textId="77777777" w:rsidR="00520659" w:rsidRPr="0037562D" w:rsidRDefault="00520659">
            <w:pPr>
              <w:rPr>
                <w:rFonts w:eastAsia="Calibri" w:cs="Calibri"/>
              </w:rPr>
            </w:pPr>
            <w:r w:rsidRPr="0037562D">
              <w:rPr>
                <w:rFonts w:eastAsia="Calibri" w:cs="Calibri"/>
              </w:rPr>
              <w:t>Data can be collected on growth parameters considering key stages of crop cycle as different stages have varied needs of nutrients uptake and utilization. Growth rate, change in biomass (root and above ground biomass).  Nutrient uptake can be estimated by multiplying the N concentration of the plant by its biomass.</w:t>
            </w:r>
          </w:p>
          <w:p w14:paraId="30CD04B3" w14:textId="77777777" w:rsidR="00520659" w:rsidRPr="0037562D" w:rsidRDefault="00520659">
            <w:pPr>
              <w:rPr>
                <w:rFonts w:eastAsia="Calibri" w:cs="Calibri"/>
              </w:rPr>
            </w:pPr>
          </w:p>
          <w:p w14:paraId="443A243D" w14:textId="77777777" w:rsidR="00520659" w:rsidRPr="0037562D" w:rsidRDefault="00520659">
            <w:pPr>
              <w:pStyle w:val="ListParagraph"/>
              <w:numPr>
                <w:ilvl w:val="0"/>
                <w:numId w:val="41"/>
              </w:numPr>
              <w:tabs>
                <w:tab w:val="left" w:pos="720"/>
              </w:tabs>
              <w:spacing w:line="257" w:lineRule="auto"/>
              <w:rPr>
                <w:rFonts w:eastAsia="Calibri" w:cs="Calibri"/>
              </w:rPr>
            </w:pPr>
            <w:r w:rsidRPr="0037562D">
              <w:rPr>
                <w:rFonts w:eastAsia="Calibri" w:cs="Calibri"/>
              </w:rPr>
              <w:t>Nutrient input- amount of nutrient (such as nitrogen (N), phosphorus (P), or potassium (K)) that is added to the farm system, either through fertilization or other means.</w:t>
            </w:r>
          </w:p>
          <w:p w14:paraId="058D1081" w14:textId="77777777" w:rsidR="00520659" w:rsidRPr="0037562D" w:rsidRDefault="00520659">
            <w:pPr>
              <w:pStyle w:val="ListParagraph"/>
              <w:numPr>
                <w:ilvl w:val="0"/>
                <w:numId w:val="41"/>
              </w:numPr>
              <w:tabs>
                <w:tab w:val="left" w:pos="0"/>
                <w:tab w:val="left" w:pos="0"/>
                <w:tab w:val="left" w:pos="0"/>
                <w:tab w:val="left" w:pos="0"/>
                <w:tab w:val="left" w:pos="0"/>
                <w:tab w:val="left" w:pos="0"/>
                <w:tab w:val="left" w:pos="720"/>
              </w:tabs>
              <w:spacing w:line="257" w:lineRule="auto"/>
              <w:rPr>
                <w:rFonts w:eastAsia="Calibri" w:cs="Calibri"/>
              </w:rPr>
            </w:pPr>
            <w:r w:rsidRPr="0037562D">
              <w:rPr>
                <w:rFonts w:eastAsia="Calibri" w:cs="Calibri"/>
              </w:rPr>
              <w:t>Nutrient uptake- amount of nutrient that is taken up by the crops and other plants growing in the farm system.</w:t>
            </w:r>
          </w:p>
          <w:p w14:paraId="0FBEDE43" w14:textId="77777777" w:rsidR="00520659" w:rsidRPr="0037562D" w:rsidRDefault="00520659">
            <w:pPr>
              <w:pStyle w:val="ListParagraph"/>
              <w:numPr>
                <w:ilvl w:val="0"/>
                <w:numId w:val="41"/>
              </w:numPr>
              <w:tabs>
                <w:tab w:val="left" w:pos="720"/>
              </w:tabs>
              <w:spacing w:line="257" w:lineRule="auto"/>
              <w:rPr>
                <w:rFonts w:eastAsia="Calibri" w:cs="Calibri"/>
              </w:rPr>
            </w:pPr>
            <w:r w:rsidRPr="0037562D">
              <w:rPr>
                <w:rFonts w:eastAsia="Calibri" w:cs="Calibri"/>
              </w:rPr>
              <w:t>Boundary definition: extent of the system being studied, and includes the inputs and outputs that are considered in the NUE calculatio.</w:t>
            </w:r>
          </w:p>
          <w:p w14:paraId="28616910" w14:textId="77777777" w:rsidR="00520659" w:rsidRPr="0037562D" w:rsidRDefault="00520659">
            <w:pPr>
              <w:pStyle w:val="ListParagraph"/>
              <w:numPr>
                <w:ilvl w:val="0"/>
                <w:numId w:val="41"/>
              </w:numPr>
              <w:tabs>
                <w:tab w:val="left" w:pos="0"/>
                <w:tab w:val="left" w:pos="0"/>
                <w:tab w:val="left" w:pos="0"/>
                <w:tab w:val="left" w:pos="0"/>
                <w:tab w:val="left" w:pos="0"/>
                <w:tab w:val="left" w:pos="0"/>
                <w:tab w:val="left" w:pos="720"/>
              </w:tabs>
              <w:spacing w:line="257" w:lineRule="auto"/>
              <w:rPr>
                <w:rFonts w:eastAsia="Calibri" w:cs="Calibri"/>
              </w:rPr>
            </w:pPr>
            <w:r w:rsidRPr="0037562D">
              <w:rPr>
                <w:rFonts w:eastAsia="Calibri" w:cs="Calibri"/>
              </w:rPr>
              <w:t>Crop yield: total biomass produced by the crops in the farm system. Crop yield can be used to estimate nutrient uptake, as nutrient uptake is proportional to crop yield.</w:t>
            </w:r>
          </w:p>
          <w:p w14:paraId="3C08518C" w14:textId="77777777" w:rsidR="00520659" w:rsidRPr="0037562D" w:rsidRDefault="00520659">
            <w:pPr>
              <w:pStyle w:val="ListParagraph"/>
              <w:tabs>
                <w:tab w:val="left" w:pos="0"/>
                <w:tab w:val="left" w:pos="0"/>
                <w:tab w:val="left" w:pos="0"/>
                <w:tab w:val="left" w:pos="0"/>
                <w:tab w:val="left" w:pos="0"/>
                <w:tab w:val="left" w:pos="0"/>
                <w:tab w:val="left" w:pos="720"/>
              </w:tabs>
              <w:spacing w:line="257" w:lineRule="auto"/>
              <w:rPr>
                <w:rFonts w:eastAsia="Calibri" w:cs="Calibri"/>
              </w:rPr>
            </w:pPr>
          </w:p>
          <w:p w14:paraId="262D2D52" w14:textId="77777777" w:rsidR="00520659" w:rsidRPr="0037562D" w:rsidRDefault="00520659">
            <w:pPr>
              <w:tabs>
                <w:tab w:val="left" w:pos="720"/>
              </w:tabs>
              <w:spacing w:line="257" w:lineRule="auto"/>
              <w:rPr>
                <w:rFonts w:eastAsia="Calibri" w:cs="Calibri"/>
              </w:rPr>
            </w:pPr>
            <w:r w:rsidRPr="0037562D">
              <w:rPr>
                <w:rFonts w:eastAsia="Calibri" w:cs="Calibri"/>
              </w:rPr>
              <w:t>Plant tissue analysis: analysis of plant tissue samples, such as leaves or stems, to determine the nutrient concentration and biomass of the plants growing in the farm system.</w:t>
            </w:r>
          </w:p>
          <w:p w14:paraId="2E3064E1" w14:textId="77777777" w:rsidR="00520659" w:rsidRPr="0037562D" w:rsidRDefault="00520659">
            <w:pPr>
              <w:tabs>
                <w:tab w:val="left" w:pos="0"/>
                <w:tab w:val="left" w:pos="0"/>
                <w:tab w:val="left" w:pos="0"/>
                <w:tab w:val="left" w:pos="0"/>
                <w:tab w:val="left" w:pos="0"/>
                <w:tab w:val="left" w:pos="0"/>
                <w:tab w:val="left" w:pos="720"/>
              </w:tabs>
              <w:spacing w:line="257" w:lineRule="auto"/>
            </w:pPr>
          </w:p>
          <w:p w14:paraId="119AC729" w14:textId="77777777" w:rsidR="00520659" w:rsidRPr="0037562D" w:rsidRDefault="00520659">
            <w:r w:rsidRPr="0037562D">
              <w:t xml:space="preserve">At plot level it is important that regular measurements of the plant growth and nutrient uptake are done using standardized methods. e.g. Kjeldahl digestion for N content or the calorimetric methods. </w:t>
            </w:r>
          </w:p>
          <w:p w14:paraId="79D724F1" w14:textId="77777777" w:rsidR="00520659" w:rsidRPr="0037562D" w:rsidRDefault="00520659"/>
          <w:p w14:paraId="4DB12278" w14:textId="77777777" w:rsidR="00520659" w:rsidRPr="0037562D" w:rsidRDefault="00520659">
            <w:r w:rsidRPr="0037562D">
              <w:t xml:space="preserve">At farm level, a standardized data collection and analysis method across multiple plots is required. With accurate recordings of crop rotations, soil management and nutrient inputs.  </w:t>
            </w:r>
          </w:p>
          <w:p w14:paraId="1F84253F" w14:textId="77777777" w:rsidR="00520659" w:rsidRPr="0037562D" w:rsidRDefault="00520659"/>
          <w:p w14:paraId="2B959896" w14:textId="77777777" w:rsidR="00520659" w:rsidRPr="0037562D" w:rsidRDefault="00520659">
            <w:pPr>
              <w:rPr>
                <w:rFonts w:eastAsia="Calibri" w:cs="Calibri"/>
              </w:rPr>
            </w:pPr>
            <w:r w:rsidRPr="0037562D">
              <w:rPr>
                <w:rFonts w:eastAsia="Calibri" w:cs="Calibri"/>
              </w:rPr>
              <w:t>Farm definitions and specialization of system being studied e,g arable farms, horticultural farms, mixed crop-livestock. The spatial and temporal limits may include study the whole farm or during a growing season or over number years. Most recommended should be in yearly basis (kg ha</w:t>
            </w:r>
            <w:r w:rsidRPr="0037562D">
              <w:rPr>
                <w:rFonts w:eastAsia="Calibri" w:cs="Calibri"/>
                <w:vertAlign w:val="superscript"/>
              </w:rPr>
              <w:t xml:space="preserve">-1 </w:t>
            </w:r>
            <w:r w:rsidRPr="0037562D">
              <w:rPr>
                <w:rFonts w:eastAsia="Calibri" w:cs="Calibri"/>
              </w:rPr>
              <w:t>yr</w:t>
            </w:r>
            <w:r w:rsidRPr="0037562D">
              <w:rPr>
                <w:rFonts w:eastAsia="Calibri" w:cs="Calibri"/>
                <w:vertAlign w:val="superscript"/>
              </w:rPr>
              <w:t>-1</w:t>
            </w:r>
            <w:r w:rsidRPr="0037562D">
              <w:rPr>
                <w:rFonts w:eastAsia="Calibri" w:cs="Calibri"/>
              </w:rPr>
              <w:t>).</w:t>
            </w:r>
          </w:p>
          <w:p w14:paraId="250B7CE6" w14:textId="77777777" w:rsidR="00520659" w:rsidRPr="0037562D" w:rsidRDefault="00520659"/>
          <w:p w14:paraId="44C34531" w14:textId="77777777" w:rsidR="00520659" w:rsidRPr="0037562D" w:rsidRDefault="00520659">
            <w:r w:rsidRPr="0037562D">
              <w:t xml:space="preserve">NUE at landscape level will include a standardized method of data collection and analysis from multiple farms, proper delineation of boundaries of different farm practices </w:t>
            </w:r>
            <w:r w:rsidRPr="0037562D">
              <w:rPr>
                <w:rFonts w:eastAsia="Calibri" w:cs="Calibri"/>
              </w:rPr>
              <w:t>(e.g arable, horticultural, mixed crop-</w:t>
            </w:r>
            <w:r w:rsidRPr="0037562D">
              <w:t xml:space="preserve">livestock) including environmental and socio-economic factors to account for farm heterogeneity. </w:t>
            </w:r>
          </w:p>
          <w:p w14:paraId="12424723" w14:textId="77777777" w:rsidR="00520659" w:rsidRPr="0037562D" w:rsidRDefault="00520659"/>
          <w:p w14:paraId="13AFD77E" w14:textId="77777777" w:rsidR="00520659" w:rsidRPr="0037562D" w:rsidRDefault="00520659">
            <w:r w:rsidRPr="0037562D">
              <w:t>The method to determine NUE at all scales is NUE</w:t>
            </w:r>
            <w:r w:rsidRPr="0037562D">
              <w:rPr>
                <w:rFonts w:eastAsia="Calibri" w:cs="Calibri"/>
              </w:rPr>
              <w:t xml:space="preserve"> = N output / N input.</w:t>
            </w:r>
          </w:p>
          <w:p w14:paraId="5BEAC514" w14:textId="77777777" w:rsidR="00520659" w:rsidRPr="0037562D" w:rsidRDefault="00520659">
            <w:r w:rsidRPr="0037562D">
              <w:t xml:space="preserve">At all scales, it is good to consider all possible sources of inputs into the system to avoid under or overestimation of the NUE. </w:t>
            </w:r>
          </w:p>
          <w:p w14:paraId="589774F8" w14:textId="77777777" w:rsidR="00520659" w:rsidRPr="0037562D" w:rsidRDefault="00520659"/>
          <w:p w14:paraId="456F2CBA" w14:textId="77777777" w:rsidR="00520659" w:rsidRPr="0037562D" w:rsidRDefault="00520659">
            <w:r w:rsidRPr="0037562D">
              <w:t>Specific survey questions should address the following:</w:t>
            </w:r>
          </w:p>
          <w:p w14:paraId="5513C538" w14:textId="77777777" w:rsidR="00520659" w:rsidRPr="000A0282" w:rsidRDefault="00520659">
            <w:pPr>
              <w:pStyle w:val="ListParagraph"/>
              <w:numPr>
                <w:ilvl w:val="0"/>
                <w:numId w:val="44"/>
              </w:numPr>
              <w:spacing w:line="257" w:lineRule="auto"/>
              <w:rPr>
                <w:rFonts w:eastAsia="Calibri" w:cs="Calibri"/>
              </w:rPr>
            </w:pPr>
            <w:r w:rsidRPr="0037562D">
              <w:rPr>
                <w:rFonts w:eastAsia="Calibri" w:cs="Calibri"/>
              </w:rPr>
              <w:t xml:space="preserve">What is the amount of nutrient input, such as nitrogen (N), phosphorus (P), or potassium (K), added to the farm system through fertilization or other means? </w:t>
            </w:r>
            <w:r w:rsidRPr="000A0282">
              <w:rPr>
                <w:rFonts w:eastAsia="Calibri" w:cs="Calibri"/>
              </w:rPr>
              <w:t>In kg ha-1</w:t>
            </w:r>
          </w:p>
          <w:p w14:paraId="7281D387" w14:textId="77777777" w:rsidR="00520659" w:rsidRPr="0037562D" w:rsidRDefault="00520659">
            <w:pPr>
              <w:pStyle w:val="ListParagraph"/>
              <w:numPr>
                <w:ilvl w:val="0"/>
                <w:numId w:val="44"/>
              </w:numPr>
              <w:spacing w:line="257" w:lineRule="auto"/>
              <w:rPr>
                <w:rFonts w:eastAsia="Calibri" w:cs="Calibri"/>
              </w:rPr>
            </w:pPr>
            <w:r w:rsidRPr="0037562D">
              <w:rPr>
                <w:rFonts w:eastAsia="Calibri" w:cs="Calibri"/>
              </w:rPr>
              <w:t xml:space="preserve">How many crop cycles or seasons do you have in a year and different crops in specific plots considering rotations </w:t>
            </w:r>
          </w:p>
          <w:p w14:paraId="799CC83E" w14:textId="77777777" w:rsidR="00520659" w:rsidRPr="0037562D" w:rsidRDefault="00520659">
            <w:pPr>
              <w:pStyle w:val="ListParagraph"/>
              <w:numPr>
                <w:ilvl w:val="0"/>
                <w:numId w:val="44"/>
              </w:numPr>
              <w:spacing w:line="257" w:lineRule="auto"/>
              <w:rPr>
                <w:rFonts w:eastAsia="Calibri" w:cs="Calibri"/>
              </w:rPr>
            </w:pPr>
            <w:r w:rsidRPr="0037562D">
              <w:rPr>
                <w:rFonts w:eastAsia="Calibri" w:cs="Calibri"/>
              </w:rPr>
              <w:t>Yield obtained in the farm (tha</w:t>
            </w:r>
            <w:r w:rsidRPr="0037562D">
              <w:rPr>
                <w:rFonts w:eastAsia="Calibri" w:cs="Calibri"/>
                <w:vertAlign w:val="superscript"/>
              </w:rPr>
              <w:t>-1</w:t>
            </w:r>
            <w:r w:rsidRPr="0037562D">
              <w:rPr>
                <w:rFonts w:eastAsia="Calibri" w:cs="Calibri"/>
              </w:rPr>
              <w:t xml:space="preserve">) edible portion +stover yield categorized for each product grown in the farm /plot </w:t>
            </w:r>
          </w:p>
          <w:p w14:paraId="0EBAE970" w14:textId="77777777" w:rsidR="00520659" w:rsidRPr="0037562D" w:rsidRDefault="00520659">
            <w:pPr>
              <w:pStyle w:val="ListParagraph"/>
              <w:numPr>
                <w:ilvl w:val="0"/>
                <w:numId w:val="44"/>
              </w:numPr>
            </w:pPr>
            <w:r w:rsidRPr="0037562D">
              <w:rPr>
                <w:rFonts w:eastAsia="Calibri" w:cs="Calibri"/>
              </w:rPr>
              <w:t>For farm surveys we need specific concentration/content of nutrients in the harvested products – secondary co-efficient can be obtained from literature or specific analysis can be done on sampled products.</w:t>
            </w:r>
          </w:p>
        </w:tc>
      </w:tr>
      <w:tr w:rsidR="00520659" w:rsidRPr="0037562D" w14:paraId="50414CFF" w14:textId="77777777">
        <w:tc>
          <w:tcPr>
            <w:tcW w:w="2155" w:type="dxa"/>
            <w:shd w:val="clear" w:color="auto" w:fill="8DD873" w:themeFill="accent6" w:themeFillTint="99"/>
          </w:tcPr>
          <w:p w14:paraId="3C7E0858" w14:textId="77777777" w:rsidR="00520659" w:rsidRPr="0037562D" w:rsidRDefault="00520659">
            <w:r w:rsidRPr="0037562D">
              <w:lastRenderedPageBreak/>
              <w:t>Guidance on data entry and reporting</w:t>
            </w:r>
          </w:p>
        </w:tc>
        <w:tc>
          <w:tcPr>
            <w:tcW w:w="7195" w:type="dxa"/>
          </w:tcPr>
          <w:p w14:paraId="4A12D9FB" w14:textId="77777777" w:rsidR="00520659" w:rsidRPr="0037562D" w:rsidRDefault="00520659">
            <w:r w:rsidRPr="0037562D">
              <w:t>Uniform data entry and all conversion of inputs and output to be reported in kg ha</w:t>
            </w:r>
            <w:r w:rsidRPr="0037562D">
              <w:rPr>
                <w:vertAlign w:val="superscript"/>
              </w:rPr>
              <w:t>-1</w:t>
            </w:r>
            <w:r w:rsidRPr="0037562D">
              <w:t xml:space="preserve"> yr</w:t>
            </w:r>
            <w:r w:rsidRPr="0037562D">
              <w:rPr>
                <w:vertAlign w:val="superscript"/>
              </w:rPr>
              <w:t>-1</w:t>
            </w:r>
            <w:r w:rsidRPr="0037562D">
              <w:t>.  Define the unit of measurement (e.g. kg N uptake per kg N applied, % N, etc) and make sure all data is reported consistently using the same unit.</w:t>
            </w:r>
          </w:p>
        </w:tc>
      </w:tr>
      <w:tr w:rsidR="00520659" w:rsidRPr="0037562D" w14:paraId="552A7935" w14:textId="77777777">
        <w:tc>
          <w:tcPr>
            <w:tcW w:w="2155" w:type="dxa"/>
            <w:shd w:val="clear" w:color="auto" w:fill="8DD873" w:themeFill="accent6" w:themeFillTint="99"/>
          </w:tcPr>
          <w:p w14:paraId="7433B22B" w14:textId="77777777" w:rsidR="00520659" w:rsidRPr="0037562D" w:rsidRDefault="00520659">
            <w:r w:rsidRPr="0037562D">
              <w:t>References</w:t>
            </w:r>
          </w:p>
        </w:tc>
        <w:tc>
          <w:tcPr>
            <w:tcW w:w="7195" w:type="dxa"/>
          </w:tcPr>
          <w:p w14:paraId="7E470C29" w14:textId="42080892" w:rsidR="00520659" w:rsidRPr="0037562D" w:rsidRDefault="00520659">
            <w:pPr>
              <w:pStyle w:val="ListParagraph"/>
              <w:numPr>
                <w:ilvl w:val="0"/>
                <w:numId w:val="59"/>
              </w:numPr>
              <w:rPr>
                <w:rFonts w:eastAsia="Times New Roman"/>
              </w:rPr>
            </w:pPr>
            <w:r w:rsidRPr="0037562D">
              <w:rPr>
                <w:rFonts w:eastAsia="Times New Roman"/>
              </w:rPr>
              <w:t>Dobermann, (2007)</w:t>
            </w:r>
            <w:r w:rsidRPr="0037562D">
              <w:rPr>
                <w:rFonts w:eastAsia="Times New Roman"/>
              </w:rPr>
              <w:fldChar w:fldCharType="begin"/>
            </w:r>
            <w:r>
              <w:rPr>
                <w:rFonts w:eastAsia="Times New Roman"/>
              </w:rPr>
              <w:instrText xml:space="preserve"> ADDIN ZOTERO_ITEM CSL_CITATION {"citationID":"Xqv5IR4F","properties":{"formattedCitation":"\\super 21\\nosupersub{}","plainCitation":"21","noteIndex":0},"citationItems":[{"id":24932,"uris":["http://zotero.org/users/6629962/items/CXAKFVTW"],"itemData":{"id":24932,"type":"book","event-place":"Paris, France","ISBN":"2-9523139-2","publisher":"International Fertilizer Industry Association","publisher-place":"Paris, France","title":"Nutrient use efficiency - measurement and management","author":[{"family":"Dobermann","given":"Achim"}],"issued":{"date-parts":[["2007"]]}}}],"schema":"https://github.com/citation-style-language/schema/raw/master/csl-citation.json"} </w:instrText>
            </w:r>
            <w:r w:rsidRPr="0037562D">
              <w:rPr>
                <w:rFonts w:eastAsia="Times New Roman"/>
              </w:rPr>
              <w:fldChar w:fldCharType="separate"/>
            </w:r>
            <w:r w:rsidRPr="00520659">
              <w:rPr>
                <w:rFonts w:ascii="Aptos" w:hAnsi="Aptos" w:cs="Times New Roman"/>
                <w:vertAlign w:val="superscript"/>
              </w:rPr>
              <w:t>21</w:t>
            </w:r>
            <w:r w:rsidRPr="0037562D">
              <w:rPr>
                <w:rFonts w:eastAsia="Times New Roman"/>
              </w:rPr>
              <w:fldChar w:fldCharType="end"/>
            </w:r>
          </w:p>
          <w:p w14:paraId="06AA7A82" w14:textId="19AB4FD6" w:rsidR="00520659" w:rsidRPr="0037562D" w:rsidRDefault="00520659">
            <w:pPr>
              <w:pStyle w:val="ListParagraph"/>
              <w:numPr>
                <w:ilvl w:val="0"/>
                <w:numId w:val="59"/>
              </w:numPr>
            </w:pPr>
            <w:r w:rsidRPr="0037562D">
              <w:rPr>
                <w:rFonts w:cstheme="minorHAnsi"/>
              </w:rPr>
              <w:t>European Union Nitrogen Use Efficiency (NUE) (2016)</w:t>
            </w:r>
            <w:r w:rsidRPr="0037562D">
              <w:rPr>
                <w:rFonts w:cstheme="minorHAnsi"/>
              </w:rPr>
              <w:fldChar w:fldCharType="begin"/>
            </w:r>
            <w:r>
              <w:rPr>
                <w:rFonts w:cstheme="minorHAnsi"/>
              </w:rPr>
              <w:instrText xml:space="preserve"> ADDIN ZOTERO_ITEM CSL_CITATION {"citationID":"fEBkrQXq","properties":{"formattedCitation":"\\super 22\\nosupersub{}","plainCitation":"22","noteIndex":0},"citationItems":[{"id":24935,"uris":["http://zotero.org/users/6629962/items/G5BRA9L7"],"itemData":{"id":24935,"type":"report","event-place":"Wageningen, Netherlands","publisher":"Wageningen University","publisher-place":"Wageningen, Netherlands","title":"Nitrogen Use Efficiency (NUE) - Guidance document for assessing NUE at farm level","URL":"https://www.eunep.com/wp-content/uploads/2023/12/NUE-Guidance-Document.pdf","author":[{"family":"EU Nitrogen Expert Panel","given":""}],"issued":{"date-parts":[["2016"]]}}}],"schema":"https://github.com/citation-style-language/schema/raw/master/csl-citation.json"} </w:instrText>
            </w:r>
            <w:r w:rsidRPr="0037562D">
              <w:rPr>
                <w:rFonts w:cstheme="minorHAnsi"/>
              </w:rPr>
              <w:fldChar w:fldCharType="separate"/>
            </w:r>
            <w:r w:rsidRPr="00520659">
              <w:rPr>
                <w:rFonts w:ascii="Aptos" w:hAnsi="Aptos" w:cs="Times New Roman"/>
                <w:vertAlign w:val="superscript"/>
              </w:rPr>
              <w:t>22</w:t>
            </w:r>
            <w:r w:rsidRPr="0037562D">
              <w:rPr>
                <w:rFonts w:cstheme="minorHAnsi"/>
              </w:rPr>
              <w:fldChar w:fldCharType="end"/>
            </w:r>
          </w:p>
        </w:tc>
      </w:tr>
    </w:tbl>
    <w:p w14:paraId="5978D7FE" w14:textId="77777777" w:rsidR="00520659" w:rsidRPr="0037562D" w:rsidRDefault="00520659" w:rsidP="00520659"/>
    <w:p w14:paraId="0C032124" w14:textId="77777777" w:rsidR="00520659" w:rsidRPr="0037562D" w:rsidRDefault="00520659" w:rsidP="00520659"/>
    <w:p w14:paraId="6F1B0AD6" w14:textId="77777777" w:rsidR="00520659" w:rsidRPr="0037562D" w:rsidRDefault="00520659" w:rsidP="00520659">
      <w:pPr>
        <w:pStyle w:val="Heading3"/>
        <w:numPr>
          <w:ilvl w:val="2"/>
          <w:numId w:val="48"/>
        </w:numPr>
      </w:pPr>
      <w:bookmarkStart w:id="150" w:name="_Toc166680112"/>
      <w:r w:rsidRPr="0037562D">
        <w:t>Nutrient balance</w:t>
      </w:r>
      <w:bookmarkEnd w:id="150"/>
    </w:p>
    <w:tbl>
      <w:tblPr>
        <w:tblW w:w="0" w:type="auto"/>
        <w:tblLayout w:type="fixed"/>
        <w:tblLook w:val="04A0" w:firstRow="1" w:lastRow="0" w:firstColumn="1" w:lastColumn="0" w:noHBand="0" w:noVBand="1"/>
      </w:tblPr>
      <w:tblGrid>
        <w:gridCol w:w="2145"/>
        <w:gridCol w:w="7115"/>
      </w:tblGrid>
      <w:tr w:rsidR="00520659" w:rsidRPr="0037562D" w14:paraId="3EF7AA53"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7B7BACC0" w14:textId="77777777" w:rsidR="00520659" w:rsidRPr="0037562D" w:rsidRDefault="00520659">
            <w:pPr>
              <w:spacing w:line="257" w:lineRule="auto"/>
            </w:pPr>
            <w:r w:rsidRPr="0037562D">
              <w:rPr>
                <w:rFonts w:eastAsia="Calibri" w:cs="Calibri"/>
                <w:b/>
                <w:bCs/>
                <w:color w:val="000000" w:themeColor="text1"/>
              </w:rPr>
              <w:t>Indicator</w:t>
            </w:r>
            <w:r w:rsidRPr="0037562D">
              <w:rPr>
                <w:rFonts w:eastAsia="Calibri" w:cs="Calibri"/>
                <w:color w:val="000000" w:themeColor="text1"/>
              </w:rPr>
              <w:t xml:space="preserve"> </w:t>
            </w:r>
          </w:p>
        </w:tc>
        <w:tc>
          <w:tcPr>
            <w:tcW w:w="7115" w:type="dxa"/>
            <w:tcBorders>
              <w:top w:val="single" w:sz="8" w:space="0" w:color="auto"/>
              <w:left w:val="single" w:sz="8" w:space="0" w:color="auto"/>
              <w:bottom w:val="single" w:sz="8" w:space="0" w:color="auto"/>
              <w:right w:val="single" w:sz="8" w:space="0" w:color="auto"/>
            </w:tcBorders>
          </w:tcPr>
          <w:p w14:paraId="529F2913" w14:textId="77777777" w:rsidR="00520659" w:rsidRPr="0037562D" w:rsidRDefault="00520659">
            <w:pPr>
              <w:spacing w:line="257" w:lineRule="auto"/>
              <w:rPr>
                <w:rFonts w:eastAsia="Calibri" w:cs="Calibri"/>
              </w:rPr>
            </w:pPr>
            <w:r w:rsidRPr="0037562D">
              <w:rPr>
                <w:rFonts w:eastAsia="Calibri" w:cs="Calibri"/>
                <w:b/>
                <w:bCs/>
              </w:rPr>
              <w:t>Nutrient balance</w:t>
            </w:r>
          </w:p>
        </w:tc>
      </w:tr>
      <w:tr w:rsidR="00520659" w:rsidRPr="0037562D" w14:paraId="2B175499"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3E4E059F" w14:textId="77777777" w:rsidR="00520659" w:rsidRPr="0037562D" w:rsidRDefault="00520659">
            <w:pPr>
              <w:spacing w:line="257" w:lineRule="auto"/>
            </w:pPr>
            <w:r w:rsidRPr="0037562D">
              <w:rPr>
                <w:rFonts w:eastAsia="Calibri" w:cs="Calibri"/>
                <w:color w:val="000000" w:themeColor="text1"/>
              </w:rPr>
              <w:t xml:space="preserve">Theme </w:t>
            </w:r>
          </w:p>
        </w:tc>
        <w:tc>
          <w:tcPr>
            <w:tcW w:w="7115" w:type="dxa"/>
            <w:tcBorders>
              <w:top w:val="single" w:sz="8" w:space="0" w:color="auto"/>
              <w:left w:val="single" w:sz="8" w:space="0" w:color="auto"/>
              <w:bottom w:val="single" w:sz="8" w:space="0" w:color="auto"/>
              <w:right w:val="single" w:sz="8" w:space="0" w:color="auto"/>
            </w:tcBorders>
          </w:tcPr>
          <w:p w14:paraId="523A8BF0" w14:textId="77777777" w:rsidR="00520659" w:rsidRPr="0037562D" w:rsidRDefault="00520659">
            <w:pPr>
              <w:spacing w:line="257" w:lineRule="auto"/>
            </w:pPr>
            <w:r w:rsidRPr="0037562D">
              <w:rPr>
                <w:rFonts w:eastAsia="Calibri" w:cs="Calibri"/>
              </w:rPr>
              <w:t>Nutrient management</w:t>
            </w:r>
          </w:p>
        </w:tc>
      </w:tr>
      <w:tr w:rsidR="00520659" w:rsidRPr="0037562D" w14:paraId="771B601A"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39154654" w14:textId="77777777" w:rsidR="00520659" w:rsidRPr="0037562D" w:rsidRDefault="00520659">
            <w:pPr>
              <w:spacing w:line="257" w:lineRule="auto"/>
            </w:pPr>
            <w:r w:rsidRPr="0037562D">
              <w:rPr>
                <w:rFonts w:eastAsia="Calibri" w:cs="Calibri"/>
                <w:color w:val="000000" w:themeColor="text1"/>
              </w:rPr>
              <w:t xml:space="preserve">Purpose of indicator </w:t>
            </w:r>
          </w:p>
        </w:tc>
        <w:tc>
          <w:tcPr>
            <w:tcW w:w="7115" w:type="dxa"/>
            <w:tcBorders>
              <w:top w:val="single" w:sz="8" w:space="0" w:color="auto"/>
              <w:left w:val="single" w:sz="8" w:space="0" w:color="auto"/>
              <w:bottom w:val="single" w:sz="8" w:space="0" w:color="auto"/>
              <w:right w:val="single" w:sz="8" w:space="0" w:color="auto"/>
            </w:tcBorders>
          </w:tcPr>
          <w:p w14:paraId="0037C8B4" w14:textId="77777777" w:rsidR="00520659" w:rsidRPr="0037562D" w:rsidRDefault="00520659">
            <w:pPr>
              <w:spacing w:line="257" w:lineRule="auto"/>
              <w:ind w:right="166"/>
            </w:pPr>
            <w:r w:rsidRPr="0037562D">
              <w:t xml:space="preserve">Nutrient balance is the difference between the nutrient inputs entering a farming system (mainly livestock manure and fertilisers) and the nutrient outputs leaving the system (the uptake of nutrients for crop and pasture production). A nutrient deficit indicates declining soil fertility. A nutrient surplus indicates a risk of polluting soil, water, and air. Nutrient balances are important indicators of land degradation and water pollution, relevant to SDG 6, 15, and the UNCDD. </w:t>
            </w:r>
          </w:p>
        </w:tc>
      </w:tr>
      <w:tr w:rsidR="00520659" w:rsidRPr="0037562D" w14:paraId="4E9A662B" w14:textId="77777777">
        <w:trPr>
          <w:trHeight w:val="885"/>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7042C6EC" w14:textId="77777777" w:rsidR="00520659" w:rsidRPr="0037562D" w:rsidRDefault="00520659">
            <w:pPr>
              <w:spacing w:line="257" w:lineRule="auto"/>
            </w:pPr>
            <w:r w:rsidRPr="0037562D">
              <w:rPr>
                <w:rFonts w:eastAsia="Calibri" w:cs="Calibri"/>
                <w:color w:val="000000" w:themeColor="text1"/>
              </w:rPr>
              <w:t xml:space="preserve">Data source </w:t>
            </w:r>
          </w:p>
        </w:tc>
        <w:tc>
          <w:tcPr>
            <w:tcW w:w="7115" w:type="dxa"/>
            <w:tcBorders>
              <w:top w:val="single" w:sz="8" w:space="0" w:color="auto"/>
              <w:left w:val="single" w:sz="8" w:space="0" w:color="auto"/>
              <w:bottom w:val="single" w:sz="8" w:space="0" w:color="auto"/>
              <w:right w:val="single" w:sz="8" w:space="0" w:color="auto"/>
            </w:tcBorders>
          </w:tcPr>
          <w:p w14:paraId="4CD62F2A" w14:textId="77777777" w:rsidR="00520659" w:rsidRPr="0037562D" w:rsidRDefault="00520659">
            <w:pPr>
              <w:spacing w:line="257" w:lineRule="auto"/>
              <w:rPr>
                <w:highlight w:val="yellow"/>
              </w:rPr>
            </w:pPr>
            <w:r w:rsidRPr="0037562D">
              <w:t>Field measurements, farm surveys (interviews and questionnaires), extension and agricultural officers</w:t>
            </w:r>
          </w:p>
          <w:p w14:paraId="4FDC3998" w14:textId="77777777" w:rsidR="00520659" w:rsidRPr="0037562D" w:rsidRDefault="00520659">
            <w:pPr>
              <w:spacing w:line="257" w:lineRule="auto"/>
            </w:pPr>
          </w:p>
        </w:tc>
      </w:tr>
      <w:tr w:rsidR="00520659" w:rsidRPr="0037562D" w14:paraId="59E0FD7D"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144E5352" w14:textId="77777777" w:rsidR="00520659" w:rsidRPr="0037562D" w:rsidRDefault="00520659">
            <w:pPr>
              <w:spacing w:line="257" w:lineRule="auto"/>
            </w:pPr>
            <w:r w:rsidRPr="0037562D">
              <w:rPr>
                <w:rFonts w:eastAsia="Calibri" w:cs="Calibri"/>
                <w:color w:val="000000" w:themeColor="text1"/>
              </w:rPr>
              <w:t xml:space="preserve">Measurement </w:t>
            </w:r>
          </w:p>
        </w:tc>
        <w:tc>
          <w:tcPr>
            <w:tcW w:w="7115" w:type="dxa"/>
            <w:tcBorders>
              <w:top w:val="single" w:sz="8" w:space="0" w:color="auto"/>
              <w:left w:val="single" w:sz="8" w:space="0" w:color="auto"/>
              <w:bottom w:val="single" w:sz="8" w:space="0" w:color="auto"/>
              <w:right w:val="single" w:sz="8" w:space="0" w:color="auto"/>
            </w:tcBorders>
          </w:tcPr>
          <w:p w14:paraId="1BDF2025" w14:textId="77777777" w:rsidR="00520659" w:rsidRPr="0037562D" w:rsidRDefault="00520659">
            <w:pPr>
              <w:spacing w:line="257" w:lineRule="auto"/>
            </w:pPr>
            <w:r w:rsidRPr="0037562D">
              <w:t xml:space="preserve">Mass balance of inputs and outputs in the systems (including all sources of inputs and all sources of output in a defined system </w:t>
            </w:r>
          </w:p>
        </w:tc>
      </w:tr>
      <w:tr w:rsidR="00520659" w:rsidRPr="0037562D" w14:paraId="470A00EB"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27697A48" w14:textId="77777777" w:rsidR="00520659" w:rsidRPr="0037562D" w:rsidRDefault="00520659">
            <w:pPr>
              <w:spacing w:line="257" w:lineRule="auto"/>
            </w:pPr>
            <w:r w:rsidRPr="0037562D">
              <w:rPr>
                <w:rFonts w:eastAsia="Calibri" w:cs="Calibri"/>
                <w:color w:val="000000" w:themeColor="text1"/>
              </w:rPr>
              <w:t xml:space="preserve">Measurement units </w:t>
            </w:r>
          </w:p>
        </w:tc>
        <w:tc>
          <w:tcPr>
            <w:tcW w:w="7115" w:type="dxa"/>
            <w:tcBorders>
              <w:top w:val="single" w:sz="8" w:space="0" w:color="auto"/>
              <w:left w:val="single" w:sz="8" w:space="0" w:color="auto"/>
              <w:bottom w:val="single" w:sz="8" w:space="0" w:color="auto"/>
              <w:right w:val="single" w:sz="8" w:space="0" w:color="auto"/>
            </w:tcBorders>
          </w:tcPr>
          <w:p w14:paraId="1484D5C7" w14:textId="77777777" w:rsidR="00520659" w:rsidRPr="0037562D" w:rsidRDefault="00520659">
            <w:pPr>
              <w:spacing w:line="257" w:lineRule="auto"/>
            </w:pPr>
            <w:r w:rsidRPr="0037562D">
              <w:t>Kg of N per ha</w:t>
            </w:r>
          </w:p>
        </w:tc>
      </w:tr>
      <w:tr w:rsidR="00520659" w:rsidRPr="0037562D" w14:paraId="639E92AD"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65D2181A" w14:textId="77777777" w:rsidR="00520659" w:rsidRPr="0037562D" w:rsidRDefault="00520659">
            <w:pPr>
              <w:spacing w:line="257" w:lineRule="auto"/>
            </w:pPr>
            <w:r w:rsidRPr="0037562D">
              <w:rPr>
                <w:rFonts w:eastAsia="Calibri" w:cs="Calibri"/>
                <w:color w:val="000000" w:themeColor="text1"/>
              </w:rPr>
              <w:t xml:space="preserve">Guidance on measurement </w:t>
            </w:r>
          </w:p>
        </w:tc>
        <w:tc>
          <w:tcPr>
            <w:tcW w:w="7115" w:type="dxa"/>
            <w:tcBorders>
              <w:top w:val="single" w:sz="8" w:space="0" w:color="auto"/>
              <w:left w:val="single" w:sz="8" w:space="0" w:color="auto"/>
              <w:bottom w:val="single" w:sz="8" w:space="0" w:color="auto"/>
              <w:right w:val="single" w:sz="8" w:space="0" w:color="auto"/>
            </w:tcBorders>
          </w:tcPr>
          <w:p w14:paraId="47F38A64" w14:textId="77777777" w:rsidR="00520659" w:rsidRPr="0037562D" w:rsidRDefault="00520659">
            <w:pPr>
              <w:spacing w:line="257" w:lineRule="auto"/>
              <w:ind w:right="166"/>
            </w:pPr>
            <w:r w:rsidRPr="0037562D">
              <w:t>The OECD system calculates nutrient loadings for nitrogen and phosphorus to agricultural soils.  It is a fairly complex system based on wide range of data sources.  Nutrient inputs and offtakes are estimated by applying coefficients to physical data.  The physical data covers livestock numbers, crop areas, crop yields and fertiliser use.  The relevant coefficients have been developed by empirical research by experts (e.g. ADAS) within a large programme of research projects.  </w:t>
            </w:r>
          </w:p>
          <w:p w14:paraId="6510FC36" w14:textId="77777777" w:rsidR="00520659" w:rsidRPr="0037562D" w:rsidRDefault="00520659">
            <w:pPr>
              <w:spacing w:line="257" w:lineRule="auto"/>
              <w:ind w:right="166"/>
            </w:pPr>
            <w:r w:rsidRPr="0037562D">
              <w:t>Input indicators:</w:t>
            </w:r>
          </w:p>
          <w:p w14:paraId="57A8944F" w14:textId="77777777" w:rsidR="00520659" w:rsidRPr="000A0282" w:rsidRDefault="00520659">
            <w:pPr>
              <w:pStyle w:val="ListParagraph"/>
              <w:numPr>
                <w:ilvl w:val="0"/>
                <w:numId w:val="37"/>
              </w:numPr>
              <w:spacing w:line="257" w:lineRule="auto"/>
              <w:ind w:right="166"/>
            </w:pPr>
            <w:r w:rsidRPr="000A0282">
              <w:t>Mineral fertiliser consumption</w:t>
            </w:r>
          </w:p>
          <w:p w14:paraId="794E7BBA" w14:textId="77777777" w:rsidR="00520659" w:rsidRPr="0037562D" w:rsidRDefault="00520659">
            <w:pPr>
              <w:pStyle w:val="ListParagraph"/>
              <w:numPr>
                <w:ilvl w:val="0"/>
                <w:numId w:val="37"/>
              </w:numPr>
              <w:spacing w:line="257" w:lineRule="auto"/>
              <w:ind w:right="166"/>
            </w:pPr>
            <w:r w:rsidRPr="0037562D">
              <w:t>Cropping/livestock patterns (active pasture land, area of potentially fertilized land)</w:t>
            </w:r>
          </w:p>
          <w:p w14:paraId="52ED9763" w14:textId="77777777" w:rsidR="00520659" w:rsidRPr="0037562D" w:rsidRDefault="00520659">
            <w:pPr>
              <w:pStyle w:val="ListParagraph"/>
              <w:numPr>
                <w:ilvl w:val="0"/>
                <w:numId w:val="37"/>
              </w:numPr>
              <w:spacing w:line="257" w:lineRule="auto"/>
              <w:ind w:right="166"/>
            </w:pPr>
            <w:r w:rsidRPr="0037562D">
              <w:t>Farm management practices (seed and planting materials, crop residues, manure production and use)</w:t>
            </w:r>
          </w:p>
          <w:p w14:paraId="7FD5A4E0" w14:textId="77777777" w:rsidR="00520659" w:rsidRPr="0037562D" w:rsidRDefault="00520659">
            <w:pPr>
              <w:spacing w:line="257" w:lineRule="auto"/>
              <w:ind w:right="166"/>
            </w:pPr>
            <w:r w:rsidRPr="0037562D">
              <w:t>Output indicators:</w:t>
            </w:r>
          </w:p>
          <w:p w14:paraId="42232581" w14:textId="77777777" w:rsidR="00520659" w:rsidRPr="0037562D" w:rsidRDefault="00520659">
            <w:pPr>
              <w:pStyle w:val="ListParagraph"/>
              <w:numPr>
                <w:ilvl w:val="0"/>
                <w:numId w:val="37"/>
              </w:numPr>
              <w:spacing w:line="257" w:lineRule="auto"/>
              <w:ind w:right="166"/>
            </w:pPr>
            <w:r w:rsidRPr="0037562D">
              <w:t>Ammonia emissions</w:t>
            </w:r>
          </w:p>
          <w:p w14:paraId="596290B7" w14:textId="77777777" w:rsidR="00520659" w:rsidRPr="0037562D" w:rsidRDefault="00520659">
            <w:pPr>
              <w:pStyle w:val="ListParagraph"/>
              <w:numPr>
                <w:ilvl w:val="0"/>
                <w:numId w:val="37"/>
              </w:numPr>
              <w:spacing w:line="257" w:lineRule="auto"/>
              <w:ind w:right="166"/>
            </w:pPr>
            <w:r w:rsidRPr="0037562D">
              <w:t>Emissions of methane and nitrous oxide</w:t>
            </w:r>
          </w:p>
          <w:p w14:paraId="3556A7EE" w14:textId="77777777" w:rsidR="00520659" w:rsidRPr="0037562D" w:rsidRDefault="00520659">
            <w:pPr>
              <w:pStyle w:val="ListParagraph"/>
              <w:numPr>
                <w:ilvl w:val="0"/>
                <w:numId w:val="37"/>
              </w:numPr>
              <w:spacing w:line="257" w:lineRule="auto"/>
              <w:ind w:right="166"/>
            </w:pPr>
            <w:r w:rsidRPr="0037562D">
              <w:t>Nitrates/pesticides in water</w:t>
            </w:r>
          </w:p>
          <w:p w14:paraId="58751B11" w14:textId="77777777" w:rsidR="00520659" w:rsidRPr="0037562D" w:rsidRDefault="00520659">
            <w:pPr>
              <w:pStyle w:val="ListParagraph"/>
              <w:numPr>
                <w:ilvl w:val="0"/>
                <w:numId w:val="37"/>
              </w:numPr>
              <w:spacing w:line="257" w:lineRule="auto"/>
              <w:ind w:right="166"/>
            </w:pPr>
            <w:r w:rsidRPr="0037562D">
              <w:lastRenderedPageBreak/>
              <w:t>Share of agriculture in nitrate contamination</w:t>
            </w:r>
          </w:p>
          <w:p w14:paraId="1F9C5191" w14:textId="77777777" w:rsidR="00520659" w:rsidRPr="0037562D" w:rsidRDefault="00520659">
            <w:pPr>
              <w:spacing w:line="257" w:lineRule="auto"/>
              <w:ind w:right="166"/>
              <w:rPr>
                <w:b/>
                <w:bCs/>
              </w:rPr>
            </w:pPr>
            <w:r w:rsidRPr="0037562D">
              <w:rPr>
                <w:b/>
                <w:bCs/>
              </w:rPr>
              <w:t>Issues to be aware of:</w:t>
            </w:r>
          </w:p>
          <w:p w14:paraId="4AF1DADA" w14:textId="77777777" w:rsidR="00520659" w:rsidRPr="0037562D" w:rsidRDefault="00520659">
            <w:pPr>
              <w:pStyle w:val="ListParagraph"/>
              <w:numPr>
                <w:ilvl w:val="0"/>
                <w:numId w:val="40"/>
              </w:numPr>
              <w:spacing w:line="257" w:lineRule="auto"/>
              <w:ind w:right="166"/>
            </w:pPr>
            <w:r w:rsidRPr="0037562D">
              <w:t>Estimates for offtake from pasture are based on average pasture yields and an assumed rate of grazing.  Pasture represents a very significant part of the overall offtake and improvements in these estimates would greatly improve the overall accuracy of the balance sheets. </w:t>
            </w:r>
          </w:p>
          <w:p w14:paraId="3B65B95C" w14:textId="77777777" w:rsidR="00520659" w:rsidRPr="0037562D" w:rsidRDefault="00520659">
            <w:pPr>
              <w:pStyle w:val="ListParagraph"/>
              <w:numPr>
                <w:ilvl w:val="0"/>
                <w:numId w:val="40"/>
              </w:numPr>
              <w:spacing w:line="257" w:lineRule="auto"/>
              <w:ind w:right="166"/>
            </w:pPr>
            <w:r w:rsidRPr="0037562D">
              <w:t>Estimates of fertiliser use at below national level are based on a national average application rate for each crop type.  Due to regional variation in practice, estimates would be improved if regional level application rates for each crop type could be estimated. </w:t>
            </w:r>
          </w:p>
          <w:p w14:paraId="4884C1EF" w14:textId="77777777" w:rsidR="00520659" w:rsidRPr="0037562D" w:rsidRDefault="00520659">
            <w:pPr>
              <w:pStyle w:val="ListParagraph"/>
              <w:numPr>
                <w:ilvl w:val="0"/>
                <w:numId w:val="40"/>
              </w:numPr>
              <w:spacing w:line="257" w:lineRule="auto"/>
              <w:ind w:right="166"/>
            </w:pPr>
            <w:r w:rsidRPr="0037562D">
              <w:t>The land to be used in the scope of the balance sheets must be correctly defined. If unfertilised land is included, the balance sheets will underestimate the total nutrient loadings.  Reflecting this, the UK excluded land identified as “rough grazing” from the balance sheets. </w:t>
            </w:r>
          </w:p>
          <w:p w14:paraId="2810BA8D" w14:textId="77777777" w:rsidR="00520659" w:rsidRPr="0037562D" w:rsidRDefault="00520659">
            <w:pPr>
              <w:pStyle w:val="ListParagraph"/>
              <w:numPr>
                <w:ilvl w:val="0"/>
                <w:numId w:val="40"/>
              </w:numPr>
              <w:spacing w:line="257" w:lineRule="auto"/>
              <w:ind w:right="166"/>
            </w:pPr>
            <w:r w:rsidRPr="0037562D">
              <w:t>Manure is assumed to be applied to the same parcel of land on which the livestock are grazed/reared.  This assumption is robust at aggregated levels but may not be valid at finer spatial scales, particularly at a holding level.</w:t>
            </w:r>
          </w:p>
          <w:p w14:paraId="24D18D10" w14:textId="77777777" w:rsidR="00520659" w:rsidRPr="0037562D" w:rsidRDefault="00520659">
            <w:pPr>
              <w:spacing w:line="257" w:lineRule="auto"/>
              <w:ind w:right="166"/>
            </w:pPr>
            <w:r w:rsidRPr="0037562D">
              <w:t>Questions to guide data collection in surveys</w:t>
            </w:r>
          </w:p>
          <w:p w14:paraId="161D707D"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What crops are grown on the farm and in what rotation?</w:t>
            </w:r>
          </w:p>
          <w:p w14:paraId="02711E71"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What is the typical cropping period for each crop?</w:t>
            </w:r>
          </w:p>
          <w:p w14:paraId="48A97CEA"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What type of fertilizers/inputs are used on the farm?</w:t>
            </w:r>
          </w:p>
          <w:p w14:paraId="2929E8C4"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How are the fertilizers /inputs applied (e.g., broadcast, banded)?</w:t>
            </w:r>
          </w:p>
          <w:p w14:paraId="47D363D2"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How often are fertilizers /inputs applied and in what amounts?</w:t>
            </w:r>
          </w:p>
          <w:p w14:paraId="13A9471C"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What is the source of nitrogen inputs to the farm (e.g., fertilizer, organic matter)?</w:t>
            </w:r>
          </w:p>
          <w:p w14:paraId="6019AC26" w14:textId="77777777" w:rsidR="00520659" w:rsidRPr="0037562D" w:rsidRDefault="00520659">
            <w:pPr>
              <w:pStyle w:val="ListParagraph"/>
              <w:numPr>
                <w:ilvl w:val="1"/>
                <w:numId w:val="33"/>
              </w:numPr>
              <w:tabs>
                <w:tab w:val="left" w:pos="1440"/>
              </w:tabs>
              <w:spacing w:line="257" w:lineRule="auto"/>
              <w:rPr>
                <w:rFonts w:eastAsia="Calibri" w:cs="Calibri"/>
              </w:rPr>
            </w:pPr>
            <w:r w:rsidRPr="0037562D">
              <w:rPr>
                <w:rFonts w:eastAsia="Calibri" w:cs="Calibri"/>
              </w:rPr>
              <w:t>What is the amount of nutrient input per hectare and per year?</w:t>
            </w:r>
          </w:p>
          <w:p w14:paraId="53EE29BC" w14:textId="77777777" w:rsidR="00520659" w:rsidRPr="0037562D" w:rsidRDefault="00520659">
            <w:pPr>
              <w:pStyle w:val="ListParagraph"/>
              <w:numPr>
                <w:ilvl w:val="1"/>
                <w:numId w:val="33"/>
              </w:numPr>
              <w:tabs>
                <w:tab w:val="left" w:pos="0"/>
                <w:tab w:val="left" w:pos="0"/>
                <w:tab w:val="left" w:pos="0"/>
                <w:tab w:val="left" w:pos="0"/>
                <w:tab w:val="left" w:pos="0"/>
                <w:tab w:val="left" w:pos="0"/>
                <w:tab w:val="left" w:pos="0"/>
                <w:tab w:val="left" w:pos="1440"/>
              </w:tabs>
              <w:spacing w:line="257" w:lineRule="auto"/>
              <w:rPr>
                <w:rFonts w:eastAsia="Calibri" w:cs="Calibri"/>
              </w:rPr>
            </w:pPr>
            <w:r w:rsidRPr="0037562D">
              <w:rPr>
                <w:rFonts w:eastAsia="Calibri" w:cs="Calibri"/>
              </w:rPr>
              <w:t>How is the nitrogen input managed (e.g., application rate, timing, method)?</w:t>
            </w:r>
          </w:p>
          <w:p w14:paraId="72C3FBC4" w14:textId="77777777" w:rsidR="00520659" w:rsidRPr="0037562D" w:rsidRDefault="00520659">
            <w:pPr>
              <w:pStyle w:val="ListParagraph"/>
              <w:numPr>
                <w:ilvl w:val="1"/>
                <w:numId w:val="33"/>
              </w:numPr>
              <w:tabs>
                <w:tab w:val="left" w:pos="1440"/>
              </w:tabs>
              <w:spacing w:line="257" w:lineRule="auto"/>
              <w:rPr>
                <w:rFonts w:eastAsia="Calibri" w:cs="Calibri"/>
              </w:rPr>
            </w:pPr>
            <w:r w:rsidRPr="0037562D">
              <w:rPr>
                <w:rFonts w:eastAsia="Calibri" w:cs="Calibri"/>
              </w:rPr>
              <w:t>What is the amount of nitrogen taken up by crops per hectare and per year-this can be determined by knowing the yield (stover/grain- tha</w:t>
            </w:r>
            <w:r w:rsidRPr="0037562D">
              <w:rPr>
                <w:rFonts w:eastAsia="Calibri" w:cs="Calibri"/>
                <w:vertAlign w:val="superscript"/>
              </w:rPr>
              <w:t>-1</w:t>
            </w:r>
            <w:r w:rsidRPr="0037562D">
              <w:rPr>
                <w:rFonts w:eastAsia="Calibri" w:cs="Calibri"/>
              </w:rPr>
              <w:t>)?</w:t>
            </w:r>
          </w:p>
        </w:tc>
      </w:tr>
      <w:tr w:rsidR="00520659" w:rsidRPr="0037562D" w14:paraId="233D1F31"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556DD615" w14:textId="77777777" w:rsidR="00520659" w:rsidRPr="0037562D" w:rsidRDefault="00520659">
            <w:pPr>
              <w:spacing w:line="257" w:lineRule="auto"/>
            </w:pPr>
            <w:r w:rsidRPr="0037562D">
              <w:rPr>
                <w:rFonts w:eastAsia="Calibri" w:cs="Calibri"/>
                <w:color w:val="000000" w:themeColor="text1"/>
              </w:rPr>
              <w:lastRenderedPageBreak/>
              <w:t xml:space="preserve">Guidance on data entry and reporting </w:t>
            </w:r>
          </w:p>
        </w:tc>
        <w:tc>
          <w:tcPr>
            <w:tcW w:w="7115" w:type="dxa"/>
            <w:tcBorders>
              <w:top w:val="single" w:sz="8" w:space="0" w:color="auto"/>
              <w:left w:val="single" w:sz="8" w:space="0" w:color="auto"/>
              <w:bottom w:val="single" w:sz="8" w:space="0" w:color="auto"/>
              <w:right w:val="single" w:sz="8" w:space="0" w:color="auto"/>
            </w:tcBorders>
          </w:tcPr>
          <w:p w14:paraId="71BAB84C" w14:textId="77777777" w:rsidR="00520659" w:rsidRPr="0037562D" w:rsidRDefault="00520659">
            <w:pPr>
              <w:spacing w:line="257" w:lineRule="auto"/>
            </w:pPr>
            <w:r w:rsidRPr="0037562D">
              <w:t>Data recorded on input and output as kg ha</w:t>
            </w:r>
            <w:r w:rsidRPr="0037562D">
              <w:rPr>
                <w:vertAlign w:val="superscript"/>
              </w:rPr>
              <w:t>-1</w:t>
            </w:r>
            <w:r w:rsidRPr="0037562D">
              <w:t xml:space="preserve"> yr</w:t>
            </w:r>
            <w:r w:rsidRPr="0037562D">
              <w:rPr>
                <w:vertAlign w:val="superscript"/>
              </w:rPr>
              <w:t>-1</w:t>
            </w:r>
          </w:p>
        </w:tc>
      </w:tr>
      <w:tr w:rsidR="00520659" w:rsidRPr="0037562D" w14:paraId="6BF0A318" w14:textId="77777777">
        <w:trPr>
          <w:trHeight w:val="300"/>
        </w:trPr>
        <w:tc>
          <w:tcPr>
            <w:tcW w:w="2145" w:type="dxa"/>
            <w:tcBorders>
              <w:top w:val="single" w:sz="8" w:space="0" w:color="auto"/>
              <w:left w:val="single" w:sz="8" w:space="0" w:color="auto"/>
              <w:bottom w:val="single" w:sz="8" w:space="0" w:color="auto"/>
              <w:right w:val="single" w:sz="8" w:space="0" w:color="auto"/>
            </w:tcBorders>
            <w:shd w:val="clear" w:color="auto" w:fill="8DD873" w:themeFill="accent6" w:themeFillTint="99"/>
          </w:tcPr>
          <w:p w14:paraId="7AE25DB5" w14:textId="77777777" w:rsidR="00520659" w:rsidRPr="0037562D" w:rsidRDefault="00520659">
            <w:pPr>
              <w:spacing w:line="257" w:lineRule="auto"/>
            </w:pPr>
            <w:r w:rsidRPr="0037562D">
              <w:rPr>
                <w:rFonts w:eastAsia="Calibri" w:cs="Calibri"/>
                <w:color w:val="000000" w:themeColor="text1"/>
              </w:rPr>
              <w:t xml:space="preserve">References </w:t>
            </w:r>
          </w:p>
        </w:tc>
        <w:tc>
          <w:tcPr>
            <w:tcW w:w="7115" w:type="dxa"/>
            <w:tcBorders>
              <w:top w:val="single" w:sz="8" w:space="0" w:color="auto"/>
              <w:left w:val="single" w:sz="8" w:space="0" w:color="auto"/>
              <w:bottom w:val="single" w:sz="8" w:space="0" w:color="auto"/>
              <w:right w:val="single" w:sz="8" w:space="0" w:color="auto"/>
            </w:tcBorders>
          </w:tcPr>
          <w:p w14:paraId="5931F0D3" w14:textId="4B1F9BF5" w:rsidR="00520659" w:rsidRPr="0037562D" w:rsidRDefault="00520659">
            <w:pPr>
              <w:spacing w:line="257" w:lineRule="auto"/>
            </w:pPr>
            <w:r w:rsidRPr="0037562D">
              <w:t>OECD/Eurostat Methodology and Handbook (2014)</w:t>
            </w:r>
            <w:r w:rsidRPr="0037562D">
              <w:fldChar w:fldCharType="begin"/>
            </w:r>
            <w:r>
              <w:instrText xml:space="preserve"> ADDIN ZOTERO_ITEM CSL_CITATION {"citationID":"w8B6rvtD","properties":{"formattedCitation":"\\super 43\\nosupersub{}","plainCitation":"43","noteIndex":0},"citationItems":[{"id":24949,"uris":["http://zotero.org/users/6629962/items/CCQG8X7Q"],"itemData":{"id":24949,"type":"book","abstract":"This second edition of the SPPI Guide develops further the conceptual framework and adds detailed descriptions of PPI measurement for a wide range of individual service industries.","edition":"2nd","publisher":"OECD Publishing","title":"Eurostat-OECD Methodological Guide for Developing Producer Price Indices for Services","title-short":"Eurostat-OECD Methodological Guide for Developing Producer Price Indices for Services","URL":"http://dx.doi.org/10.1787/9789264220676-en","author":[{"family":"OECD","given":""},{"family":"Eurostat","given":""}],"accessed":{"date-parts":[["2024",6,26]]},"issued":{"date-parts":[["2014"]]}}}],"schema":"https://github.com/citation-style-language/schema/raw/master/csl-citation.json"} </w:instrText>
            </w:r>
            <w:r w:rsidRPr="0037562D">
              <w:fldChar w:fldCharType="separate"/>
            </w:r>
            <w:r w:rsidRPr="00520659">
              <w:rPr>
                <w:rFonts w:ascii="Aptos" w:hAnsi="Aptos" w:cs="Times New Roman"/>
                <w:kern w:val="0"/>
                <w:vertAlign w:val="superscript"/>
              </w:rPr>
              <w:t>43</w:t>
            </w:r>
            <w:r w:rsidRPr="0037562D">
              <w:fldChar w:fldCharType="end"/>
            </w:r>
            <w:r w:rsidRPr="0037562D">
              <w:t xml:space="preserve"> </w:t>
            </w:r>
          </w:p>
        </w:tc>
      </w:tr>
    </w:tbl>
    <w:p w14:paraId="09ADC4C3" w14:textId="77777777" w:rsidR="00520659" w:rsidRPr="0037562D" w:rsidRDefault="00520659" w:rsidP="00520659"/>
    <w:p w14:paraId="6A6215D3" w14:textId="77777777" w:rsidR="00520659" w:rsidRPr="0037562D" w:rsidRDefault="00520659" w:rsidP="00520659"/>
    <w:p w14:paraId="4FEC2734" w14:textId="77777777" w:rsidR="00520659" w:rsidRPr="0037562D" w:rsidRDefault="00520659" w:rsidP="00520659">
      <w:pPr>
        <w:pStyle w:val="Heading3"/>
      </w:pPr>
      <w:bookmarkStart w:id="151" w:name="_Toc127819088"/>
      <w:bookmarkStart w:id="152" w:name="_Toc166680113"/>
      <w:r w:rsidRPr="0037562D">
        <w:t>Greenhouse gas emissions</w:t>
      </w:r>
      <w:bookmarkEnd w:id="151"/>
      <w:bookmarkEnd w:id="152"/>
    </w:p>
    <w:tbl>
      <w:tblPr>
        <w:tblStyle w:val="TableGrid"/>
        <w:tblW w:w="0" w:type="auto"/>
        <w:tblLook w:val="04A0" w:firstRow="1" w:lastRow="0" w:firstColumn="1" w:lastColumn="0" w:noHBand="0" w:noVBand="1"/>
      </w:tblPr>
      <w:tblGrid>
        <w:gridCol w:w="2155"/>
        <w:gridCol w:w="7195"/>
      </w:tblGrid>
      <w:tr w:rsidR="00520659" w:rsidRPr="0037562D" w14:paraId="201B802B" w14:textId="77777777">
        <w:tc>
          <w:tcPr>
            <w:tcW w:w="2155" w:type="dxa"/>
            <w:shd w:val="clear" w:color="auto" w:fill="8DD873" w:themeFill="accent6" w:themeFillTint="99"/>
          </w:tcPr>
          <w:p w14:paraId="31A8D0C8" w14:textId="77777777" w:rsidR="00520659" w:rsidRPr="0037562D" w:rsidRDefault="00520659">
            <w:pPr>
              <w:rPr>
                <w:b/>
                <w:bCs/>
              </w:rPr>
            </w:pPr>
            <w:r w:rsidRPr="0037562D">
              <w:rPr>
                <w:b/>
                <w:bCs/>
              </w:rPr>
              <w:t>Indicator</w:t>
            </w:r>
          </w:p>
        </w:tc>
        <w:tc>
          <w:tcPr>
            <w:tcW w:w="7195" w:type="dxa"/>
          </w:tcPr>
          <w:p w14:paraId="345E48CC" w14:textId="77777777" w:rsidR="00520659" w:rsidRPr="0037562D" w:rsidRDefault="00520659">
            <w:pPr>
              <w:rPr>
                <w:b/>
                <w:bCs/>
              </w:rPr>
            </w:pPr>
            <w:r w:rsidRPr="0037562D">
              <w:rPr>
                <w:b/>
                <w:bCs/>
              </w:rPr>
              <w:t>Greenhouse gas emissions</w:t>
            </w:r>
          </w:p>
        </w:tc>
      </w:tr>
      <w:tr w:rsidR="00520659" w:rsidRPr="0037562D" w14:paraId="70E341D0" w14:textId="77777777">
        <w:tc>
          <w:tcPr>
            <w:tcW w:w="2155" w:type="dxa"/>
            <w:shd w:val="clear" w:color="auto" w:fill="8DD873" w:themeFill="accent6" w:themeFillTint="99"/>
          </w:tcPr>
          <w:p w14:paraId="5A10C517" w14:textId="77777777" w:rsidR="00520659" w:rsidRPr="0037562D" w:rsidRDefault="00520659">
            <w:r w:rsidRPr="0037562D">
              <w:t>Theme</w:t>
            </w:r>
          </w:p>
        </w:tc>
        <w:tc>
          <w:tcPr>
            <w:tcW w:w="7195" w:type="dxa"/>
          </w:tcPr>
          <w:p w14:paraId="5065EA88" w14:textId="77777777" w:rsidR="00520659" w:rsidRPr="0037562D" w:rsidRDefault="00520659">
            <w:pPr>
              <w:rPr>
                <w:highlight w:val="yellow"/>
              </w:rPr>
            </w:pPr>
            <w:r w:rsidRPr="0037562D">
              <w:t xml:space="preserve">Climate mitigation </w:t>
            </w:r>
          </w:p>
        </w:tc>
      </w:tr>
      <w:tr w:rsidR="00520659" w:rsidRPr="0037562D" w14:paraId="4A95A212" w14:textId="77777777">
        <w:tc>
          <w:tcPr>
            <w:tcW w:w="2155" w:type="dxa"/>
            <w:shd w:val="clear" w:color="auto" w:fill="8DD873" w:themeFill="accent6" w:themeFillTint="99"/>
          </w:tcPr>
          <w:p w14:paraId="5960C3AB" w14:textId="77777777" w:rsidR="00520659" w:rsidRPr="0037562D" w:rsidRDefault="00520659">
            <w:r w:rsidRPr="0037562D">
              <w:t>Purpose of indicator</w:t>
            </w:r>
          </w:p>
        </w:tc>
        <w:tc>
          <w:tcPr>
            <w:tcW w:w="7195" w:type="dxa"/>
          </w:tcPr>
          <w:p w14:paraId="703F61BE" w14:textId="77777777" w:rsidR="00520659" w:rsidRPr="0037562D" w:rsidRDefault="00520659">
            <w:pPr>
              <w:rPr>
                <w:highlight w:val="yellow"/>
              </w:rPr>
            </w:pPr>
            <w:r w:rsidRPr="0037562D">
              <w:t xml:space="preserve">Relevant for global climate mitigation goals (Paris Agreement) and nationally determined contributions (NDCs). </w:t>
            </w:r>
          </w:p>
        </w:tc>
      </w:tr>
      <w:tr w:rsidR="00520659" w:rsidRPr="0037562D" w14:paraId="10A1A7F9" w14:textId="77777777">
        <w:tc>
          <w:tcPr>
            <w:tcW w:w="2155" w:type="dxa"/>
            <w:shd w:val="clear" w:color="auto" w:fill="8DD873" w:themeFill="accent6" w:themeFillTint="99"/>
          </w:tcPr>
          <w:p w14:paraId="697763AE" w14:textId="77777777" w:rsidR="00520659" w:rsidRPr="0037562D" w:rsidRDefault="00520659">
            <w:r w:rsidRPr="0037562D">
              <w:t>Data source</w:t>
            </w:r>
          </w:p>
        </w:tc>
        <w:tc>
          <w:tcPr>
            <w:tcW w:w="7195" w:type="dxa"/>
          </w:tcPr>
          <w:p w14:paraId="2437ED91" w14:textId="77777777" w:rsidR="00520659" w:rsidRPr="0037562D" w:rsidRDefault="00520659">
            <w:pPr>
              <w:rPr>
                <w:highlight w:val="yellow"/>
              </w:rPr>
            </w:pPr>
            <w:r w:rsidRPr="0037562D">
              <w:t>Farmer survey, literature review, and/or field measurements</w:t>
            </w:r>
          </w:p>
        </w:tc>
      </w:tr>
      <w:tr w:rsidR="00520659" w:rsidRPr="0037562D" w14:paraId="38A1902D" w14:textId="77777777">
        <w:tc>
          <w:tcPr>
            <w:tcW w:w="2155" w:type="dxa"/>
            <w:shd w:val="clear" w:color="auto" w:fill="8DD873" w:themeFill="accent6" w:themeFillTint="99"/>
          </w:tcPr>
          <w:p w14:paraId="24B5BC32" w14:textId="77777777" w:rsidR="00520659" w:rsidRPr="0037562D" w:rsidRDefault="00520659">
            <w:r w:rsidRPr="0037562D">
              <w:t>Measurement</w:t>
            </w:r>
          </w:p>
        </w:tc>
        <w:tc>
          <w:tcPr>
            <w:tcW w:w="7195" w:type="dxa"/>
          </w:tcPr>
          <w:p w14:paraId="6B01A19A" w14:textId="77777777" w:rsidR="00520659" w:rsidRPr="0037562D" w:rsidRDefault="00520659">
            <w:pPr>
              <w:rPr>
                <w:highlight w:val="yellow"/>
              </w:rPr>
            </w:pPr>
            <w:r w:rsidRPr="0037562D">
              <w:t>Emissions of nitrous oxide, methane and CO</w:t>
            </w:r>
            <w:r w:rsidRPr="0037562D">
              <w:rPr>
                <w:vertAlign w:val="subscript"/>
              </w:rPr>
              <w:t>2</w:t>
            </w:r>
            <w:r w:rsidRPr="0037562D">
              <w:t xml:space="preserve"> (the main greenhouse gases, GHGs) minus carbon storage and sequestration by above-ground biomass</w:t>
            </w:r>
          </w:p>
        </w:tc>
      </w:tr>
      <w:tr w:rsidR="00520659" w:rsidRPr="0037562D" w14:paraId="46B9827D" w14:textId="77777777">
        <w:tc>
          <w:tcPr>
            <w:tcW w:w="2155" w:type="dxa"/>
            <w:shd w:val="clear" w:color="auto" w:fill="8DD873" w:themeFill="accent6" w:themeFillTint="99"/>
          </w:tcPr>
          <w:p w14:paraId="2924D24F" w14:textId="77777777" w:rsidR="00520659" w:rsidRPr="0037562D" w:rsidRDefault="00520659">
            <w:r w:rsidRPr="0037562D">
              <w:t>Measurement units</w:t>
            </w:r>
          </w:p>
        </w:tc>
        <w:tc>
          <w:tcPr>
            <w:tcW w:w="7195" w:type="dxa"/>
          </w:tcPr>
          <w:p w14:paraId="04A4F0E0" w14:textId="77777777" w:rsidR="00520659" w:rsidRPr="0037562D" w:rsidRDefault="00520659">
            <w:pPr>
              <w:rPr>
                <w:rFonts w:ascii="Calibri" w:eastAsia="Calibri" w:hAnsi="Calibri" w:cs="Calibri"/>
              </w:rPr>
            </w:pPr>
            <w:r w:rsidRPr="0037562D">
              <w:rPr>
                <w:rFonts w:ascii="Calibri" w:eastAsia="Calibri" w:hAnsi="Calibri" w:cs="Calibri"/>
                <w:color w:val="2E2E2E"/>
                <w:sz w:val="24"/>
                <w:szCs w:val="24"/>
              </w:rPr>
              <w:t>t C ha</w:t>
            </w:r>
            <w:r w:rsidRPr="0037562D">
              <w:rPr>
                <w:rFonts w:ascii="Calibri" w:eastAsia="Calibri" w:hAnsi="Calibri" w:cs="Calibri"/>
                <w:color w:val="2E2E2E"/>
                <w:sz w:val="18"/>
                <w:szCs w:val="18"/>
                <w:vertAlign w:val="superscript"/>
              </w:rPr>
              <w:t>−1</w:t>
            </w:r>
            <w:r w:rsidRPr="0037562D">
              <w:rPr>
                <w:rFonts w:ascii="Calibri" w:eastAsia="Calibri" w:hAnsi="Calibri" w:cs="Calibri"/>
                <w:color w:val="2E2E2E"/>
                <w:sz w:val="24"/>
                <w:szCs w:val="24"/>
              </w:rPr>
              <w:t xml:space="preserve"> yr</w:t>
            </w:r>
            <w:r w:rsidRPr="0037562D">
              <w:rPr>
                <w:rFonts w:ascii="Calibri" w:eastAsia="Calibri" w:hAnsi="Calibri" w:cs="Calibri"/>
                <w:color w:val="2E2E2E"/>
                <w:sz w:val="18"/>
                <w:szCs w:val="18"/>
                <w:vertAlign w:val="superscript"/>
              </w:rPr>
              <w:t>−1</w:t>
            </w:r>
          </w:p>
        </w:tc>
      </w:tr>
      <w:tr w:rsidR="00520659" w:rsidRPr="0037562D" w14:paraId="196B247E" w14:textId="77777777">
        <w:tc>
          <w:tcPr>
            <w:tcW w:w="2155" w:type="dxa"/>
            <w:shd w:val="clear" w:color="auto" w:fill="8DD873" w:themeFill="accent6" w:themeFillTint="99"/>
          </w:tcPr>
          <w:p w14:paraId="55CFC954" w14:textId="77777777" w:rsidR="00520659" w:rsidRPr="0037562D" w:rsidRDefault="00520659">
            <w:r w:rsidRPr="0037562D">
              <w:t>Guidance on measurement</w:t>
            </w:r>
          </w:p>
        </w:tc>
        <w:tc>
          <w:tcPr>
            <w:tcW w:w="7195" w:type="dxa"/>
          </w:tcPr>
          <w:p w14:paraId="1F6B8624" w14:textId="77777777" w:rsidR="00520659" w:rsidRPr="0037562D" w:rsidRDefault="00520659">
            <w:pPr>
              <w:rPr>
                <w:b/>
                <w:bCs/>
              </w:rPr>
            </w:pPr>
            <w:r w:rsidRPr="0037562D">
              <w:rPr>
                <w:b/>
                <w:bCs/>
              </w:rPr>
              <w:t>Measuring GHG emissions</w:t>
            </w:r>
          </w:p>
          <w:p w14:paraId="7B05D8C2" w14:textId="77777777" w:rsidR="00520659" w:rsidRPr="0037562D" w:rsidRDefault="00520659">
            <w:r w:rsidRPr="0037562D">
              <w:t>We discuss two options for measurement, i) using emission factors, ii) direct measurement.</w:t>
            </w:r>
          </w:p>
          <w:p w14:paraId="2A5987D5" w14:textId="77777777" w:rsidR="00520659" w:rsidRPr="0037562D" w:rsidRDefault="00520659"/>
          <w:p w14:paraId="47BCCBDF" w14:textId="77777777" w:rsidR="00520659" w:rsidRPr="0037562D" w:rsidRDefault="00520659">
            <w:pPr>
              <w:rPr>
                <w:i/>
                <w:iCs/>
              </w:rPr>
            </w:pPr>
            <w:r w:rsidRPr="0037562D">
              <w:rPr>
                <w:i/>
                <w:iCs/>
              </w:rPr>
              <w:t>Using emission factors</w:t>
            </w:r>
          </w:p>
          <w:p w14:paraId="30E60D85" w14:textId="77777777" w:rsidR="00520659" w:rsidRPr="0037562D" w:rsidRDefault="00520659">
            <w:pPr>
              <w:rPr>
                <w:i/>
              </w:rPr>
            </w:pPr>
            <w:r w:rsidRPr="0037562D">
              <w:rPr>
                <w:i/>
              </w:rPr>
              <w:t>lan</w:t>
            </w:r>
          </w:p>
          <w:p w14:paraId="04A16330" w14:textId="77777777" w:rsidR="00520659" w:rsidRPr="0037562D" w:rsidRDefault="00520659">
            <w:r w:rsidRPr="0037562D">
              <w:t xml:space="preserve">This method is based on guidelines provided by the Intergovernmental Panel on Climate Change (IPCC 2006). GHGs are estimated by multiplying the activity data for the activity of interest with emission factors. </w:t>
            </w:r>
          </w:p>
          <w:p w14:paraId="3E66E0EF" w14:textId="77777777" w:rsidR="00520659" w:rsidRPr="0037562D" w:rsidRDefault="00520659"/>
          <w:p w14:paraId="0BD00905" w14:textId="77777777" w:rsidR="00520659" w:rsidRPr="0037562D" w:rsidRDefault="00520659">
            <w:r w:rsidRPr="0037562D">
              <w:t>To apply this approach in estimating GHGs, the activity data for the area of interest needs to be well documented. This can be done as part of the household survey and supplemented with information from literature. For example, to estimate direct N</w:t>
            </w:r>
            <w:r w:rsidRPr="0037562D">
              <w:rPr>
                <w:vertAlign w:val="subscript"/>
              </w:rPr>
              <w:t>2</w:t>
            </w:r>
            <w:r w:rsidRPr="0037562D">
              <w:t xml:space="preserve">0 emissions from agricultural soils in a certain region, one would require information on the use of fertilizers and manure, amount of N fixed by crops, amount of crop residues returned to soils, N-fixing crops, area of the cultivated crop and two emission factors, i.e. one for N inputs into soil and one for cultivation of organic soils. Detailed guidelines, examples, and training materials on how to apply the emission factors methodology to estimate GHGs can be found in the Non-Annex I training package ( </w:t>
            </w:r>
            <w:hyperlink r:id="rId42">
              <w:r w:rsidRPr="0037562D">
                <w:rPr>
                  <w:rStyle w:val="Hyperlink"/>
                </w:rPr>
                <w:t>https://unfccc.int/resource/cd_roms/na1/ghg_inventories/index.htm</w:t>
              </w:r>
            </w:hyperlink>
            <w:r w:rsidRPr="0037562D">
              <w:t xml:space="preserve">). </w:t>
            </w:r>
          </w:p>
          <w:p w14:paraId="46F6B046" w14:textId="77777777" w:rsidR="00520659" w:rsidRPr="0037562D" w:rsidRDefault="00520659"/>
          <w:p w14:paraId="00D554C3" w14:textId="77777777" w:rsidR="00520659" w:rsidRPr="0037562D" w:rsidRDefault="00520659">
            <w:r w:rsidRPr="0037562D">
              <w:lastRenderedPageBreak/>
              <w:t>For livestock, much of the information required to calculate GHG emissions will be collected as part of the Animal health and welfare survey.</w:t>
            </w:r>
          </w:p>
          <w:p w14:paraId="13215C76" w14:textId="77777777" w:rsidR="00520659" w:rsidRPr="0037562D" w:rsidRDefault="00520659"/>
          <w:p w14:paraId="01E4E760" w14:textId="77777777" w:rsidR="00520659" w:rsidRPr="0037562D" w:rsidRDefault="00520659">
            <w:pPr>
              <w:rPr>
                <w:b/>
                <w:bCs/>
              </w:rPr>
            </w:pPr>
            <w:r w:rsidRPr="0037562D">
              <w:rPr>
                <w:b/>
                <w:bCs/>
              </w:rPr>
              <w:t>Step-by-step procedure:</w:t>
            </w:r>
          </w:p>
          <w:p w14:paraId="458CF7F2" w14:textId="77777777" w:rsidR="00520659" w:rsidRPr="0037562D" w:rsidRDefault="00520659"/>
          <w:p w14:paraId="4C10EB99" w14:textId="77777777" w:rsidR="00520659" w:rsidRPr="0037562D" w:rsidRDefault="00520659">
            <w:pPr>
              <w:pStyle w:val="ListParagraph"/>
              <w:numPr>
                <w:ilvl w:val="0"/>
                <w:numId w:val="29"/>
              </w:numPr>
              <w:rPr>
                <w:rFonts w:ascii="Calibri" w:eastAsia="Calibri" w:hAnsi="Calibri" w:cs="Calibri"/>
              </w:rPr>
            </w:pPr>
            <w:r w:rsidRPr="0037562D">
              <w:rPr>
                <w:rFonts w:ascii="Calibri" w:eastAsia="Calibri" w:hAnsi="Calibri" w:cs="Calibri"/>
              </w:rPr>
              <w:t xml:space="preserve">Within the area of study (e.g. the ALL),  identify the major land uses, crops and livestock species. </w:t>
            </w:r>
          </w:p>
          <w:p w14:paraId="402B3C3A" w14:textId="77777777" w:rsidR="00520659" w:rsidRPr="0037562D" w:rsidRDefault="00520659">
            <w:pPr>
              <w:pStyle w:val="ListParagraph"/>
              <w:numPr>
                <w:ilvl w:val="0"/>
                <w:numId w:val="29"/>
              </w:numPr>
            </w:pPr>
            <w:r w:rsidRPr="0037562D">
              <w:t xml:space="preserve">For each crop and livestock species selected, gather spatially-explicit management information (plot level information for crops and individual animal level information for livestock) together with associated soil and climatic information. Include as many plots/livestock number as possible to make the data representative for the area of interest. </w:t>
            </w:r>
          </w:p>
          <w:p w14:paraId="55B24945" w14:textId="77777777" w:rsidR="00520659" w:rsidRPr="0037562D" w:rsidRDefault="00520659">
            <w:pPr>
              <w:pStyle w:val="ListParagraph"/>
              <w:numPr>
                <w:ilvl w:val="0"/>
                <w:numId w:val="29"/>
              </w:numPr>
            </w:pPr>
            <w:r w:rsidRPr="0037562D">
              <w:t>Gather total crop area and livestock number (segregated by type, breed, sex, age etc) within the smallest geographical unit (e.g. district)</w:t>
            </w:r>
          </w:p>
          <w:p w14:paraId="33B1D1DB" w14:textId="77777777" w:rsidR="00520659" w:rsidRPr="0037562D" w:rsidRDefault="00520659">
            <w:pPr>
              <w:pStyle w:val="ListParagraph"/>
              <w:numPr>
                <w:ilvl w:val="0"/>
                <w:numId w:val="29"/>
              </w:numPr>
            </w:pPr>
            <w:r w:rsidRPr="0037562D">
              <w:t>By using the management information collected in step 2, use the IPCC tier 1 emission factors co-efficients to estimate the emissions.</w:t>
            </w:r>
          </w:p>
          <w:p w14:paraId="47CC86B7" w14:textId="77777777" w:rsidR="00520659" w:rsidRPr="0037562D" w:rsidRDefault="00520659"/>
          <w:p w14:paraId="0C58F140" w14:textId="77777777" w:rsidR="00520659" w:rsidRPr="0037562D" w:rsidRDefault="00520659">
            <w:pPr>
              <w:rPr>
                <w:i/>
                <w:iCs/>
              </w:rPr>
            </w:pPr>
            <w:r w:rsidRPr="0037562D">
              <w:rPr>
                <w:i/>
                <w:iCs/>
              </w:rPr>
              <w:t>Direct measurement</w:t>
            </w:r>
          </w:p>
          <w:p w14:paraId="4B2BE4C3" w14:textId="0392B350" w:rsidR="00520659" w:rsidRPr="0037562D" w:rsidRDefault="00520659">
            <w:r w:rsidRPr="0037562D">
              <w:t xml:space="preserve">For direct measurement of greenhouse gas emissions at farm level, use the “Static chamber method” and procedures as described in </w:t>
            </w:r>
            <w:hyperlink r:id="rId43" w:history="1">
              <w:r w:rsidRPr="0037562D">
                <w:rPr>
                  <w:rStyle w:val="Hyperlink"/>
                  <w:color w:val="auto"/>
                  <w:u w:val="none"/>
                </w:rPr>
                <w:t>Rosenstock et al. (2016</w:t>
              </w:r>
            </w:hyperlink>
            <w:r w:rsidRPr="0037562D">
              <w:rPr>
                <w:rStyle w:val="Hyperlink"/>
                <w:color w:val="auto"/>
                <w:u w:val="none"/>
              </w:rPr>
              <w:t>)</w:t>
            </w:r>
            <w:r w:rsidRPr="0037562D">
              <w:fldChar w:fldCharType="begin" w:fldLock="1"/>
            </w:r>
            <w:r>
              <w:instrText xml:space="preserve"> ADDIN ZOTERO_ITEM CSL_CITATION {"citationID":"dhINNzG4","properties":{"formattedCitation":"\\super 44\\nosupersub{}","plainCitation":"44","noteIndex":0},"citationItems":[{"id":"PKjnWeTD/sdhFdaBC","uris":["http://www.mendeley.com/documents/?uuid=b0cde70a-2769-42eb-8e7e-d47b73e63da2"],"itemData":{"DOI":"10.1038/175238c0","ISSN":"00280836","author":[{"dropping-particle":"","family":"Rosenstock","given":"Todd S.","non-dropping-particle":"","parse-names":false,"suffix":""},{"dropping-particle":"","family":"Mpanda","given":"Mathew","non-dropping-particle":"","parse-names":false,"suffix":""},{"dropping-particle":"","family":"Pelster","given":"David E.","non-dropping-particle":"","parse-names":false,"suffix":""},{"dropping-particle":"","family":"Butterbach-Bahl","given":"Klaus","non-dropping-particle":"","parse-names":false,"suffix":""},{"dropping-particle":"","family":"Rufino","given":"Mariana C.","non-dropping-particle":"","parse-names":false,"suffix":""},{"dropping-particle":"","family":"Thiong'o","given":"Magaret","non-dropping-particle":"","parse-names":false,"suffix":""},{"dropping-particle":"","family":"Mutuo","given":"Paul","non-dropping-particle":"","parse-names":false,"suffix":""},{"dropping-particle":"","family":"Abwanda","given":"Sheila","non-dropping-particle":"","parse-names":false,"suffix":""},{"dropping-particle":"","family":"Rioux","given":"Janie","non-dropping-particle":"","parse-names":false,"suffix":""},{"dropping-particle":"","family":"Kimaro","given":"Anthony A.","non-dropping-particle":"","parse-names":false,"suffix":""},{"dropping-particle":"","family":"Neufeldt","given":"Henry","non-dropping-particle":"","parse-names":false,"suffix":""}],"container-title":"Journal of Geophysical Research: Biogeosciences","id":"ITEM-1","issued":{"date-parts":[["2016"]]},"page":"1568-1580","title":"Greenhouse gas fluxes from agricultural soils of Kenya and Tanzania","type":"article-journal","volume":"121"}}],"schema":"https://github.com/citation-style-language/schema/raw/master/csl-citation.json"} </w:instrText>
            </w:r>
            <w:r w:rsidRPr="0037562D">
              <w:fldChar w:fldCharType="separate"/>
            </w:r>
            <w:r w:rsidRPr="00520659">
              <w:rPr>
                <w:rFonts w:ascii="Aptos" w:hAnsi="Aptos" w:cs="Times New Roman"/>
                <w:vertAlign w:val="superscript"/>
              </w:rPr>
              <w:t>44</w:t>
            </w:r>
            <w:r w:rsidRPr="0037562D">
              <w:fldChar w:fldCharType="end"/>
            </w:r>
            <w:r w:rsidRPr="0037562D">
              <w:rPr>
                <w:rStyle w:val="Hyperlink"/>
                <w:color w:val="auto"/>
                <w:u w:val="none"/>
              </w:rPr>
              <w:t>.</w:t>
            </w:r>
          </w:p>
          <w:p w14:paraId="6DF3F5BD" w14:textId="77777777" w:rsidR="00520659" w:rsidRPr="0037562D" w:rsidRDefault="00520659"/>
          <w:p w14:paraId="432738E3" w14:textId="77777777" w:rsidR="00520659" w:rsidRPr="0037562D" w:rsidRDefault="00520659">
            <w:r w:rsidRPr="0037562D">
              <w:t>Briefly, the chambers, made of plastic and of known dimensions are inserted into the soil to certain depths (forming bases), approximately one week before planting. About 3-5 chamber bases are inserted per plot per replicate. Base height dimensions are taken, the bases are then covered with special lids (vented, fitted with thermometers, fans, batteries and gas sampling ports) and are tightly clamped. Gas samples are collected following certain considerations (i.,e, timing, intervals, storage, etc) and taken to the laboratory for gas chromatography (GC) analysis to detect the three GHG (nitrous oxide, methane and CO</w:t>
            </w:r>
            <w:r w:rsidRPr="0037562D">
              <w:rPr>
                <w:vertAlign w:val="subscript"/>
              </w:rPr>
              <w:t>2</w:t>
            </w:r>
            <w:r w:rsidRPr="0037562D">
              <w:t>).</w:t>
            </w:r>
          </w:p>
          <w:p w14:paraId="52BE4597" w14:textId="77777777" w:rsidR="00520659" w:rsidRPr="0037562D" w:rsidRDefault="00520659"/>
          <w:p w14:paraId="688085A0" w14:textId="77777777" w:rsidR="00520659" w:rsidRPr="0037562D" w:rsidRDefault="00520659">
            <w:r w:rsidRPr="0037562D">
              <w:t>Sampling requires some level of skills/expertise, i.e., drawing the gas from the chambers using the syringes should not be rushed but also not be done too slowly. When transferring the gases to the vials (evacuated) from the syringes, part of the gas (about 30 mls) should be used to push out the pre-existing gases in those vials and the remaining 30 ml retained in the tightly sealed vial (this is the one taken to the lab for GC). Training will be needed for these procedures, which will need just one day.</w:t>
            </w:r>
          </w:p>
          <w:p w14:paraId="259327D0" w14:textId="77777777" w:rsidR="00520659" w:rsidRPr="0037562D" w:rsidRDefault="00520659">
            <w:pPr>
              <w:rPr>
                <w:color w:val="1F497D"/>
              </w:rPr>
            </w:pPr>
          </w:p>
        </w:tc>
      </w:tr>
      <w:tr w:rsidR="00520659" w:rsidRPr="0037562D" w14:paraId="0DCFA21C" w14:textId="77777777">
        <w:tc>
          <w:tcPr>
            <w:tcW w:w="2155" w:type="dxa"/>
            <w:shd w:val="clear" w:color="auto" w:fill="8DD873" w:themeFill="accent6" w:themeFillTint="99"/>
          </w:tcPr>
          <w:p w14:paraId="3E63A5A7" w14:textId="77777777" w:rsidR="00520659" w:rsidRPr="0037562D" w:rsidRDefault="00520659">
            <w:r w:rsidRPr="0037562D">
              <w:lastRenderedPageBreak/>
              <w:t>Guidance on data entry and reporting</w:t>
            </w:r>
          </w:p>
        </w:tc>
        <w:tc>
          <w:tcPr>
            <w:tcW w:w="7195" w:type="dxa"/>
          </w:tcPr>
          <w:p w14:paraId="0FD6D422" w14:textId="77777777" w:rsidR="00520659" w:rsidRPr="0037562D" w:rsidRDefault="00520659">
            <w:pPr>
              <w:rPr>
                <w:highlight w:val="yellow"/>
              </w:rPr>
            </w:pPr>
          </w:p>
          <w:p w14:paraId="3F94D55F" w14:textId="77777777" w:rsidR="00520659" w:rsidRPr="0037562D" w:rsidRDefault="00520659">
            <w:pPr>
              <w:rPr>
                <w:b/>
              </w:rPr>
            </w:pPr>
            <w:r w:rsidRPr="0037562D">
              <w:rPr>
                <w:b/>
              </w:rPr>
              <w:t>Direct measurement at plot level</w:t>
            </w:r>
          </w:p>
          <w:p w14:paraId="4BCA801E" w14:textId="77777777" w:rsidR="00520659" w:rsidRPr="0037562D" w:rsidRDefault="00520659">
            <w:pPr>
              <w:rPr>
                <w:b/>
              </w:rPr>
            </w:pPr>
          </w:p>
          <w:p w14:paraId="32A1DA3D" w14:textId="77777777" w:rsidR="00520659" w:rsidRPr="0037562D" w:rsidRDefault="00520659">
            <w:r w:rsidRPr="0037562D">
              <w:t>For direct plot measurements, proper frequency of gas sampling should be observed; guided by the prevailing environmental conditions. Under normal conditions, sampling should be done once per week. However, the frequency of sampling can be increased to 2 times per week under periods of expected high emissions in the field e.g., after rainfall, fertilization or soil disturbances like weeding. Sampling should be done between 9am to noon.  In each sampling activity from the plot level, the following data should be entered:</w:t>
            </w:r>
          </w:p>
          <w:p w14:paraId="063E19C0" w14:textId="77777777" w:rsidR="00520659" w:rsidRPr="0037562D" w:rsidRDefault="00520659"/>
          <w:p w14:paraId="176E8816" w14:textId="36A45376" w:rsidR="00520659" w:rsidRPr="0037562D" w:rsidRDefault="00520659">
            <w:r w:rsidRPr="0037562D">
              <w:t xml:space="preserve">Name of recorder, Date of sampling; Land use type; Name of site/experiment; Plot number; Air temperature and Air pressure. 3-4 chambers </w:t>
            </w:r>
            <w:del w:id="153" w:author="Bolo, Peter (Alliance Bioversity-CIAT)" w:date="2025-11-21T08:19:00Z">
              <w:r w:rsidRPr="0037562D">
                <w:delText>cn</w:delText>
              </w:r>
            </w:del>
            <w:ins w:id="154" w:author="Bolo, Peter (Alliance Bioversity-CIAT)" w:date="2025-11-21T08:19:00Z">
              <w:r w:rsidR="1D9BD75A">
                <w:t>can</w:t>
              </w:r>
            </w:ins>
            <w:r w:rsidRPr="0037562D">
              <w:t xml:space="preserve"> be used per plot. In each of the 3 or 4 chambers bases installed , record the chamber heights (h1, h2, h3 and h4). When sampling begins, for each chamber base, record the start temperature (T1) and the stop temperature (T4) for every chamber. In each chamber, gas withdrawal (sampling) intervals can be timed at either 10 or 15 minutes, or what is feasible. Gas samples should be taken at 4 time intervals, starting from T0. At every time interval ( I.e, T0, T15, T30 or T45 mins), record the start time, stop time </w:t>
            </w:r>
            <w:r>
              <w:t>a</w:t>
            </w:r>
            <w:ins w:id="155" w:author="Bolo, Peter (Alliance Bioversity-CIAT)" w:date="2025-11-21T08:20:00Z">
              <w:r w:rsidR="7399891C">
                <w:t>n</w:t>
              </w:r>
            </w:ins>
            <w:r>
              <w:t>d</w:t>
            </w:r>
            <w:r w:rsidRPr="0037562D">
              <w:t xml:space="preserve"> properly label the gas vial after transferring the gas sample. Other additional parameters to record would be the soil moisture and soil temperature per plot in every sampling activity.</w:t>
            </w:r>
          </w:p>
          <w:p w14:paraId="0667635A" w14:textId="77777777" w:rsidR="00520659" w:rsidRPr="0037562D" w:rsidRDefault="00520659">
            <w:pPr>
              <w:rPr>
                <w:highlight w:val="yellow"/>
              </w:rPr>
            </w:pPr>
          </w:p>
          <w:p w14:paraId="475B1F61" w14:textId="77777777" w:rsidR="00520659" w:rsidRPr="0037562D" w:rsidRDefault="00520659">
            <w:pPr>
              <w:rPr>
                <w:highlight w:val="yellow"/>
              </w:rPr>
            </w:pPr>
            <w:r w:rsidRPr="0037562D">
              <w:rPr>
                <w:rFonts w:eastAsia="Calibri" w:cs="Calibri"/>
                <w:color w:val="2E2E2E"/>
              </w:rPr>
              <w:t>The measurement unit is t C ha</w:t>
            </w:r>
            <w:r w:rsidRPr="0037562D">
              <w:rPr>
                <w:rFonts w:eastAsia="Calibri" w:cs="Calibri"/>
                <w:color w:val="2E2E2E"/>
                <w:vertAlign w:val="superscript"/>
              </w:rPr>
              <w:t>−1</w:t>
            </w:r>
            <w:r w:rsidRPr="0037562D">
              <w:rPr>
                <w:rFonts w:eastAsia="Calibri" w:cs="Calibri"/>
                <w:color w:val="2E2E2E"/>
              </w:rPr>
              <w:t xml:space="preserve"> yr</w:t>
            </w:r>
            <w:r w:rsidRPr="0037562D">
              <w:rPr>
                <w:rFonts w:eastAsia="Calibri" w:cs="Calibri"/>
                <w:color w:val="2E2E2E"/>
                <w:vertAlign w:val="superscript"/>
              </w:rPr>
              <w:t>−1</w:t>
            </w:r>
            <w:r w:rsidRPr="0037562D">
              <w:t>.</w:t>
            </w:r>
          </w:p>
        </w:tc>
      </w:tr>
      <w:tr w:rsidR="00520659" w:rsidRPr="0037562D" w14:paraId="358CE637" w14:textId="77777777">
        <w:tc>
          <w:tcPr>
            <w:tcW w:w="2155" w:type="dxa"/>
            <w:shd w:val="clear" w:color="auto" w:fill="8DD873" w:themeFill="accent6" w:themeFillTint="99"/>
          </w:tcPr>
          <w:p w14:paraId="718AC5CA" w14:textId="77777777" w:rsidR="00520659" w:rsidRPr="0037562D" w:rsidRDefault="00520659">
            <w:r w:rsidRPr="0037562D">
              <w:t>References</w:t>
            </w:r>
          </w:p>
        </w:tc>
        <w:tc>
          <w:tcPr>
            <w:tcW w:w="7195" w:type="dxa"/>
          </w:tcPr>
          <w:p w14:paraId="73D2CA5E" w14:textId="3F35EF43" w:rsidR="00520659" w:rsidRPr="0037562D" w:rsidRDefault="00520659">
            <w:r w:rsidRPr="0037562D">
              <w:t>Rosenstock et al. (2016)</w:t>
            </w:r>
            <w:r w:rsidRPr="0037562D">
              <w:fldChar w:fldCharType="begin" w:fldLock="1"/>
            </w:r>
            <w:r>
              <w:instrText xml:space="preserve"> ADDIN ZOTERO_ITEM CSL_CITATION {"citationID":"3U0vR1VH","properties":{"formattedCitation":"\\super 44\\nosupersub{}","plainCitation":"44","noteIndex":0},"citationItems":[{"id":"PKjnWeTD/sdhFdaBC","uris":["http://www.mendeley.com/documents/?uuid=b0cde70a-2769-42eb-8e7e-d47b73e63da2"],"itemData":{"DOI":"10.1038/175238c0","ISSN":"00280836","author":[{"dropping-particle":"","family":"Rosenstock","given":"Todd S.","non-dropping-particle":"","parse-names":false,"suffix":""},{"dropping-particle":"","family":"Mpanda","given":"Mathew","non-dropping-particle":"","parse-names":false,"suffix":""},{"dropping-particle":"","family":"Pelster","given":"David E.","non-dropping-particle":"","parse-names":false,"suffix":""},{"dropping-particle":"","family":"Butterbach-Bahl","given":"Klaus","non-dropping-particle":"","parse-names":false,"suffix":""},{"dropping-particle":"","family":"Rufino","given":"Mariana C.","non-dropping-particle":"","parse-names":false,"suffix":""},{"dropping-particle":"","family":"Thiong'o","given":"Magaret","non-dropping-particle":"","parse-names":false,"suffix":""},{"dropping-particle":"","family":"Mutuo","given":"Paul","non-dropping-particle":"","parse-names":false,"suffix":""},{"dropping-particle":"","family":"Abwanda","given":"Sheila","non-dropping-particle":"","parse-names":false,"suffix":""},{"dropping-particle":"","family":"Rioux","given":"Janie","non-dropping-particle":"","parse-names":false,"suffix":""},{"dropping-particle":"","family":"Kimaro","given":"Anthony A.","non-dropping-particle":"","parse-names":false,"suffix":""},{"dropping-particle":"","family":"Neufeldt","given":"Henry","non-dropping-particle":"","parse-names":false,"suffix":""}],"container-title":"Journal of Geophysical Research: Biogeosciences","id":"ITEM-1","issued":{"date-parts":[["2016"]]},"page":"1568-1580","title":"Greenhouse gas fluxes from agricultural soils of Kenya and Tanzania","type":"article-journal","volume":"121"}}],"schema":"https://github.com/citation-style-language/schema/raw/master/csl-citation.json"} </w:instrText>
            </w:r>
            <w:r w:rsidRPr="0037562D">
              <w:fldChar w:fldCharType="separate"/>
            </w:r>
            <w:r w:rsidRPr="00520659">
              <w:rPr>
                <w:rFonts w:ascii="Aptos" w:hAnsi="Aptos" w:cs="Times New Roman"/>
                <w:vertAlign w:val="superscript"/>
              </w:rPr>
              <w:t>44</w:t>
            </w:r>
            <w:r w:rsidRPr="0037562D">
              <w:fldChar w:fldCharType="end"/>
            </w:r>
            <w:r w:rsidRPr="0037562D">
              <w:t xml:space="preserve"> </w:t>
            </w:r>
          </w:p>
          <w:p w14:paraId="78AA7F3E" w14:textId="77777777" w:rsidR="00520659" w:rsidRPr="0037562D" w:rsidRDefault="00520659">
            <w:r w:rsidRPr="000A0282">
              <w:rPr>
                <w:rFonts w:eastAsia="Calibri" w:cs="Calibri"/>
              </w:rPr>
              <w:t>IPCC 2006, 2006 IPCC Guidelines for National Greenhouse Gas Inventories, Prepared by the National Greenhouse Gas Inventories Programme, Eggleston H.S., Buendia L., Miwa K., Ngara T. and Tanabe K. (eds). Published: IGES, Japan.</w:t>
            </w:r>
          </w:p>
          <w:p w14:paraId="3FE05A8B" w14:textId="77777777" w:rsidR="00520659" w:rsidRPr="0037562D" w:rsidRDefault="00520659">
            <w:pPr>
              <w:spacing w:line="259" w:lineRule="auto"/>
              <w:rPr>
                <w:color w:val="0563C1"/>
                <w:u w:val="single"/>
              </w:rPr>
            </w:pPr>
            <w:hyperlink r:id="rId44" w:history="1">
              <w:r w:rsidRPr="0037562D">
                <w:rPr>
                  <w:rStyle w:val="Hyperlink"/>
                </w:rPr>
                <w:t>https://unfccc.int/resource/cd_roms/na1/ghg_inventories/index.htm</w:t>
              </w:r>
            </w:hyperlink>
          </w:p>
          <w:p w14:paraId="1CFE6B6D" w14:textId="77777777" w:rsidR="00520659" w:rsidRPr="0037562D" w:rsidRDefault="00520659">
            <w:pPr>
              <w:spacing w:line="259" w:lineRule="auto"/>
              <w:rPr>
                <w:color w:val="0563C1"/>
                <w:u w:val="single"/>
              </w:rPr>
            </w:pPr>
            <w:hyperlink r:id="rId45" w:history="1">
              <w:r w:rsidRPr="0037562D">
                <w:rPr>
                  <w:rStyle w:val="Hyperlink"/>
                </w:rPr>
                <w:t>https://www.ipcc-nggip.iges.or.jp/public/2019rf/vol4.html</w:t>
              </w:r>
            </w:hyperlink>
            <w:r w:rsidRPr="0037562D">
              <w:rPr>
                <w:color w:val="0563C1"/>
                <w:u w:val="single"/>
              </w:rPr>
              <w:t xml:space="preserve"> </w:t>
            </w:r>
          </w:p>
          <w:p w14:paraId="676C01C6" w14:textId="77777777" w:rsidR="00520659" w:rsidRPr="0037562D" w:rsidRDefault="00520659">
            <w:pPr>
              <w:spacing w:line="259" w:lineRule="auto"/>
              <w:rPr>
                <w:color w:val="0563C1"/>
                <w:u w:val="single"/>
              </w:rPr>
            </w:pPr>
            <w:hyperlink r:id="rId46" w:history="1">
              <w:r w:rsidRPr="0037562D">
                <w:rPr>
                  <w:rStyle w:val="Hyperlink"/>
                  <w:rFonts w:cs="Segoe UI"/>
                </w:rPr>
                <w:t>https://www.ipcc-nggip.iges.or.jp/public/2019rf/index.html</w:t>
              </w:r>
            </w:hyperlink>
            <w:r w:rsidRPr="0037562D">
              <w:rPr>
                <w:rStyle w:val="cf01"/>
              </w:rPr>
              <w:t xml:space="preserve"> </w:t>
            </w:r>
          </w:p>
        </w:tc>
      </w:tr>
    </w:tbl>
    <w:p w14:paraId="7968AB49" w14:textId="77777777" w:rsidR="00520659" w:rsidRPr="0037562D" w:rsidRDefault="00520659" w:rsidP="00520659"/>
    <w:p w14:paraId="3F801185" w14:textId="77777777" w:rsidR="00520659" w:rsidRPr="0037562D" w:rsidRDefault="00520659" w:rsidP="00520659"/>
    <w:p w14:paraId="2F2CFADA"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56" w:name="_Toc166680114"/>
      <w:r w:rsidRPr="0037562D">
        <w:br w:type="page"/>
      </w:r>
    </w:p>
    <w:p w14:paraId="6BA0475F" w14:textId="77777777" w:rsidR="00520659" w:rsidRPr="0037562D" w:rsidRDefault="00520659" w:rsidP="00520659">
      <w:pPr>
        <w:pStyle w:val="Heading3"/>
      </w:pPr>
      <w:r w:rsidRPr="0037562D">
        <w:lastRenderedPageBreak/>
        <w:t>Enteric methane emission intensity</w:t>
      </w:r>
      <w:bookmarkEnd w:id="156"/>
    </w:p>
    <w:tbl>
      <w:tblPr>
        <w:tblStyle w:val="TableGrid"/>
        <w:tblW w:w="9360" w:type="dxa"/>
        <w:tblLayout w:type="fixed"/>
        <w:tblLook w:val="04A0" w:firstRow="1" w:lastRow="0" w:firstColumn="1" w:lastColumn="0" w:noHBand="0" w:noVBand="1"/>
      </w:tblPr>
      <w:tblGrid>
        <w:gridCol w:w="2160"/>
        <w:gridCol w:w="7200"/>
      </w:tblGrid>
      <w:tr w:rsidR="00520659" w:rsidRPr="0037562D" w14:paraId="2B6E5C58" w14:textId="77777777">
        <w:trPr>
          <w:trHeight w:val="300"/>
        </w:trPr>
        <w:tc>
          <w:tcPr>
            <w:tcW w:w="2160" w:type="dxa"/>
            <w:shd w:val="clear" w:color="auto" w:fill="8DD873" w:themeFill="accent6" w:themeFillTint="99"/>
            <w:tcMar>
              <w:left w:w="108" w:type="dxa"/>
              <w:right w:w="108" w:type="dxa"/>
            </w:tcMar>
          </w:tcPr>
          <w:p w14:paraId="7EDF00F8" w14:textId="77777777" w:rsidR="00520659" w:rsidRPr="0037562D" w:rsidRDefault="00520659">
            <w:r w:rsidRPr="0037562D">
              <w:rPr>
                <w:rFonts w:eastAsia="Calibri" w:cs="Calibri"/>
                <w:b/>
                <w:bCs/>
              </w:rPr>
              <w:t>Indicator</w:t>
            </w:r>
          </w:p>
        </w:tc>
        <w:tc>
          <w:tcPr>
            <w:tcW w:w="7200" w:type="dxa"/>
            <w:tcMar>
              <w:left w:w="108" w:type="dxa"/>
              <w:right w:w="108" w:type="dxa"/>
            </w:tcMar>
          </w:tcPr>
          <w:p w14:paraId="4C3514DE" w14:textId="77777777" w:rsidR="00520659" w:rsidRPr="0037562D" w:rsidRDefault="00520659">
            <w:pPr>
              <w:jc w:val="both"/>
            </w:pPr>
            <w:r w:rsidRPr="0037562D">
              <w:rPr>
                <w:rFonts w:eastAsia="Calibri" w:cs="Calibri"/>
                <w:b/>
                <w:bCs/>
              </w:rPr>
              <w:t>Enteric methane emission intensity (emission per unit of product and emission per unit of fodder dry matter intake)</w:t>
            </w:r>
          </w:p>
        </w:tc>
      </w:tr>
      <w:tr w:rsidR="00520659" w:rsidRPr="0037562D" w14:paraId="66DC1F6A" w14:textId="77777777">
        <w:trPr>
          <w:trHeight w:val="300"/>
        </w:trPr>
        <w:tc>
          <w:tcPr>
            <w:tcW w:w="2160" w:type="dxa"/>
            <w:shd w:val="clear" w:color="auto" w:fill="8DD873" w:themeFill="accent6" w:themeFillTint="99"/>
            <w:tcMar>
              <w:left w:w="108" w:type="dxa"/>
              <w:right w:w="108" w:type="dxa"/>
            </w:tcMar>
          </w:tcPr>
          <w:p w14:paraId="43D971B0" w14:textId="77777777" w:rsidR="00520659" w:rsidRPr="0037562D" w:rsidRDefault="00520659">
            <w:r w:rsidRPr="0037562D">
              <w:rPr>
                <w:rFonts w:eastAsia="Calibri" w:cs="Calibri"/>
              </w:rPr>
              <w:t>Theme</w:t>
            </w:r>
          </w:p>
        </w:tc>
        <w:tc>
          <w:tcPr>
            <w:tcW w:w="7200" w:type="dxa"/>
            <w:tcMar>
              <w:left w:w="108" w:type="dxa"/>
              <w:right w:w="108" w:type="dxa"/>
            </w:tcMar>
          </w:tcPr>
          <w:p w14:paraId="07EB3EFD" w14:textId="77777777" w:rsidR="00520659" w:rsidRPr="0037562D" w:rsidRDefault="00520659">
            <w:r w:rsidRPr="0037562D">
              <w:rPr>
                <w:rFonts w:eastAsia="Calibri" w:cs="Calibri"/>
              </w:rPr>
              <w:t>Climate mitigation</w:t>
            </w:r>
          </w:p>
        </w:tc>
      </w:tr>
      <w:tr w:rsidR="00520659" w:rsidRPr="0037562D" w14:paraId="73EBA9C9" w14:textId="77777777">
        <w:trPr>
          <w:trHeight w:val="300"/>
        </w:trPr>
        <w:tc>
          <w:tcPr>
            <w:tcW w:w="2160" w:type="dxa"/>
            <w:shd w:val="clear" w:color="auto" w:fill="8DD873" w:themeFill="accent6" w:themeFillTint="99"/>
            <w:tcMar>
              <w:left w:w="108" w:type="dxa"/>
              <w:right w:w="108" w:type="dxa"/>
            </w:tcMar>
          </w:tcPr>
          <w:p w14:paraId="25AE057E" w14:textId="77777777" w:rsidR="00520659" w:rsidRPr="0037562D" w:rsidRDefault="00520659">
            <w:r w:rsidRPr="0037562D">
              <w:rPr>
                <w:rFonts w:eastAsia="Calibri" w:cs="Calibri"/>
              </w:rPr>
              <w:t>Purpose of indicator</w:t>
            </w:r>
          </w:p>
        </w:tc>
        <w:tc>
          <w:tcPr>
            <w:tcW w:w="7200" w:type="dxa"/>
            <w:tcMar>
              <w:left w:w="108" w:type="dxa"/>
              <w:right w:w="108" w:type="dxa"/>
            </w:tcMar>
          </w:tcPr>
          <w:p w14:paraId="20158067" w14:textId="77777777" w:rsidR="00520659" w:rsidRPr="0037562D" w:rsidRDefault="00520659">
            <w:pPr>
              <w:jc w:val="both"/>
              <w:rPr>
                <w:rFonts w:eastAsia="Calibri" w:cs="Calibri"/>
              </w:rPr>
            </w:pPr>
            <w:r w:rsidRPr="0037562D">
              <w:rPr>
                <w:rFonts w:eastAsia="Calibri" w:cs="Calibri"/>
              </w:rPr>
              <w:t>In Sub Saharan Africa, a large diversity of diets (forage + staple food crop residues or other agricultural byproducts) is used by ruminants herders in different production systems. It is reported that feeding strategies could help to reduce enteric methane (eCH</w:t>
            </w:r>
            <w:r w:rsidRPr="0037562D">
              <w:rPr>
                <w:rFonts w:eastAsia="Calibri" w:cs="Calibri"/>
                <w:vertAlign w:val="subscript"/>
              </w:rPr>
              <w:t>4</w:t>
            </w:r>
            <w:r w:rsidRPr="0037562D">
              <w:rPr>
                <w:rFonts w:eastAsia="Calibri" w:cs="Calibri"/>
              </w:rPr>
              <w:t xml:space="preserve">) in ruminants by up to 55%. We aimed to measure </w:t>
            </w:r>
            <w:r w:rsidRPr="0037562D">
              <w:rPr>
                <w:rFonts w:eastAsia="Calibri" w:cs="Calibri"/>
                <w:i/>
              </w:rPr>
              <w:t>in vivo</w:t>
            </w:r>
            <w:r w:rsidRPr="0037562D">
              <w:rPr>
                <w:rFonts w:eastAsia="Calibri" w:cs="Calibri"/>
              </w:rPr>
              <w:t xml:space="preserve"> eCH</w:t>
            </w:r>
            <w:r w:rsidRPr="0037562D">
              <w:rPr>
                <w:rFonts w:eastAsia="Calibri" w:cs="Calibri"/>
                <w:vertAlign w:val="subscript"/>
              </w:rPr>
              <w:t>4</w:t>
            </w:r>
            <w:r w:rsidRPr="0037562D">
              <w:rPr>
                <w:rFonts w:eastAsia="Calibri" w:cs="Calibri"/>
              </w:rPr>
              <w:t xml:space="preserve"> emission in ruminants during each season of the year in order to test different feeding strategies and to and to assess their potential to mitigate eCH</w:t>
            </w:r>
            <w:r w:rsidRPr="0037562D">
              <w:rPr>
                <w:rFonts w:eastAsia="Calibri" w:cs="Calibri"/>
                <w:vertAlign w:val="subscript"/>
              </w:rPr>
              <w:t>4</w:t>
            </w:r>
            <w:r w:rsidRPr="0037562D">
              <w:rPr>
                <w:rFonts w:eastAsia="Calibri" w:cs="Calibri"/>
              </w:rPr>
              <w:t xml:space="preserve"> emission. </w:t>
            </w:r>
          </w:p>
        </w:tc>
      </w:tr>
      <w:tr w:rsidR="00520659" w:rsidRPr="0037562D" w14:paraId="5F3BE478" w14:textId="77777777">
        <w:trPr>
          <w:trHeight w:val="300"/>
        </w:trPr>
        <w:tc>
          <w:tcPr>
            <w:tcW w:w="2160" w:type="dxa"/>
            <w:shd w:val="clear" w:color="auto" w:fill="8DD873" w:themeFill="accent6" w:themeFillTint="99"/>
            <w:tcMar>
              <w:left w:w="108" w:type="dxa"/>
              <w:right w:w="108" w:type="dxa"/>
            </w:tcMar>
          </w:tcPr>
          <w:p w14:paraId="32DD70F7" w14:textId="77777777" w:rsidR="00520659" w:rsidRPr="0037562D" w:rsidRDefault="00520659">
            <w:r w:rsidRPr="0037562D">
              <w:rPr>
                <w:rFonts w:eastAsia="Calibri" w:cs="Calibri"/>
              </w:rPr>
              <w:t>Data source</w:t>
            </w:r>
          </w:p>
        </w:tc>
        <w:tc>
          <w:tcPr>
            <w:tcW w:w="7200" w:type="dxa"/>
            <w:tcMar>
              <w:left w:w="108" w:type="dxa"/>
              <w:right w:w="108" w:type="dxa"/>
            </w:tcMar>
          </w:tcPr>
          <w:p w14:paraId="744391C3" w14:textId="77777777" w:rsidR="00520659" w:rsidRPr="0037562D" w:rsidRDefault="00520659">
            <w:pPr>
              <w:jc w:val="both"/>
            </w:pPr>
            <w:r w:rsidRPr="0037562D">
              <w:rPr>
                <w:rFonts w:eastAsia="Calibri" w:cs="Calibri"/>
              </w:rPr>
              <w:t>Herders survey on feeding strategies and feeding practices, literature review, Data from ongoing projects, and field measurements</w:t>
            </w:r>
          </w:p>
        </w:tc>
      </w:tr>
      <w:tr w:rsidR="00520659" w:rsidRPr="0037562D" w14:paraId="346C9157" w14:textId="77777777">
        <w:trPr>
          <w:trHeight w:val="300"/>
        </w:trPr>
        <w:tc>
          <w:tcPr>
            <w:tcW w:w="2160" w:type="dxa"/>
            <w:shd w:val="clear" w:color="auto" w:fill="8DD873" w:themeFill="accent6" w:themeFillTint="99"/>
            <w:tcMar>
              <w:left w:w="108" w:type="dxa"/>
              <w:right w:w="108" w:type="dxa"/>
            </w:tcMar>
          </w:tcPr>
          <w:p w14:paraId="17B8A889" w14:textId="77777777" w:rsidR="00520659" w:rsidRPr="0037562D" w:rsidRDefault="00520659">
            <w:r w:rsidRPr="0037562D">
              <w:rPr>
                <w:rFonts w:eastAsia="Calibri" w:cs="Calibri"/>
              </w:rPr>
              <w:t>Measurement</w:t>
            </w:r>
          </w:p>
        </w:tc>
        <w:tc>
          <w:tcPr>
            <w:tcW w:w="7200" w:type="dxa"/>
            <w:tcMar>
              <w:left w:w="108" w:type="dxa"/>
              <w:right w:w="108" w:type="dxa"/>
            </w:tcMar>
          </w:tcPr>
          <w:p w14:paraId="22265A8D" w14:textId="77777777" w:rsidR="00520659" w:rsidRPr="0037562D" w:rsidRDefault="00520659">
            <w:r w:rsidRPr="0037562D">
              <w:rPr>
                <w:rFonts w:eastAsia="Calibri" w:cs="Calibri"/>
              </w:rPr>
              <w:t>Daily fodder intake, fodder digestibility, fodder quality, enteric methane emission (eCH</w:t>
            </w:r>
            <w:r w:rsidRPr="0037562D">
              <w:rPr>
                <w:rFonts w:eastAsia="Calibri" w:cs="Calibri"/>
                <w:vertAlign w:val="subscript"/>
              </w:rPr>
              <w:t>4</w:t>
            </w:r>
            <w:r w:rsidRPr="0037562D">
              <w:rPr>
                <w:rFonts w:eastAsia="Calibri" w:cs="Calibri"/>
              </w:rPr>
              <w:t>)</w:t>
            </w:r>
          </w:p>
        </w:tc>
      </w:tr>
      <w:tr w:rsidR="00520659" w:rsidRPr="0037562D" w14:paraId="636531E3" w14:textId="77777777">
        <w:trPr>
          <w:trHeight w:val="300"/>
        </w:trPr>
        <w:tc>
          <w:tcPr>
            <w:tcW w:w="2160" w:type="dxa"/>
            <w:shd w:val="clear" w:color="auto" w:fill="8DD873" w:themeFill="accent6" w:themeFillTint="99"/>
            <w:tcMar>
              <w:left w:w="108" w:type="dxa"/>
              <w:right w:w="108" w:type="dxa"/>
            </w:tcMar>
          </w:tcPr>
          <w:p w14:paraId="44108056" w14:textId="77777777" w:rsidR="00520659" w:rsidRPr="0037562D" w:rsidRDefault="00520659">
            <w:r w:rsidRPr="0037562D">
              <w:rPr>
                <w:rFonts w:eastAsia="Calibri" w:cs="Calibri"/>
              </w:rPr>
              <w:t>Measurement units</w:t>
            </w:r>
          </w:p>
        </w:tc>
        <w:tc>
          <w:tcPr>
            <w:tcW w:w="7200" w:type="dxa"/>
            <w:tcMar>
              <w:left w:w="108" w:type="dxa"/>
              <w:right w:w="108" w:type="dxa"/>
            </w:tcMar>
          </w:tcPr>
          <w:p w14:paraId="481832E4" w14:textId="77777777" w:rsidR="00520659" w:rsidRPr="0037562D" w:rsidRDefault="00520659">
            <w:pPr>
              <w:rPr>
                <w:rFonts w:eastAsia="Calibri" w:cs="Calibri"/>
              </w:rPr>
            </w:pPr>
            <w:r w:rsidRPr="0037562D">
              <w:rPr>
                <w:rFonts w:eastAsia="Calibri" w:cs="Calibri"/>
              </w:rPr>
              <w:t>(gDMI/LW, g/kgDMI, eCH</w:t>
            </w:r>
            <w:r w:rsidRPr="0037562D">
              <w:rPr>
                <w:rFonts w:eastAsia="Calibri" w:cs="Calibri"/>
                <w:vertAlign w:val="subscript"/>
              </w:rPr>
              <w:t>4</w:t>
            </w:r>
            <w:r w:rsidRPr="0037562D">
              <w:rPr>
                <w:rFonts w:eastAsia="Calibri" w:cs="Calibri"/>
              </w:rPr>
              <w:t xml:space="preserve">/TLU/year) </w:t>
            </w:r>
          </w:p>
        </w:tc>
      </w:tr>
      <w:tr w:rsidR="00520659" w:rsidRPr="0037562D" w14:paraId="7CB4FA49" w14:textId="77777777">
        <w:trPr>
          <w:trHeight w:val="300"/>
        </w:trPr>
        <w:tc>
          <w:tcPr>
            <w:tcW w:w="2160" w:type="dxa"/>
            <w:shd w:val="clear" w:color="auto" w:fill="8DD873" w:themeFill="accent6" w:themeFillTint="99"/>
            <w:tcMar>
              <w:left w:w="108" w:type="dxa"/>
              <w:right w:w="108" w:type="dxa"/>
            </w:tcMar>
          </w:tcPr>
          <w:p w14:paraId="3C37C23C" w14:textId="77777777" w:rsidR="00520659" w:rsidRPr="0037562D" w:rsidRDefault="00520659">
            <w:r w:rsidRPr="0037562D">
              <w:rPr>
                <w:rFonts w:eastAsia="Calibri" w:cs="Calibri"/>
              </w:rPr>
              <w:t>Guidance on measurement</w:t>
            </w:r>
          </w:p>
        </w:tc>
        <w:tc>
          <w:tcPr>
            <w:tcW w:w="7200" w:type="dxa"/>
            <w:tcMar>
              <w:left w:w="108" w:type="dxa"/>
              <w:right w:w="108" w:type="dxa"/>
            </w:tcMar>
          </w:tcPr>
          <w:p w14:paraId="4223396F" w14:textId="77777777" w:rsidR="00520659" w:rsidRPr="0037562D" w:rsidRDefault="00520659">
            <w:r w:rsidRPr="0037562D">
              <w:rPr>
                <w:rFonts w:eastAsia="Calibri" w:cs="Calibri"/>
                <w:i/>
                <w:iCs/>
              </w:rPr>
              <w:t>Direct measurement</w:t>
            </w:r>
          </w:p>
          <w:p w14:paraId="5C5F35A8" w14:textId="77777777" w:rsidR="00520659" w:rsidRPr="0037562D" w:rsidRDefault="00520659">
            <w:pPr>
              <w:rPr>
                <w:rFonts w:eastAsia="Calibri" w:cs="Calibri"/>
              </w:rPr>
            </w:pPr>
            <w:r w:rsidRPr="0037562D">
              <w:rPr>
                <w:rFonts w:eastAsia="Calibri" w:cs="Calibri"/>
              </w:rPr>
              <w:t xml:space="preserve">For direct measurement of enteric methane emission at animal level, use the </w:t>
            </w:r>
            <w:r w:rsidRPr="0037562D">
              <w:rPr>
                <w:rFonts w:eastAsia="Times New Roman" w:cs="Times New Roman"/>
              </w:rPr>
              <w:t xml:space="preserve">GreenFeed system as described in </w:t>
            </w:r>
            <w:r w:rsidRPr="0037562D">
              <w:rPr>
                <w:rFonts w:eastAsia="Calibri" w:cs="Calibri"/>
              </w:rPr>
              <w:t>(Hristov et al., 2015). In SSA, GF is actually in experiment in Burkina Faso ( Ouermi et al., 2022; Gbénou et al., 2022a, 2022b).</w:t>
            </w:r>
          </w:p>
          <w:p w14:paraId="4B9A622B" w14:textId="77777777" w:rsidR="00520659" w:rsidRPr="000A0282" w:rsidRDefault="00520659">
            <w:pPr>
              <w:jc w:val="both"/>
              <w:rPr>
                <w:rFonts w:eastAsia="Calibri" w:cs="Calibri"/>
                <w:lang w:val="fr-FR"/>
              </w:rPr>
            </w:pPr>
            <w:r w:rsidRPr="0037562D">
              <w:rPr>
                <w:rFonts w:eastAsia="Calibri" w:cs="Calibri"/>
              </w:rPr>
              <w:t>GreenFeed (GF) system is a device that can be used at pasture to measure eCH</w:t>
            </w:r>
            <w:r w:rsidRPr="0037562D">
              <w:rPr>
                <w:rFonts w:eastAsia="Calibri" w:cs="Calibri"/>
                <w:vertAlign w:val="subscript"/>
              </w:rPr>
              <w:t>4</w:t>
            </w:r>
            <w:r w:rsidRPr="0037562D">
              <w:rPr>
                <w:rFonts w:eastAsia="Calibri" w:cs="Calibri"/>
              </w:rPr>
              <w:t xml:space="preserve"> of cattle individually (K. J. Hammond et al., 2016; Mombach et al., 2018; Zhao et al., 2020). It is equipped with an automatic baiting system which drop attracted pelleted feed in a tray. Animals are free in their movement and eating behavior to feed on pasture and in the GF. Emission is measured when animals visit to the system to consume bait. The system sucks air through the animal’s nose and mouth into a duct with airflow measured (Huhtanen et al., 2015). Most methane is eructated at 40–120s intervals. Animals can visit the unit at any time according to timing of feed availability and distribution of eCH4 measurements across various times of the day programing by investigators (Hristov et al., 2015). Pellet is generally dropped each 30s or 1min. Programming of eCH</w:t>
            </w:r>
            <w:r w:rsidRPr="0037562D">
              <w:rPr>
                <w:rFonts w:eastAsia="Calibri" w:cs="Calibri"/>
                <w:vertAlign w:val="subscript"/>
              </w:rPr>
              <w:t>4</w:t>
            </w:r>
            <w:r w:rsidRPr="0037562D">
              <w:rPr>
                <w:rFonts w:eastAsia="Calibri" w:cs="Calibri"/>
              </w:rPr>
              <w:t xml:space="preserve"> measurements must take account of eating behavior (feeding, rumination, walk, drinking, calm) and will allows to implicate all daily activities on pasture. To be sure to not modify food intake by cattle on pasture and have best or good data, bait may contain forage that animals are grazing. Few times between 3-7 min by visit are significant to have a good measurement (Hristov et al., 2015). A significant correlation (R</w:t>
            </w:r>
            <w:r w:rsidRPr="0037562D">
              <w:rPr>
                <w:rFonts w:eastAsia="Calibri" w:cs="Calibri"/>
                <w:vertAlign w:val="superscript"/>
              </w:rPr>
              <w:t>2</w:t>
            </w:r>
            <w:r w:rsidRPr="0037562D">
              <w:rPr>
                <w:rFonts w:eastAsia="Calibri" w:cs="Calibri"/>
              </w:rPr>
              <w:t xml:space="preserve"> = 0.92) between the eCH</w:t>
            </w:r>
            <w:r w:rsidRPr="0037562D">
              <w:rPr>
                <w:rFonts w:eastAsia="Calibri" w:cs="Calibri"/>
                <w:vertAlign w:val="subscript"/>
              </w:rPr>
              <w:t>4</w:t>
            </w:r>
            <w:r w:rsidRPr="0037562D">
              <w:rPr>
                <w:rFonts w:eastAsia="Calibri" w:cs="Calibri"/>
              </w:rPr>
              <w:t xml:space="preserve"> measurements with GF and RC was revealed (Huhtanen et al., 2019). On pasture, animals don’t graze at night. GF can be moved to animals parking at night do complete measure. </w:t>
            </w:r>
            <w:r w:rsidRPr="000A0282">
              <w:rPr>
                <w:rFonts w:eastAsia="Calibri" w:cs="Calibri"/>
                <w:lang w:val="fr-FR"/>
              </w:rPr>
              <w:t>GF can be used to describe diurnal eCH</w:t>
            </w:r>
            <w:r w:rsidRPr="000A0282">
              <w:rPr>
                <w:rFonts w:eastAsia="Calibri" w:cs="Calibri"/>
                <w:vertAlign w:val="subscript"/>
                <w:lang w:val="fr-FR"/>
              </w:rPr>
              <w:t>4</w:t>
            </w:r>
            <w:r w:rsidRPr="000A0282">
              <w:rPr>
                <w:rFonts w:eastAsia="Calibri" w:cs="Calibri"/>
                <w:lang w:val="fr-FR"/>
              </w:rPr>
              <w:t xml:space="preserve"> emissions.</w:t>
            </w:r>
          </w:p>
        </w:tc>
      </w:tr>
      <w:tr w:rsidR="00520659" w:rsidRPr="0037562D" w14:paraId="561AFF46" w14:textId="77777777">
        <w:trPr>
          <w:trHeight w:val="300"/>
        </w:trPr>
        <w:tc>
          <w:tcPr>
            <w:tcW w:w="2160" w:type="dxa"/>
            <w:shd w:val="clear" w:color="auto" w:fill="8DD873" w:themeFill="accent6" w:themeFillTint="99"/>
            <w:tcMar>
              <w:left w:w="108" w:type="dxa"/>
              <w:right w:w="108" w:type="dxa"/>
            </w:tcMar>
          </w:tcPr>
          <w:p w14:paraId="45F2CD96" w14:textId="77777777" w:rsidR="00520659" w:rsidRPr="0037562D" w:rsidRDefault="00520659">
            <w:r w:rsidRPr="0037562D">
              <w:rPr>
                <w:rFonts w:eastAsia="Calibri" w:cs="Calibri"/>
              </w:rPr>
              <w:lastRenderedPageBreak/>
              <w:t>Guidance on data entry and reporting</w:t>
            </w:r>
          </w:p>
        </w:tc>
        <w:tc>
          <w:tcPr>
            <w:tcW w:w="7200" w:type="dxa"/>
            <w:tcMar>
              <w:left w:w="108" w:type="dxa"/>
              <w:right w:w="108" w:type="dxa"/>
            </w:tcMar>
          </w:tcPr>
          <w:p w14:paraId="0EC5D221" w14:textId="77777777" w:rsidR="00520659" w:rsidRPr="0037562D" w:rsidRDefault="00520659">
            <w:r w:rsidRPr="0037562D">
              <w:rPr>
                <w:rFonts w:eastAsia="Calibri" w:cs="Calibri"/>
              </w:rPr>
              <w:t>Database accessible for different feeding strategies</w:t>
            </w:r>
          </w:p>
        </w:tc>
      </w:tr>
      <w:tr w:rsidR="00520659" w:rsidRPr="0037562D" w14:paraId="02522F70" w14:textId="77777777">
        <w:trPr>
          <w:trHeight w:val="300"/>
        </w:trPr>
        <w:tc>
          <w:tcPr>
            <w:tcW w:w="2160" w:type="dxa"/>
            <w:shd w:val="clear" w:color="auto" w:fill="8DD873" w:themeFill="accent6" w:themeFillTint="99"/>
            <w:tcMar>
              <w:left w:w="108" w:type="dxa"/>
              <w:right w:w="108" w:type="dxa"/>
            </w:tcMar>
          </w:tcPr>
          <w:p w14:paraId="64BFFE9D" w14:textId="77777777" w:rsidR="00520659" w:rsidRPr="0037562D" w:rsidRDefault="00520659">
            <w:r w:rsidRPr="0037562D">
              <w:rPr>
                <w:rFonts w:eastAsia="Calibri" w:cs="Calibri"/>
              </w:rPr>
              <w:t>References</w:t>
            </w:r>
          </w:p>
        </w:tc>
        <w:tc>
          <w:tcPr>
            <w:tcW w:w="7200" w:type="dxa"/>
            <w:tcMar>
              <w:left w:w="108" w:type="dxa"/>
              <w:right w:w="108" w:type="dxa"/>
            </w:tcMar>
          </w:tcPr>
          <w:p w14:paraId="3497B33D" w14:textId="4CD1EBF0" w:rsidR="00520659" w:rsidRPr="0037562D" w:rsidRDefault="00520659">
            <w:pPr>
              <w:pStyle w:val="ListParagraph"/>
              <w:numPr>
                <w:ilvl w:val="0"/>
                <w:numId w:val="60"/>
              </w:numPr>
              <w:jc w:val="both"/>
              <w:rPr>
                <w:rStyle w:val="Hyperlink"/>
                <w:rFonts w:eastAsia="Calibri" w:cs="Calibri"/>
                <w:color w:val="auto"/>
              </w:rPr>
            </w:pPr>
            <w:r w:rsidRPr="0037562D">
              <w:rPr>
                <w:rFonts w:eastAsia="Calibri" w:cs="Calibri"/>
              </w:rPr>
              <w:t xml:space="preserve">Hristov, A.N., Oh, J., Giallongo, F., Frederick, T., Weeks, H., Zimmerman, P.R., Harper, M.T., Hristova, R.A., Zimmerman, R.S., Branco, A.F., 2015. The Use of an Automated System (GreenFeed) to Monitor Enteric Methane and Carbon Dioxide Emissions from Ruminant Animals. JoVE 52904. </w:t>
            </w:r>
            <w:hyperlink r:id="rId47">
              <w:r w:rsidRPr="0037562D">
                <w:rPr>
                  <w:rStyle w:val="Hyperlink"/>
                  <w:rFonts w:eastAsia="Calibri" w:cs="Calibri"/>
                  <w:color w:val="auto"/>
                </w:rPr>
                <w:t>https://doi.org/10.3791/52904</w:t>
              </w:r>
            </w:hyperlink>
            <w:r w:rsidRPr="0037562D">
              <w:rPr>
                <w:rStyle w:val="Hyperlink"/>
                <w:rFonts w:eastAsia="Calibri" w:cs="Calibri"/>
                <w:color w:val="auto"/>
              </w:rPr>
              <w:fldChar w:fldCharType="begin"/>
            </w:r>
            <w:r>
              <w:rPr>
                <w:rStyle w:val="Hyperlink"/>
                <w:rFonts w:eastAsia="Calibri" w:cs="Calibri"/>
                <w:color w:val="auto"/>
              </w:rPr>
              <w:instrText xml:space="preserve"> ADDIN ZOTERO_ITEM CSL_CITATION {"citationID":"HCTcGg6g","properties":{"formattedCitation":"\\super 45\\nosupersub{}","plainCitation":"45","noteIndex":0},"citationItems":[{"id":24951,"uris":["http://zotero.org/users/6629962/items/PL4SB7IM"],"itemData":{"id":24951,"type":"article-journal","abstract":"Ruminant animals (domesticated or wild) emit methane (CH4) through enteric fermentation in their digestive tract and from decomposition of manure during storage. These processes are the major sources of greenhouse gas (GHG) emissions from animal production systems. Techniques for measuring enteric CH4 vary from direct measurements (respiration chambers, which are highly accurate, but with limited applicability) to various indirect methods (sniffers, laser technology, which are practical, but with variable accuracy). The sulfur hexafluoride (SF6) tracer gas method is commonly used to measure enteric CH4 production by animal scientists and more recently, application of an Automated Head-Chamber System (AHCS) (GreenFeed, C-Lock, Inc., Rapid City, SD), which is the focus of this experiment, has been growing. AHCS is an automated system to monitor CH4 and carbon dioxide (CO2) mass fluxes from the breath of ruminant animals. In a typical AHCS operation, small quantities of baiting feed are dispensed to individual animals to lure them to AHCS multiple times daily. As the animal visits AHCS, a fan system pulls air past the animal's muzzle into an intake manifold, and through an air collection pipe where continuous airflow rates are measured. A sub-sample of air is pumped out of the pipe into non-dispersive infra-red sensors for continuous measurement of CH4 and CO2 concentrations. Field comparisons of AHCS to respiration chambers or SF6 have demonstrated that AHCS produces repeatable and accurate CH4 emission results, provided that animal visits to AHCS are sufficient so emission estimates are representative of the diurnal rhythm of rumen gas production. Here, we demonstrate the use of AHCS to measure CO2 and CH4 fluxes from dairy cows given a control diet or a diet supplemented with technical-grade cashew nut shell liquid.","container-title":"Journal of Visualized Experiments: JoVE","DOI":"10.3791/52904","ISSN":"1940-087X","issue":"103","journalAbbreviation":"J Vis Exp","language":"eng","note":"PMID: 26383886\nPMCID: PMC4692587","page":"52904","source":"PubMed","title":"The Use of an Automated System (GreenFeed) to Monitor Enteric Methane and Carbon Dioxide Emissions from Ruminant Animals","author":[{"family":"Hristov","given":"Alexander N."},{"family":"Oh","given":"Joonpyo"},{"family":"Giallongo","given":"Fabio"},{"family":"Frederick","given":"Tyler"},{"family":"Weeks","given":"Holley"},{"family":"Zimmerman","given":"Patrick R."},{"family":"Harper","given":"Michael T."},{"family":"Hristova","given":"Rada A."},{"family":"Zimmerman","given":"R. Scott"},{"family":"Branco","given":"Antonio F."}],"issued":{"date-parts":[["2015",9,7]]}}}],"schema":"https://github.com/citation-style-language/schema/raw/master/csl-citation.json"} </w:instrText>
            </w:r>
            <w:r w:rsidRPr="0037562D">
              <w:rPr>
                <w:rStyle w:val="Hyperlink"/>
                <w:rFonts w:eastAsia="Calibri" w:cs="Calibri"/>
                <w:color w:val="auto"/>
              </w:rPr>
              <w:fldChar w:fldCharType="separate"/>
            </w:r>
            <w:r w:rsidRPr="00520659">
              <w:rPr>
                <w:rFonts w:ascii="Aptos" w:hAnsi="Aptos" w:cs="Times New Roman"/>
                <w:vertAlign w:val="superscript"/>
              </w:rPr>
              <w:t>45</w:t>
            </w:r>
            <w:r w:rsidRPr="0037562D">
              <w:rPr>
                <w:rStyle w:val="Hyperlink"/>
                <w:rFonts w:eastAsia="Calibri" w:cs="Calibri"/>
                <w:color w:val="auto"/>
              </w:rPr>
              <w:fldChar w:fldCharType="end"/>
            </w:r>
          </w:p>
          <w:p w14:paraId="3AC3FBB5" w14:textId="1186AA0A" w:rsidR="00520659" w:rsidRPr="0037562D" w:rsidRDefault="00520659">
            <w:pPr>
              <w:pStyle w:val="ListParagraph"/>
              <w:numPr>
                <w:ilvl w:val="0"/>
                <w:numId w:val="60"/>
              </w:numPr>
              <w:jc w:val="both"/>
              <w:rPr>
                <w:rStyle w:val="Hyperlink"/>
                <w:rFonts w:eastAsia="Calibri" w:cs="Calibri"/>
                <w:color w:val="auto"/>
              </w:rPr>
            </w:pPr>
            <w:r w:rsidRPr="0037562D">
              <w:rPr>
                <w:rFonts w:eastAsia="Calibri" w:cs="Calibri"/>
              </w:rPr>
              <w:t xml:space="preserve">Hristov, A.N., Ott, T., Tricarico, J., Rotz, A., Waghorn, G., Adesogan, A., Dijkstra, J., Montes, F., Oh, J., Kebreab, E., Oosting, S.J., Gerber, P.J., Henderson, B., Makkar, H.P.S., Firkins, J.L., 2013. SPECIAL TOPICS — Mitigation of methane and nitrous oxide emissions from animal operations: III. A review of animal management mitigation options1. Journal of Animal Science 91, 5095–5113. </w:t>
            </w:r>
            <w:hyperlink r:id="rId48">
              <w:r w:rsidRPr="0037562D">
                <w:rPr>
                  <w:rStyle w:val="Hyperlink"/>
                  <w:rFonts w:eastAsia="Calibri" w:cs="Calibri"/>
                  <w:color w:val="auto"/>
                </w:rPr>
                <w:t>https://doi.org/10.2527/jas.2013-6585</w:t>
              </w:r>
            </w:hyperlink>
            <w:r w:rsidRPr="00025084">
              <w:rPr>
                <w:rStyle w:val="Hyperlink"/>
                <w:rFonts w:eastAsia="Calibri" w:cs="Calibri"/>
                <w:color w:val="auto"/>
              </w:rPr>
              <w:fldChar w:fldCharType="begin"/>
            </w:r>
            <w:r>
              <w:rPr>
                <w:rStyle w:val="Hyperlink"/>
                <w:rFonts w:eastAsia="Calibri" w:cs="Calibri"/>
                <w:color w:val="auto"/>
              </w:rPr>
              <w:instrText xml:space="preserve"> ADDIN ZOTERO_ITEM CSL_CITATION {"citationID":"Ejsxvz7o","properties":{"formattedCitation":"\\super 46\\nosupersub{}","plainCitation":"46","noteIndex":0},"citationItems":[{"id":24954,"uris":["http://zotero.org/users/6629962/items/W8HQWT3J"],"itemData":{"id":24954,"type":"article-journal","abstract":"The goal of this review was to analyze published data on animal management practices that mitigate enteric methane (CH4) and nitrous oxide (N2O) emissions from animal operations. Increasing animal productivity can be a very effective strategy for reducing greenhouse gas (GHG) emissions per unit of livestock product. Improving the genetic potential of animals through planned cross-breeding or selection within breeds and achieving this genetic potential through proper nutrition and improvements in reproductive efficiency, animal health, and reproductive lifespan are effective approaches for improving animal productivity and reducing GHG emission intensity. In subsistence production systems, reduction of herd size would increase feed availability and productivity of individual animals and the total herd, thus lowering CH4 emission intensity. In these systems, improving the nutritive value of low-quality feeds for ruminant diets can have a considerable benefit on herd productivity while keeping the herd CH4 output constant or even decreasing it. Residual feed intake may be a tool for screening animals that are low CH4 emitters, but there is currently insufficient evidence that low residual feed intake animals have a lower CH4 yield per unit of feed intake or animal product. Reducing age at slaughter of finished cattle and the number of days that animals are on feed in the feedlot can significantly reduce GHG emissions in beef and other meat animal production systems. Improved animal health and reduced mortality and morbidity are expected to increase herd productivity and reduce GHG emission intensity in all livestock production systems. Pursuing a suite of intensive and extensive reproductive management technologies provides a significant opportunity to reduce GHG emissions. Recommended approaches will differ by region and species but should target increasing conception rates in dairy, beef, and buffalo, increasing fecundity in swine and small ruminants, and reducing embryo wastage in all species. Interactions among individual components of livestock production systems are complex but must be considered when recommending GHG mitigation practices.","container-title":"Journal of Animal Science","DOI":"10.2527/jas.2013-6585","ISSN":"0021-8812","issue":"11","journalAbbreviation":"Journal of Animal Science","page":"5095-5113","source":"Silverchair","title":"SPECIAL TOPICS — Mitigation of methane and nitrous oxide emissions from animal operations: III. A review of animal management mitigation options1","title-short":"SPECIAL TOPICS — Mitigation of methane and nitrous oxide emissions from animal operations","volume":"91","author":[{"family":"Hristov","given":"A. N."},{"family":"Ott","given":"T."},{"family":"Tricarico","given":"J."},{"family":"Rotz","given":"A."},{"family":"Waghorn","given":"G."},{"family":"Adesogan","given":"A."},{"family":"Dijkstra","given":"J."},{"family":"Montes","given":"F."},{"family":"Oh","given":"J."},{"family":"Kebreab","given":"E."},{"family":"Oosting","given":"S. J."},{"family":"Gerber","given":"P. J."},{"family":"Henderson","given":"B."},{"family":"Makkar","given":"H. P. S."},{"family":"Firkins","given":"J. L."}],"issued":{"date-parts":[["2013",11,1]]}}}],"schema":"https://github.com/citation-style-language/schema/raw/master/csl-citation.json"} </w:instrText>
            </w:r>
            <w:r w:rsidRPr="00025084">
              <w:rPr>
                <w:rStyle w:val="Hyperlink"/>
                <w:rFonts w:eastAsia="Calibri" w:cs="Calibri"/>
                <w:color w:val="auto"/>
              </w:rPr>
              <w:fldChar w:fldCharType="separate"/>
            </w:r>
            <w:r w:rsidRPr="00520659">
              <w:rPr>
                <w:rFonts w:ascii="Aptos" w:hAnsi="Aptos" w:cs="Times New Roman"/>
                <w:vertAlign w:val="superscript"/>
              </w:rPr>
              <w:t>46</w:t>
            </w:r>
            <w:r w:rsidRPr="00025084">
              <w:rPr>
                <w:rStyle w:val="Hyperlink"/>
                <w:rFonts w:eastAsia="Calibri" w:cs="Calibri"/>
                <w:color w:val="auto"/>
              </w:rPr>
              <w:fldChar w:fldCharType="end"/>
            </w:r>
          </w:p>
          <w:p w14:paraId="0B9C32B6" w14:textId="7953FBC4" w:rsidR="00520659" w:rsidRPr="0037562D" w:rsidRDefault="00520659">
            <w:pPr>
              <w:pStyle w:val="ListParagraph"/>
              <w:numPr>
                <w:ilvl w:val="0"/>
                <w:numId w:val="60"/>
              </w:numPr>
              <w:jc w:val="both"/>
              <w:rPr>
                <w:rFonts w:eastAsia="Calibri" w:cs="Calibri"/>
              </w:rPr>
            </w:pPr>
            <w:r w:rsidRPr="00CA7BC1">
              <w:rPr>
                <w:rFonts w:eastAsia="Calibri" w:cs="Calibri"/>
                <w:lang w:val="fr-FR"/>
                <w:rPrChange w:id="157" w:author="Jones, Sarah (Alliance Bioversity-CIAT)" w:date="2025-12-05T09:18:00Z" w16du:dateUtc="2025-12-05T08:18:00Z">
                  <w:rPr>
                    <w:rFonts w:eastAsia="Calibri" w:cs="Calibri"/>
                  </w:rPr>
                </w:rPrChange>
              </w:rPr>
              <w:t xml:space="preserve">Gbenou, G. X., Assouma, M. H., Zampaligre, N., Bois, B., Kiendrebeogo, T., Martin, C., ... </w:t>
            </w:r>
            <w:r w:rsidRPr="0037562D">
              <w:rPr>
                <w:rFonts w:eastAsia="Calibri" w:cs="Calibri"/>
              </w:rPr>
              <w:t>&amp; Dossa, L. H. (2022, December). Emission of enteric methane in cold dry season in sudanians peulh zebus in west africa. In 26. Rencontres autour des Recherches sur les Ruminants.</w:t>
            </w:r>
            <w:r w:rsidRPr="0037562D">
              <w:rPr>
                <w:rFonts w:eastAsia="Calibri" w:cs="Calibri"/>
              </w:rPr>
              <w:fldChar w:fldCharType="begin"/>
            </w:r>
            <w:r>
              <w:rPr>
                <w:rFonts w:eastAsia="Calibri" w:cs="Calibri"/>
              </w:rPr>
              <w:instrText xml:space="preserve"> ADDIN ZOTERO_ITEM CSL_CITATION {"citationID":"aqKfLAtn","properties":{"formattedCitation":"\\super 47\\nosupersub{}","plainCitation":"47","noteIndex":0},"citationItems":[{"id":24960,"uris":["http://zotero.org/users/6629962/items/2F97HP5P"],"itemData":{"id":24960,"type":"book","abstract":"Emission de methane enterique en saison seche froide chez les zebus peulh soudaniens en afrique de l'ouest RESUME-En Afrique, les ruminants contribuent fortement aux émissions de gaz à effet de serre comme le méthane entérique (eCH4). Quelques modèles d'estimation de eCH4 ont été développés en zone tropicale. Cependant aucune mesure directe des émissions de eCH4 chez les bovins n'a été faite et rapportée en Afrique de l'Ouest. L'objectif de la présente étude est d'évaluer in vivo les émissions de eCH4 chez les zébus peulh soudaniens pendant la saison sèche froide (novembre 2021-février 2022). Pour ce faire, 10 taurillons âgés de 27±1,87 mois et d'un poids vif (PV) 138,82±15,23 kg (i.e. 0,56 Unité Bétail Tropical-UBT) ont été utilisée pour des mesures directes au GreenFeed au CIRDES (Burkina Faso). Les mesures des émissions de eCH4 ont été couplées à celles d'ingestion basée sur deux niveaux d'herbe de parcours naturel offerts : 3,5 % et 2,5 % du PV pendant quatre semaines. Les émissions moyennes de eCH4 et de consommation volontaire d'herbe ont été comparées entre les niveaux d'offert en herbe en utilisant le test t apparié de Student (seuil de significativité, 5 %). Les résultats montrent qu'aucune différence significative (p=0,10) n'a été observée entre les quantités moyennes journalières de matière sèche ingérée volontairement (MSiV) entre les deux niveaux d'offerts. La variation de l'offre en herbe n'a induit aucune différence significative pour le eCH4 en g/kg MSiV (p=0,72) et en g/kg P 0,75 (p=0,61). Le niveau d'ingestion et les émissions de eCH4 sont restés constants pendant la saison. Ce travail se poursuivra pendant les saisons sèche chaude et pluvieuse, pour prendre en compte la variabilité saisonnière de la qualité des ressources fourragères des parcours naturels dans les systèmes d'élevage pastoraux en Afrique de l'Ouest. (1) CNRST, INERA, Station of Farako-Ba, 01 BP 910 Bobo-Dioulasso 01, Burkina Faso SUMMERY-In Africa, ruminants contribute strongly to the greenhouse gas emissions such as enteric methane (eCH4). A few models for estimating eCH4 have been developed in the tropics. However, no direct measurement of eCH4 emissions in cattle has been made and reported in West Africa. The objective of the present study is to evaluate in vivo eCH4 emissions in Sudanese Peulh Zebu during the cold dry season (November 2021-February 2022). For this purpose, 10 steers aged 27±1.87 months with a live weight (LW) of 138.82±15.23 kg (i.e. 0.56 Tropical Livestock Unit-TLU) were used for direct measurements with the GreenFeed at CIRDES (Burkina Faso). Measurements of eCH4 emissions were coupled with those of ingestion based on two levels of rangeland forage supply: 3.5% and 2.5% of LW for four weeks. Mean eCH4 and voluntary forage intake emissions were compared between forage supply levels using Student's paired t-test (significance level, 5%). The results show that no significant difference (p=0.10) was observed between the average daily amounts of voluntary dry matter intake (VDMI) between the two levels of supply. Variation in grass supply induced no significant difference for eCH4 in g/kg MSiV (p=0.72) and in g/kg P0.75 (p=0.61). The level of ingestion and eCH4 emissions remained constant over the season. This work will be continued during the hot dry and rainy seasons to account for seasonal variability in the quality of rangeland forage resources in pastoral livestock systems in West Africa.","source":"ResearchGate","title":"Emission of enteric methane in cold dry season in sudanian peulh zebus in west africa","author":[{"family":"Gbenou","given":"Gérard Xavier"},{"family":"Mohamed Habibou","given":"Assouma"},{"family":"Nouhoun","given":"Zampaligre"},{"family":"Bois","given":"Berenice"},{"family":"Kiendrebeogo","given":"Timbilfou"},{"family":"Martin","given":"Cecile"},{"family":"Sanogo","given":"Souleymane"},{"family":"Bastianelli","given":"Denis"},{"family":"Dossa","given":"Luc"}],"issued":{"date-parts":[["2022",12,13]]}}}],"schema":"https://github.com/citation-style-language/schema/raw/master/csl-citation.json"} </w:instrText>
            </w:r>
            <w:r w:rsidRPr="0037562D">
              <w:rPr>
                <w:rFonts w:eastAsia="Calibri" w:cs="Calibri"/>
              </w:rPr>
              <w:fldChar w:fldCharType="separate"/>
            </w:r>
            <w:r w:rsidRPr="00520659">
              <w:rPr>
                <w:rFonts w:ascii="Aptos" w:hAnsi="Aptos" w:cs="Times New Roman"/>
                <w:vertAlign w:val="superscript"/>
              </w:rPr>
              <w:t>47</w:t>
            </w:r>
            <w:r w:rsidRPr="0037562D">
              <w:rPr>
                <w:rFonts w:eastAsia="Calibri" w:cs="Calibri"/>
              </w:rPr>
              <w:fldChar w:fldCharType="end"/>
            </w:r>
          </w:p>
        </w:tc>
      </w:tr>
    </w:tbl>
    <w:p w14:paraId="25F27B76" w14:textId="77777777" w:rsidR="00520659" w:rsidRPr="0037562D" w:rsidRDefault="00520659" w:rsidP="00520659"/>
    <w:p w14:paraId="627711F1" w14:textId="77777777" w:rsidR="00520659" w:rsidRPr="0037562D" w:rsidRDefault="00520659" w:rsidP="00520659">
      <w:pPr>
        <w:spacing w:line="257" w:lineRule="auto"/>
        <w:rPr>
          <w:rFonts w:ascii="Calibri" w:eastAsia="Calibri" w:hAnsi="Calibri" w:cs="Calibri"/>
        </w:rPr>
      </w:pPr>
    </w:p>
    <w:p w14:paraId="0CF8449D" w14:textId="77777777" w:rsidR="00520659" w:rsidRPr="0037562D" w:rsidRDefault="00520659" w:rsidP="00520659">
      <w:pPr>
        <w:rPr>
          <w:rFonts w:asciiTheme="majorHAnsi" w:eastAsiaTheme="majorEastAsia" w:hAnsiTheme="majorHAnsi" w:cstheme="majorBidi"/>
          <w:color w:val="0F4761" w:themeColor="accent1" w:themeShade="BF"/>
          <w:sz w:val="28"/>
          <w:szCs w:val="28"/>
        </w:rPr>
      </w:pPr>
      <w:bookmarkStart w:id="158" w:name="_Toc127819105"/>
      <w:bookmarkStart w:id="159" w:name="_Toc166680115"/>
      <w:r w:rsidRPr="0037562D">
        <w:br w:type="page"/>
      </w:r>
    </w:p>
    <w:p w14:paraId="728ED8ED" w14:textId="325963FF" w:rsidR="006D4B19" w:rsidRPr="0037562D" w:rsidRDefault="006D4B19" w:rsidP="007A1CA8">
      <w:pPr>
        <w:pStyle w:val="Heading1"/>
      </w:pPr>
      <w:bookmarkStart w:id="160" w:name="_Toc213065215"/>
      <w:bookmarkEnd w:id="158"/>
      <w:bookmarkEnd w:id="159"/>
      <w:r w:rsidRPr="0037562D">
        <w:lastRenderedPageBreak/>
        <w:t>Calculating indicator scores from survey responses</w:t>
      </w:r>
      <w:bookmarkEnd w:id="0"/>
      <w:bookmarkEnd w:id="160"/>
    </w:p>
    <w:p w14:paraId="6D24F781" w14:textId="77777777" w:rsidR="006D4B19" w:rsidRPr="0037562D" w:rsidRDefault="006D4B19" w:rsidP="00B96422">
      <w:pPr>
        <w:pStyle w:val="Heading2"/>
      </w:pPr>
      <w:bookmarkStart w:id="161" w:name="_Toc166680129"/>
      <w:bookmarkStart w:id="162" w:name="_Toc213065216"/>
      <w:r w:rsidRPr="0037562D">
        <w:t>Agroecology indicators</w:t>
      </w:r>
      <w:bookmarkEnd w:id="161"/>
      <w:bookmarkEnd w:id="162"/>
    </w:p>
    <w:p w14:paraId="3E37EFFF" w14:textId="37CEA2AF" w:rsidR="006D4B19" w:rsidRPr="0037562D" w:rsidRDefault="007575FD" w:rsidP="00E57CF8">
      <w:pPr>
        <w:sectPr w:rsidR="006D4B19" w:rsidRPr="0037562D" w:rsidSect="006D4B19">
          <w:headerReference w:type="default" r:id="rId49"/>
          <w:footerReference w:type="default" r:id="rId50"/>
          <w:pgSz w:w="12240" w:h="15840"/>
          <w:pgMar w:top="1440" w:right="1440" w:bottom="1440" w:left="1440" w:header="720" w:footer="720" w:gutter="0"/>
          <w:cols w:space="720"/>
          <w:docGrid w:linePitch="360"/>
        </w:sectPr>
      </w:pPr>
      <w:r w:rsidRPr="0037562D">
        <w:t>HOLPA users can c</w:t>
      </w:r>
      <w:r w:rsidR="006D4B19" w:rsidRPr="0037562D">
        <w:t xml:space="preserve">onvert all responses in the Agroecology module to a score from 1 to 5, using </w:t>
      </w:r>
      <w:r w:rsidR="006D4B19" w:rsidRPr="0037562D">
        <w:fldChar w:fldCharType="begin"/>
      </w:r>
      <w:r w:rsidR="006D4B19" w:rsidRPr="0037562D">
        <w:instrText xml:space="preserve"> REF _Ref165487095 \h </w:instrText>
      </w:r>
      <w:r w:rsidR="00E57CF8">
        <w:instrText xml:space="preserve"> \* MERGEFORMAT </w:instrText>
      </w:r>
      <w:r w:rsidR="006D4B19" w:rsidRPr="0037562D">
        <w:fldChar w:fldCharType="separate"/>
      </w:r>
      <w:r w:rsidR="006D4B19" w:rsidRPr="0037562D">
        <w:t>Table 6</w:t>
      </w:r>
      <w:r w:rsidR="006D4B19" w:rsidRPr="0037562D">
        <w:fldChar w:fldCharType="end"/>
      </w:r>
      <w:r w:rsidR="006D4B19" w:rsidRPr="0037562D">
        <w:t xml:space="preserve">. For each of the 13 principles, </w:t>
      </w:r>
      <w:r w:rsidR="00017EF1">
        <w:t xml:space="preserve">users can </w:t>
      </w:r>
      <w:r w:rsidR="006D4B19" w:rsidRPr="0037562D">
        <w:t>calculate the median score</w:t>
      </w:r>
      <w:r w:rsidR="005A6957" w:rsidRPr="0037562D">
        <w:t>, excluding missing data</w:t>
      </w:r>
      <w:r w:rsidR="006D4B19" w:rsidRPr="0037562D">
        <w:t xml:space="preserve">.  This represents the agroecology integration indicator score for each principle. To obtain a single score representing the level of agroecology adherence, take the median across the 13 indicators. </w:t>
      </w:r>
    </w:p>
    <w:p w14:paraId="02FEE547" w14:textId="77777777" w:rsidR="006D4B19" w:rsidRPr="0037562D" w:rsidRDefault="006D4B19" w:rsidP="006D4B19">
      <w:pPr>
        <w:pStyle w:val="Caption"/>
        <w:keepNext/>
        <w:outlineLvl w:val="2"/>
      </w:pPr>
      <w:bookmarkStart w:id="163" w:name="_Ref165487095"/>
      <w:bookmarkStart w:id="164" w:name="_Toc166680130"/>
      <w:r w:rsidRPr="0037562D">
        <w:lastRenderedPageBreak/>
        <w:t xml:space="preserve">Table </w:t>
      </w:r>
      <w:r w:rsidRPr="0037562D">
        <w:fldChar w:fldCharType="begin"/>
      </w:r>
      <w:r w:rsidRPr="0037562D">
        <w:instrText xml:space="preserve"> SEQ Table \* ARABIC </w:instrText>
      </w:r>
      <w:r w:rsidRPr="0037562D">
        <w:fldChar w:fldCharType="separate"/>
      </w:r>
      <w:r w:rsidRPr="0037562D">
        <w:t>6</w:t>
      </w:r>
      <w:r w:rsidRPr="0037562D">
        <w:fldChar w:fldCharType="end"/>
      </w:r>
      <w:bookmarkEnd w:id="163"/>
      <w:r w:rsidRPr="0037562D">
        <w:t>: Scores to assign to agroecology module responses</w:t>
      </w:r>
      <w:bookmarkEnd w:id="164"/>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1129"/>
        <w:gridCol w:w="284"/>
        <w:gridCol w:w="2551"/>
        <w:gridCol w:w="3686"/>
        <w:gridCol w:w="1406"/>
      </w:tblGrid>
      <w:tr w:rsidR="00907B3E" w:rsidRPr="0037562D" w14:paraId="564338A5" w14:textId="77777777" w:rsidTr="465A6CE9">
        <w:trPr>
          <w:trHeight w:val="549"/>
          <w:tblHeader/>
        </w:trPr>
        <w:tc>
          <w:tcPr>
            <w:tcW w:w="1129" w:type="dxa"/>
            <w:vAlign w:val="center"/>
            <w:hideMark/>
          </w:tcPr>
          <w:p w14:paraId="298117D9" w14:textId="77777777" w:rsidR="00907B3E" w:rsidRPr="0037562D" w:rsidRDefault="00907B3E" w:rsidP="0069793E">
            <w:pPr>
              <w:spacing w:after="0" w:line="240" w:lineRule="auto"/>
              <w:jc w:val="center"/>
              <w:rPr>
                <w:rFonts w:ascii="Calibri" w:eastAsia="Times New Roman" w:hAnsi="Calibri" w:cs="Calibri"/>
                <w:b/>
                <w:bCs/>
                <w:color w:val="000000"/>
                <w:kern w:val="0"/>
                <w:sz w:val="20"/>
                <w:szCs w:val="20"/>
                <w14:ligatures w14:val="none"/>
              </w:rPr>
            </w:pPr>
            <w:r w:rsidRPr="0037562D">
              <w:rPr>
                <w:rFonts w:ascii="Calibri" w:eastAsia="Times New Roman" w:hAnsi="Calibri" w:cs="Calibri"/>
                <w:b/>
                <w:bCs/>
                <w:color w:val="000000"/>
                <w:kern w:val="0"/>
                <w:sz w:val="20"/>
                <w:szCs w:val="20"/>
                <w14:ligatures w14:val="none"/>
              </w:rPr>
              <w:t>PRINCIPLE</w:t>
            </w:r>
          </w:p>
        </w:tc>
        <w:tc>
          <w:tcPr>
            <w:tcW w:w="284" w:type="dxa"/>
            <w:vAlign w:val="center"/>
            <w:hideMark/>
          </w:tcPr>
          <w:p w14:paraId="587CA151" w14:textId="77777777" w:rsidR="00907B3E" w:rsidRPr="0037562D" w:rsidRDefault="00907B3E" w:rsidP="0069793E">
            <w:pPr>
              <w:spacing w:after="0" w:line="240" w:lineRule="auto"/>
              <w:jc w:val="center"/>
              <w:rPr>
                <w:rFonts w:ascii="Calibri" w:eastAsia="Times New Roman" w:hAnsi="Calibri" w:cs="Calibri"/>
                <w:b/>
                <w:bCs/>
                <w:color w:val="000000"/>
                <w:kern w:val="0"/>
                <w:sz w:val="20"/>
                <w:szCs w:val="20"/>
                <w14:ligatures w14:val="none"/>
              </w:rPr>
            </w:pPr>
            <w:r w:rsidRPr="0037562D">
              <w:rPr>
                <w:rFonts w:ascii="Calibri" w:eastAsia="Times New Roman" w:hAnsi="Calibri" w:cs="Calibri"/>
                <w:b/>
                <w:bCs/>
                <w:color w:val="000000"/>
                <w:kern w:val="0"/>
                <w:sz w:val="20"/>
                <w:szCs w:val="20"/>
                <w14:ligatures w14:val="none"/>
              </w:rPr>
              <w:t>#</w:t>
            </w:r>
          </w:p>
        </w:tc>
        <w:tc>
          <w:tcPr>
            <w:tcW w:w="2551" w:type="dxa"/>
            <w:vAlign w:val="center"/>
            <w:hideMark/>
          </w:tcPr>
          <w:p w14:paraId="40459730" w14:textId="77777777" w:rsidR="00907B3E" w:rsidRPr="0037562D" w:rsidRDefault="00907B3E" w:rsidP="0069793E">
            <w:pPr>
              <w:spacing w:after="0" w:line="240" w:lineRule="auto"/>
              <w:jc w:val="center"/>
              <w:rPr>
                <w:rFonts w:ascii="Calibri" w:eastAsia="Times New Roman" w:hAnsi="Calibri" w:cs="Calibri"/>
                <w:b/>
                <w:bCs/>
                <w:color w:val="000000"/>
                <w:kern w:val="0"/>
                <w:sz w:val="20"/>
                <w:szCs w:val="20"/>
                <w14:ligatures w14:val="none"/>
              </w:rPr>
            </w:pPr>
            <w:r w:rsidRPr="0037562D">
              <w:rPr>
                <w:rFonts w:ascii="Calibri" w:eastAsia="Times New Roman" w:hAnsi="Calibri" w:cs="Calibri"/>
                <w:b/>
                <w:bCs/>
                <w:color w:val="000000"/>
                <w:kern w:val="0"/>
                <w:sz w:val="20"/>
                <w:szCs w:val="20"/>
                <w14:ligatures w14:val="none"/>
              </w:rPr>
              <w:t>QUESTION</w:t>
            </w:r>
          </w:p>
        </w:tc>
        <w:tc>
          <w:tcPr>
            <w:tcW w:w="3686" w:type="dxa"/>
            <w:vAlign w:val="center"/>
            <w:hideMark/>
          </w:tcPr>
          <w:p w14:paraId="6A8D6A0F" w14:textId="77777777" w:rsidR="00907B3E" w:rsidRPr="0037562D" w:rsidRDefault="00907B3E" w:rsidP="0069793E">
            <w:pPr>
              <w:spacing w:after="0" w:line="240" w:lineRule="auto"/>
              <w:jc w:val="center"/>
              <w:rPr>
                <w:rFonts w:ascii="Calibri" w:eastAsia="Times New Roman" w:hAnsi="Calibri" w:cs="Calibri"/>
                <w:b/>
                <w:bCs/>
                <w:color w:val="000000"/>
                <w:kern w:val="0"/>
                <w:sz w:val="20"/>
                <w:szCs w:val="20"/>
                <w14:ligatures w14:val="none"/>
              </w:rPr>
            </w:pPr>
            <w:r w:rsidRPr="0037562D">
              <w:rPr>
                <w:rFonts w:ascii="Calibri" w:eastAsia="Times New Roman" w:hAnsi="Calibri" w:cs="Calibri"/>
                <w:b/>
                <w:bCs/>
                <w:color w:val="000000"/>
                <w:kern w:val="0"/>
                <w:sz w:val="20"/>
                <w:szCs w:val="20"/>
                <w14:ligatures w14:val="none"/>
              </w:rPr>
              <w:t>ANSWER</w:t>
            </w:r>
          </w:p>
        </w:tc>
        <w:tc>
          <w:tcPr>
            <w:tcW w:w="1406" w:type="dxa"/>
            <w:vAlign w:val="center"/>
            <w:hideMark/>
          </w:tcPr>
          <w:p w14:paraId="4E2AAD32" w14:textId="77777777" w:rsidR="00907B3E" w:rsidRPr="0037562D" w:rsidRDefault="00907B3E" w:rsidP="0069793E">
            <w:pPr>
              <w:spacing w:after="0" w:line="240" w:lineRule="auto"/>
              <w:jc w:val="center"/>
              <w:rPr>
                <w:rFonts w:ascii="Calibri" w:eastAsia="Times New Roman" w:hAnsi="Calibri" w:cs="Calibri"/>
                <w:b/>
                <w:bCs/>
                <w:color w:val="000000"/>
                <w:kern w:val="0"/>
                <w:sz w:val="20"/>
                <w:szCs w:val="20"/>
                <w14:ligatures w14:val="none"/>
              </w:rPr>
            </w:pPr>
            <w:r w:rsidRPr="0037562D">
              <w:rPr>
                <w:rFonts w:ascii="Calibri" w:eastAsia="Times New Roman" w:hAnsi="Calibri" w:cs="Calibri"/>
                <w:b/>
                <w:bCs/>
                <w:color w:val="000000"/>
                <w:kern w:val="0"/>
                <w:sz w:val="20"/>
                <w:szCs w:val="20"/>
                <w14:ligatures w14:val="none"/>
              </w:rPr>
              <w:t>SCORE</w:t>
            </w:r>
          </w:p>
        </w:tc>
      </w:tr>
      <w:tr w:rsidR="00907B3E" w:rsidRPr="0037562D" w14:paraId="41F51EE2" w14:textId="77777777" w:rsidTr="465A6CE9">
        <w:trPr>
          <w:trHeight w:val="645"/>
        </w:trPr>
        <w:tc>
          <w:tcPr>
            <w:tcW w:w="1129" w:type="dxa"/>
            <w:vMerge w:val="restart"/>
            <w:shd w:val="clear" w:color="auto" w:fill="FAE2D5" w:themeFill="accent2" w:themeFillTint="33"/>
            <w:noWrap/>
            <w:textDirection w:val="btLr"/>
            <w:vAlign w:val="center"/>
            <w:hideMark/>
          </w:tcPr>
          <w:p w14:paraId="6BE0F7D7" w14:textId="0AD8333E"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RECYCLING </w:t>
            </w:r>
          </w:p>
        </w:tc>
        <w:tc>
          <w:tcPr>
            <w:tcW w:w="284" w:type="dxa"/>
            <w:vMerge w:val="restart"/>
            <w:vAlign w:val="center"/>
            <w:hideMark/>
          </w:tcPr>
          <w:p w14:paraId="3090F48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4400ED6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Where do you source most of your seeds?</w:t>
            </w:r>
          </w:p>
        </w:tc>
        <w:tc>
          <w:tcPr>
            <w:tcW w:w="3686" w:type="dxa"/>
            <w:vAlign w:val="center"/>
            <w:hideMark/>
          </w:tcPr>
          <w:p w14:paraId="68402147"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seeds are self-produced, exchanged with other farmers or managed collectively.</w:t>
            </w:r>
          </w:p>
        </w:tc>
        <w:tc>
          <w:tcPr>
            <w:tcW w:w="1406" w:type="dxa"/>
            <w:vAlign w:val="center"/>
            <w:hideMark/>
          </w:tcPr>
          <w:p w14:paraId="7F49815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58F60CD9" w14:textId="77777777" w:rsidTr="465A6CE9">
        <w:trPr>
          <w:trHeight w:val="615"/>
        </w:trPr>
        <w:tc>
          <w:tcPr>
            <w:tcW w:w="1129" w:type="dxa"/>
            <w:vMerge/>
            <w:vAlign w:val="center"/>
            <w:hideMark/>
          </w:tcPr>
          <w:p w14:paraId="73AEAA3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EC5630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574525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DA603C0"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25% of seeds are purchased from the market, the other 75% is self-produced or exchanged.</w:t>
            </w:r>
          </w:p>
        </w:tc>
        <w:tc>
          <w:tcPr>
            <w:tcW w:w="1406" w:type="dxa"/>
            <w:vAlign w:val="center"/>
            <w:hideMark/>
          </w:tcPr>
          <w:p w14:paraId="24EAA62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226122E8" w14:textId="77777777" w:rsidTr="465A6CE9">
        <w:trPr>
          <w:trHeight w:val="615"/>
        </w:trPr>
        <w:tc>
          <w:tcPr>
            <w:tcW w:w="1129" w:type="dxa"/>
            <w:vMerge/>
            <w:vAlign w:val="center"/>
            <w:hideMark/>
          </w:tcPr>
          <w:p w14:paraId="7257CE6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D95282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E31E33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F12950E"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50% of seeds are purchased from the market, the other 50% is self-produced or exchanged.</w:t>
            </w:r>
          </w:p>
        </w:tc>
        <w:tc>
          <w:tcPr>
            <w:tcW w:w="1406" w:type="dxa"/>
            <w:vAlign w:val="center"/>
            <w:hideMark/>
          </w:tcPr>
          <w:p w14:paraId="16ED22E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0AEFABEA" w14:textId="77777777" w:rsidTr="465A6CE9">
        <w:trPr>
          <w:trHeight w:val="30"/>
        </w:trPr>
        <w:tc>
          <w:tcPr>
            <w:tcW w:w="1129" w:type="dxa"/>
            <w:vMerge/>
            <w:vAlign w:val="center"/>
            <w:hideMark/>
          </w:tcPr>
          <w:p w14:paraId="0384E51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C556FC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4AE2FF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781A948"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75% of seeds are purchased from the market, the other 25% are self-produced or exchanged.</w:t>
            </w:r>
          </w:p>
        </w:tc>
        <w:tc>
          <w:tcPr>
            <w:tcW w:w="1406" w:type="dxa"/>
            <w:vAlign w:val="center"/>
            <w:hideMark/>
          </w:tcPr>
          <w:p w14:paraId="74480B8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14ED19ED" w14:textId="77777777" w:rsidTr="465A6CE9">
        <w:trPr>
          <w:trHeight w:val="30"/>
        </w:trPr>
        <w:tc>
          <w:tcPr>
            <w:tcW w:w="1129" w:type="dxa"/>
            <w:vMerge/>
            <w:vAlign w:val="center"/>
            <w:hideMark/>
          </w:tcPr>
          <w:p w14:paraId="27A2F05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0EC477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37EDA6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7679E66"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seeds are purchased from the market (e.g., agrovet, seed stores, farmers' cooperatives, seed suppliers, etc.).</w:t>
            </w:r>
          </w:p>
        </w:tc>
        <w:tc>
          <w:tcPr>
            <w:tcW w:w="1406" w:type="dxa"/>
            <w:vAlign w:val="center"/>
            <w:hideMark/>
          </w:tcPr>
          <w:p w14:paraId="6D3492B5"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34D16C1D" w14:textId="77777777" w:rsidTr="465A6CE9">
        <w:trPr>
          <w:trHeight w:val="209"/>
        </w:trPr>
        <w:tc>
          <w:tcPr>
            <w:tcW w:w="1129" w:type="dxa"/>
            <w:vMerge/>
            <w:vAlign w:val="center"/>
            <w:hideMark/>
          </w:tcPr>
          <w:p w14:paraId="6708496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43F5BA8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4500D3E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Where do you source most of your manure and compost?</w:t>
            </w:r>
          </w:p>
        </w:tc>
        <w:tc>
          <w:tcPr>
            <w:tcW w:w="3686" w:type="dxa"/>
            <w:vAlign w:val="center"/>
            <w:hideMark/>
          </w:tcPr>
          <w:p w14:paraId="2266A237"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manure and compost are self-produced, exchanged with other farmers or managed collectively.</w:t>
            </w:r>
          </w:p>
        </w:tc>
        <w:tc>
          <w:tcPr>
            <w:tcW w:w="1406" w:type="dxa"/>
            <w:vAlign w:val="center"/>
            <w:hideMark/>
          </w:tcPr>
          <w:p w14:paraId="5669D306"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7BD88479" w14:textId="77777777" w:rsidTr="465A6CE9">
        <w:trPr>
          <w:trHeight w:val="154"/>
        </w:trPr>
        <w:tc>
          <w:tcPr>
            <w:tcW w:w="1129" w:type="dxa"/>
            <w:vMerge/>
            <w:vAlign w:val="center"/>
            <w:hideMark/>
          </w:tcPr>
          <w:p w14:paraId="612D73B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7BC415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C24747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06FC65A"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25% of the manure and compost are purchased from the market, the other 75% is self-produced or exchanged.</w:t>
            </w:r>
          </w:p>
        </w:tc>
        <w:tc>
          <w:tcPr>
            <w:tcW w:w="1406" w:type="dxa"/>
            <w:vAlign w:val="center"/>
            <w:hideMark/>
          </w:tcPr>
          <w:p w14:paraId="2B19121C"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392B58A6" w14:textId="77777777" w:rsidTr="465A6CE9">
        <w:trPr>
          <w:trHeight w:val="219"/>
        </w:trPr>
        <w:tc>
          <w:tcPr>
            <w:tcW w:w="1129" w:type="dxa"/>
            <w:vMerge/>
            <w:vAlign w:val="center"/>
            <w:hideMark/>
          </w:tcPr>
          <w:p w14:paraId="3C5F210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882C1D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B52323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E99E1AD"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50% of the manure and compost purchased from the market, the other 50% is self-produced or exchanged.</w:t>
            </w:r>
          </w:p>
        </w:tc>
        <w:tc>
          <w:tcPr>
            <w:tcW w:w="1406" w:type="dxa"/>
            <w:vAlign w:val="center"/>
            <w:hideMark/>
          </w:tcPr>
          <w:p w14:paraId="10737A66"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08FDC72F" w14:textId="77777777" w:rsidTr="465A6CE9">
        <w:trPr>
          <w:trHeight w:val="40"/>
        </w:trPr>
        <w:tc>
          <w:tcPr>
            <w:tcW w:w="1129" w:type="dxa"/>
            <w:vMerge/>
            <w:vAlign w:val="center"/>
            <w:hideMark/>
          </w:tcPr>
          <w:p w14:paraId="4EF4979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86974E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0B64FA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E7CD148"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75% of the manure and compost are purchased from the market, the other 25% are self-produced or exchanged.</w:t>
            </w:r>
          </w:p>
        </w:tc>
        <w:tc>
          <w:tcPr>
            <w:tcW w:w="1406" w:type="dxa"/>
            <w:vAlign w:val="center"/>
            <w:hideMark/>
          </w:tcPr>
          <w:p w14:paraId="0575886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55844C16" w14:textId="77777777" w:rsidTr="465A6CE9">
        <w:trPr>
          <w:trHeight w:val="40"/>
        </w:trPr>
        <w:tc>
          <w:tcPr>
            <w:tcW w:w="1129" w:type="dxa"/>
            <w:vMerge/>
            <w:vAlign w:val="center"/>
            <w:hideMark/>
          </w:tcPr>
          <w:p w14:paraId="0ACF16A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5A5414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FC5887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8460F7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manure and compost are purchased from the market.</w:t>
            </w:r>
          </w:p>
        </w:tc>
        <w:tc>
          <w:tcPr>
            <w:tcW w:w="1406" w:type="dxa"/>
            <w:vAlign w:val="center"/>
            <w:hideMark/>
          </w:tcPr>
          <w:p w14:paraId="32CBF50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07753F19" w14:textId="77777777" w:rsidTr="465A6CE9">
        <w:trPr>
          <w:trHeight w:val="492"/>
        </w:trPr>
        <w:tc>
          <w:tcPr>
            <w:tcW w:w="1129" w:type="dxa"/>
            <w:vMerge/>
            <w:vAlign w:val="center"/>
            <w:hideMark/>
          </w:tcPr>
          <w:p w14:paraId="4F67BE7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5A027FD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2CF06109"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Where do you source most of your livestock?</w:t>
            </w:r>
          </w:p>
        </w:tc>
        <w:tc>
          <w:tcPr>
            <w:tcW w:w="3686" w:type="dxa"/>
            <w:vAlign w:val="center"/>
            <w:hideMark/>
          </w:tcPr>
          <w:p w14:paraId="25E064FD"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animal genetic resources are self-produced, exchanged with other farmers or managed collectively.</w:t>
            </w:r>
          </w:p>
        </w:tc>
        <w:tc>
          <w:tcPr>
            <w:tcW w:w="1406" w:type="dxa"/>
            <w:vAlign w:val="center"/>
            <w:hideMark/>
          </w:tcPr>
          <w:p w14:paraId="2C8F1068"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5E42BBFD" w14:textId="77777777" w:rsidTr="465A6CE9">
        <w:trPr>
          <w:trHeight w:val="250"/>
        </w:trPr>
        <w:tc>
          <w:tcPr>
            <w:tcW w:w="1129" w:type="dxa"/>
            <w:vMerge/>
            <w:vAlign w:val="center"/>
            <w:hideMark/>
          </w:tcPr>
          <w:p w14:paraId="3802695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F8FFE7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222804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1E6CADD"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25% of animal genetic resources are purchased from the market, the other 75% is self-produced or exchanged.</w:t>
            </w:r>
          </w:p>
        </w:tc>
        <w:tc>
          <w:tcPr>
            <w:tcW w:w="1406" w:type="dxa"/>
            <w:vAlign w:val="center"/>
            <w:hideMark/>
          </w:tcPr>
          <w:p w14:paraId="0E012DB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40C473BA" w14:textId="77777777" w:rsidTr="465A6CE9">
        <w:trPr>
          <w:trHeight w:val="915"/>
        </w:trPr>
        <w:tc>
          <w:tcPr>
            <w:tcW w:w="1129" w:type="dxa"/>
            <w:vMerge/>
            <w:vAlign w:val="center"/>
            <w:hideMark/>
          </w:tcPr>
          <w:p w14:paraId="4132BDD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2A9AE4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28FDD7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DA0000F" w14:textId="6615648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 xml:space="preserve">50% of the breeding are purchased from the market, the other 50% is self-produced or exchanged with </w:t>
            </w:r>
            <w:r w:rsidR="0069793E" w:rsidRPr="0037562D">
              <w:rPr>
                <w:rFonts w:ascii="Calibri" w:eastAsia="Times New Roman" w:hAnsi="Calibri" w:cs="Calibri"/>
                <w:i/>
                <w:iCs/>
                <w:color w:val="000000"/>
                <w:kern w:val="0"/>
                <w:sz w:val="20"/>
                <w:szCs w:val="20"/>
                <w14:ligatures w14:val="none"/>
              </w:rPr>
              <w:t>neighboring</w:t>
            </w:r>
            <w:r w:rsidRPr="0037562D">
              <w:rPr>
                <w:rFonts w:ascii="Calibri" w:eastAsia="Times New Roman" w:hAnsi="Calibri" w:cs="Calibri"/>
                <w:i/>
                <w:iCs/>
                <w:color w:val="000000"/>
                <w:kern w:val="0"/>
                <w:sz w:val="20"/>
                <w:szCs w:val="20"/>
                <w14:ligatures w14:val="none"/>
              </w:rPr>
              <w:t xml:space="preserve"> farms.</w:t>
            </w:r>
          </w:p>
        </w:tc>
        <w:tc>
          <w:tcPr>
            <w:tcW w:w="1406" w:type="dxa"/>
            <w:vAlign w:val="center"/>
            <w:hideMark/>
          </w:tcPr>
          <w:p w14:paraId="0E2F1EFC"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134E549A" w14:textId="77777777" w:rsidTr="465A6CE9">
        <w:trPr>
          <w:trHeight w:val="543"/>
        </w:trPr>
        <w:tc>
          <w:tcPr>
            <w:tcW w:w="1129" w:type="dxa"/>
            <w:vMerge/>
            <w:vAlign w:val="center"/>
            <w:hideMark/>
          </w:tcPr>
          <w:p w14:paraId="4B9879A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380597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DF4AA2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893AC3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75% of animal genetic resources are purchased from the market, the other 25% are self-produced or exchanged.</w:t>
            </w:r>
          </w:p>
        </w:tc>
        <w:tc>
          <w:tcPr>
            <w:tcW w:w="1406" w:type="dxa"/>
            <w:vAlign w:val="center"/>
            <w:hideMark/>
          </w:tcPr>
          <w:p w14:paraId="54426CA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24DB733B" w14:textId="77777777" w:rsidTr="465A6CE9">
        <w:trPr>
          <w:trHeight w:val="398"/>
        </w:trPr>
        <w:tc>
          <w:tcPr>
            <w:tcW w:w="1129" w:type="dxa"/>
            <w:vMerge/>
            <w:vAlign w:val="center"/>
            <w:hideMark/>
          </w:tcPr>
          <w:p w14:paraId="3F1051F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02454A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CD07D2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F2386F9"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animal genetic resources (e.g., chicks, young animals, semen) are purchased from the market.</w:t>
            </w:r>
          </w:p>
        </w:tc>
        <w:tc>
          <w:tcPr>
            <w:tcW w:w="1406" w:type="dxa"/>
            <w:vAlign w:val="center"/>
            <w:hideMark/>
          </w:tcPr>
          <w:p w14:paraId="00FDD4DB"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702E37F6" w14:textId="77777777" w:rsidTr="465A6CE9">
        <w:trPr>
          <w:trHeight w:val="30"/>
        </w:trPr>
        <w:tc>
          <w:tcPr>
            <w:tcW w:w="1129" w:type="dxa"/>
            <w:vMerge/>
            <w:vAlign w:val="center"/>
            <w:hideMark/>
          </w:tcPr>
          <w:p w14:paraId="11E0759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6B0B774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hideMark/>
          </w:tcPr>
          <w:p w14:paraId="31EB01EC"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Where do you source most of your spawn, fry or fingerling species and varieties?</w:t>
            </w:r>
          </w:p>
        </w:tc>
        <w:tc>
          <w:tcPr>
            <w:tcW w:w="3686" w:type="dxa"/>
            <w:vAlign w:val="center"/>
            <w:hideMark/>
          </w:tcPr>
          <w:p w14:paraId="1062C77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fish genetic resources are self-produced, exchanged with other farmers or managed collectively.</w:t>
            </w:r>
          </w:p>
        </w:tc>
        <w:tc>
          <w:tcPr>
            <w:tcW w:w="1406" w:type="dxa"/>
            <w:vAlign w:val="center"/>
            <w:hideMark/>
          </w:tcPr>
          <w:p w14:paraId="388C0F28"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034F66EB" w14:textId="77777777" w:rsidTr="465A6CE9">
        <w:trPr>
          <w:trHeight w:val="30"/>
        </w:trPr>
        <w:tc>
          <w:tcPr>
            <w:tcW w:w="1129" w:type="dxa"/>
            <w:vMerge/>
            <w:vAlign w:val="center"/>
            <w:hideMark/>
          </w:tcPr>
          <w:p w14:paraId="3825CEA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D76BBD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F11A7C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4FA1F76"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25% of fish genetic resources are purchased from the market, the other 75% is self-produced or exchanged.</w:t>
            </w:r>
          </w:p>
        </w:tc>
        <w:tc>
          <w:tcPr>
            <w:tcW w:w="1406" w:type="dxa"/>
            <w:vAlign w:val="center"/>
            <w:hideMark/>
          </w:tcPr>
          <w:p w14:paraId="1A95E3C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466C04A4" w14:textId="77777777" w:rsidTr="465A6CE9">
        <w:trPr>
          <w:trHeight w:val="45"/>
        </w:trPr>
        <w:tc>
          <w:tcPr>
            <w:tcW w:w="1129" w:type="dxa"/>
            <w:vMerge/>
            <w:vAlign w:val="center"/>
            <w:hideMark/>
          </w:tcPr>
          <w:p w14:paraId="182BE5E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71F2F3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26394E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E75EAF0" w14:textId="703CDF3B"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 xml:space="preserve">50% of fish genetic resources are purchased from the market, the other 50% is self-produced or exchanged with </w:t>
            </w:r>
            <w:r w:rsidR="00790CF7" w:rsidRPr="0037562D">
              <w:rPr>
                <w:rFonts w:ascii="Calibri" w:eastAsia="Times New Roman" w:hAnsi="Calibri" w:cs="Calibri"/>
                <w:i/>
                <w:iCs/>
                <w:color w:val="000000"/>
                <w:kern w:val="0"/>
                <w:sz w:val="20"/>
                <w:szCs w:val="20"/>
                <w14:ligatures w14:val="none"/>
              </w:rPr>
              <w:t>neighboring</w:t>
            </w:r>
            <w:r w:rsidRPr="0037562D">
              <w:rPr>
                <w:rFonts w:ascii="Calibri" w:eastAsia="Times New Roman" w:hAnsi="Calibri" w:cs="Calibri"/>
                <w:i/>
                <w:iCs/>
                <w:color w:val="000000"/>
                <w:kern w:val="0"/>
                <w:sz w:val="20"/>
                <w:szCs w:val="20"/>
                <w14:ligatures w14:val="none"/>
              </w:rPr>
              <w:t xml:space="preserve"> farms.</w:t>
            </w:r>
          </w:p>
        </w:tc>
        <w:tc>
          <w:tcPr>
            <w:tcW w:w="1406" w:type="dxa"/>
            <w:vAlign w:val="center"/>
            <w:hideMark/>
          </w:tcPr>
          <w:p w14:paraId="2CC2C0D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0CE042F5" w14:textId="77777777" w:rsidTr="465A6CE9">
        <w:trPr>
          <w:trHeight w:val="30"/>
        </w:trPr>
        <w:tc>
          <w:tcPr>
            <w:tcW w:w="1129" w:type="dxa"/>
            <w:vMerge/>
            <w:vAlign w:val="center"/>
            <w:hideMark/>
          </w:tcPr>
          <w:p w14:paraId="38FAE4F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C2DB17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FFDF9B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83FEE66"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75% of fish genetic resources are purchased from the market, the other 25% are self-produced or exchanged.</w:t>
            </w:r>
          </w:p>
        </w:tc>
        <w:tc>
          <w:tcPr>
            <w:tcW w:w="1406" w:type="dxa"/>
            <w:vAlign w:val="center"/>
            <w:hideMark/>
          </w:tcPr>
          <w:p w14:paraId="07A981AB"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3AD3DF1E" w14:textId="77777777" w:rsidTr="465A6CE9">
        <w:trPr>
          <w:trHeight w:val="30"/>
        </w:trPr>
        <w:tc>
          <w:tcPr>
            <w:tcW w:w="1129" w:type="dxa"/>
            <w:vMerge/>
            <w:vAlign w:val="center"/>
            <w:hideMark/>
          </w:tcPr>
          <w:p w14:paraId="12756F9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E46013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EA9784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77556BB"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fish genetic resources (e.g., spawn, fry, fingerling species and varieties) are purchased from the market.</w:t>
            </w:r>
          </w:p>
        </w:tc>
        <w:tc>
          <w:tcPr>
            <w:tcW w:w="1406" w:type="dxa"/>
            <w:vAlign w:val="center"/>
            <w:hideMark/>
          </w:tcPr>
          <w:p w14:paraId="0B8CFD08"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3B9B8AAC" w14:textId="77777777" w:rsidTr="465A6CE9">
        <w:trPr>
          <w:trHeight w:val="30"/>
        </w:trPr>
        <w:tc>
          <w:tcPr>
            <w:tcW w:w="1129" w:type="dxa"/>
            <w:vMerge/>
            <w:vAlign w:val="center"/>
            <w:hideMark/>
          </w:tcPr>
          <w:p w14:paraId="6D23591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001E97DD"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c>
          <w:tcPr>
            <w:tcW w:w="2551" w:type="dxa"/>
            <w:vMerge w:val="restart"/>
            <w:vAlign w:val="center"/>
            <w:hideMark/>
          </w:tcPr>
          <w:p w14:paraId="30B4A32C" w14:textId="7356B48E"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Where do you source </w:t>
            </w:r>
            <w:r w:rsidRPr="0037562D" w:rsidDel="00907B3E">
              <w:rPr>
                <w:rFonts w:ascii="Calibri" w:eastAsia="Times New Roman" w:hAnsi="Calibri" w:cs="Calibri"/>
                <w:color w:val="000000"/>
                <w:kern w:val="0"/>
                <w:sz w:val="20"/>
                <w:szCs w:val="20"/>
                <w14:ligatures w14:val="none"/>
              </w:rPr>
              <w:t>most</w:t>
            </w:r>
            <w:r w:rsidR="7BE4ADA9" w:rsidRPr="0037562D">
              <w:rPr>
                <w:rFonts w:ascii="Calibri" w:eastAsia="Times New Roman" w:hAnsi="Calibri" w:cs="Calibri"/>
                <w:color w:val="000000"/>
                <w:kern w:val="0"/>
                <w:sz w:val="20"/>
                <w:szCs w:val="20"/>
                <w14:ligatures w14:val="none"/>
              </w:rPr>
              <w:t xml:space="preserve"> of</w:t>
            </w:r>
            <w:r w:rsidRPr="0037562D">
              <w:rPr>
                <w:rFonts w:ascii="Calibri" w:eastAsia="Times New Roman" w:hAnsi="Calibri" w:cs="Calibri"/>
                <w:color w:val="000000"/>
                <w:kern w:val="0"/>
                <w:sz w:val="20"/>
                <w:szCs w:val="20"/>
                <w14:ligatures w14:val="none"/>
              </w:rPr>
              <w:t xml:space="preserve"> your energy?</w:t>
            </w:r>
          </w:p>
        </w:tc>
        <w:tc>
          <w:tcPr>
            <w:tcW w:w="3686" w:type="dxa"/>
            <w:vAlign w:val="center"/>
            <w:hideMark/>
          </w:tcPr>
          <w:p w14:paraId="0884455D"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energy is self-produced, exchanged with other farmers or managed collectively.</w:t>
            </w:r>
          </w:p>
        </w:tc>
        <w:tc>
          <w:tcPr>
            <w:tcW w:w="1406" w:type="dxa"/>
            <w:vAlign w:val="center"/>
            <w:hideMark/>
          </w:tcPr>
          <w:p w14:paraId="5565C0A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5D8B3118" w14:textId="77777777" w:rsidTr="465A6CE9">
        <w:trPr>
          <w:trHeight w:val="30"/>
        </w:trPr>
        <w:tc>
          <w:tcPr>
            <w:tcW w:w="1129" w:type="dxa"/>
            <w:vMerge/>
            <w:vAlign w:val="center"/>
            <w:hideMark/>
          </w:tcPr>
          <w:p w14:paraId="5923CC7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D66CA5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B6E3E4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466EC5A"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25% of energy is purchased from the market, the other 75% is self-produced or exchanged.</w:t>
            </w:r>
          </w:p>
        </w:tc>
        <w:tc>
          <w:tcPr>
            <w:tcW w:w="1406" w:type="dxa"/>
            <w:vAlign w:val="center"/>
            <w:hideMark/>
          </w:tcPr>
          <w:p w14:paraId="7B85F815"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289CE61B" w14:textId="77777777" w:rsidTr="465A6CE9">
        <w:trPr>
          <w:trHeight w:val="246"/>
        </w:trPr>
        <w:tc>
          <w:tcPr>
            <w:tcW w:w="1129" w:type="dxa"/>
            <w:vMerge/>
            <w:vAlign w:val="center"/>
            <w:hideMark/>
          </w:tcPr>
          <w:p w14:paraId="3FE73C1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4F9E89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25C002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72B0878"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50% of energy is purchased from the market, the other 50% produced on farm/within the agroecosystem or exchanged with other members of the community.</w:t>
            </w:r>
          </w:p>
        </w:tc>
        <w:tc>
          <w:tcPr>
            <w:tcW w:w="1406" w:type="dxa"/>
            <w:vAlign w:val="center"/>
            <w:hideMark/>
          </w:tcPr>
          <w:p w14:paraId="58F0CAB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1062BB4A" w14:textId="77777777" w:rsidTr="465A6CE9">
        <w:trPr>
          <w:trHeight w:val="415"/>
        </w:trPr>
        <w:tc>
          <w:tcPr>
            <w:tcW w:w="1129" w:type="dxa"/>
            <w:vMerge/>
            <w:vAlign w:val="center"/>
            <w:hideMark/>
          </w:tcPr>
          <w:p w14:paraId="263472A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5201AA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BAB87A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D43937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75% of energy is purchased from the market, the other 25% is produced on farm/within the agroecosystem or exchanged with other members of the community.</w:t>
            </w:r>
          </w:p>
        </w:tc>
        <w:tc>
          <w:tcPr>
            <w:tcW w:w="1406" w:type="dxa"/>
            <w:vAlign w:val="center"/>
            <w:hideMark/>
          </w:tcPr>
          <w:p w14:paraId="547E67D8"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448ADB05" w14:textId="77777777" w:rsidTr="465A6CE9">
        <w:trPr>
          <w:trHeight w:val="300"/>
        </w:trPr>
        <w:tc>
          <w:tcPr>
            <w:tcW w:w="1129" w:type="dxa"/>
            <w:vMerge/>
            <w:vAlign w:val="center"/>
            <w:hideMark/>
          </w:tcPr>
          <w:p w14:paraId="36B7B5F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0CD75E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531650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720CB3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energy is purchased from the market.</w:t>
            </w:r>
          </w:p>
        </w:tc>
        <w:tc>
          <w:tcPr>
            <w:tcW w:w="1406" w:type="dxa"/>
            <w:vAlign w:val="center"/>
            <w:hideMark/>
          </w:tcPr>
          <w:p w14:paraId="10205C8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B52151" w:rsidRPr="0037562D" w14:paraId="14BC1871" w14:textId="77777777" w:rsidTr="465A6CE9">
        <w:trPr>
          <w:trHeight w:val="30"/>
        </w:trPr>
        <w:tc>
          <w:tcPr>
            <w:tcW w:w="1129" w:type="dxa"/>
            <w:vMerge w:val="restart"/>
            <w:shd w:val="clear" w:color="auto" w:fill="F6C5AC" w:themeFill="accent2" w:themeFillTint="66"/>
            <w:textDirection w:val="btLr"/>
            <w:vAlign w:val="center"/>
            <w:hideMark/>
          </w:tcPr>
          <w:p w14:paraId="1E013432" w14:textId="1D1415AE" w:rsidR="00B52151" w:rsidRPr="0037562D" w:rsidRDefault="00B52151" w:rsidP="00B52151">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INPUT REDUCTION </w:t>
            </w:r>
          </w:p>
        </w:tc>
        <w:tc>
          <w:tcPr>
            <w:tcW w:w="284" w:type="dxa"/>
            <w:vMerge w:val="restart"/>
            <w:vAlign w:val="center"/>
            <w:hideMark/>
          </w:tcPr>
          <w:p w14:paraId="2F3C32CA" w14:textId="77777777" w:rsidR="00B52151" w:rsidRPr="0037562D" w:rsidRDefault="00B52151" w:rsidP="00B52151">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337533F1" w14:textId="6B9331D4" w:rsidR="00B52151" w:rsidRPr="0037562D" w:rsidRDefault="00B52151" w:rsidP="00B52151">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Over the past 12 months, what did you do to improve soil fertility of cropland?</w:t>
            </w:r>
          </w:p>
        </w:tc>
        <w:tc>
          <w:tcPr>
            <w:tcW w:w="3686" w:type="dxa"/>
            <w:vAlign w:val="center"/>
            <w:hideMark/>
          </w:tcPr>
          <w:p w14:paraId="3C63A6AE" w14:textId="77777777" w:rsidR="00B52151" w:rsidRPr="0037562D" w:rsidRDefault="00B52151" w:rsidP="00B52151">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ecological practices, chemical or organic fertilizer were applied.</w:t>
            </w:r>
          </w:p>
        </w:tc>
        <w:tc>
          <w:tcPr>
            <w:tcW w:w="1406" w:type="dxa"/>
            <w:vAlign w:val="center"/>
            <w:hideMark/>
          </w:tcPr>
          <w:p w14:paraId="55FE3820" w14:textId="77777777" w:rsidR="00B52151" w:rsidRPr="0037562D" w:rsidRDefault="00B52151" w:rsidP="00B52151">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691EDD8F" w14:textId="77777777" w:rsidTr="465A6CE9">
        <w:trPr>
          <w:trHeight w:val="285"/>
        </w:trPr>
        <w:tc>
          <w:tcPr>
            <w:tcW w:w="1129" w:type="dxa"/>
            <w:vMerge/>
            <w:vAlign w:val="center"/>
            <w:hideMark/>
          </w:tcPr>
          <w:p w14:paraId="0F02615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95D52F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C43EFE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B39167D"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ecological practices are applied</w:t>
            </w:r>
          </w:p>
        </w:tc>
        <w:tc>
          <w:tcPr>
            <w:tcW w:w="1406" w:type="dxa"/>
            <w:vAlign w:val="center"/>
            <w:hideMark/>
          </w:tcPr>
          <w:p w14:paraId="0820B07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641079EB" w14:textId="77777777" w:rsidTr="465A6CE9">
        <w:trPr>
          <w:trHeight w:val="615"/>
        </w:trPr>
        <w:tc>
          <w:tcPr>
            <w:tcW w:w="1129" w:type="dxa"/>
            <w:vMerge/>
            <w:vAlign w:val="center"/>
            <w:hideMark/>
          </w:tcPr>
          <w:p w14:paraId="60269B5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422B4D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27FB01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8E868A5" w14:textId="25F4E8B3" w:rsidR="00907B3E" w:rsidRPr="0037562D" w:rsidRDefault="00D5237E" w:rsidP="0069793E">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C</w:t>
            </w:r>
            <w:r w:rsidR="005C7BFF" w:rsidRPr="0037562D">
              <w:rPr>
                <w:rFonts w:ascii="Calibri" w:eastAsia="Times New Roman" w:hAnsi="Calibri" w:cs="Calibri"/>
                <w:i/>
                <w:iCs/>
                <w:color w:val="000000"/>
                <w:kern w:val="0"/>
                <w:sz w:val="20"/>
                <w:szCs w:val="20"/>
                <w14:ligatures w14:val="none"/>
              </w:rPr>
              <w:t>ombination</w:t>
            </w:r>
            <w:r w:rsidR="00907B3E" w:rsidRPr="0037562D">
              <w:rPr>
                <w:rFonts w:ascii="Calibri" w:eastAsia="Times New Roman" w:hAnsi="Calibri" w:cs="Calibri"/>
                <w:i/>
                <w:iCs/>
                <w:color w:val="000000"/>
                <w:kern w:val="0"/>
                <w:sz w:val="20"/>
                <w:szCs w:val="20"/>
                <w14:ligatures w14:val="none"/>
              </w:rPr>
              <w:t xml:space="preserve"> of ecological practices and organic fertilizers or manure are applied</w:t>
            </w:r>
            <w:r w:rsidR="000920CE" w:rsidRPr="0037562D">
              <w:rPr>
                <w:rFonts w:ascii="Calibri" w:eastAsia="Times New Roman" w:hAnsi="Calibri" w:cs="Calibri"/>
                <w:i/>
                <w:iCs/>
                <w:color w:val="000000"/>
                <w:kern w:val="0"/>
                <w:sz w:val="20"/>
                <w:szCs w:val="20"/>
                <w14:ligatures w14:val="none"/>
              </w:rPr>
              <w:t>. Or only organic fertilizers or manure are applied.</w:t>
            </w:r>
          </w:p>
        </w:tc>
        <w:tc>
          <w:tcPr>
            <w:tcW w:w="1406" w:type="dxa"/>
            <w:vAlign w:val="center"/>
            <w:hideMark/>
          </w:tcPr>
          <w:p w14:paraId="470348E6"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11B0E807" w14:textId="77777777" w:rsidTr="465A6CE9">
        <w:trPr>
          <w:trHeight w:val="30"/>
        </w:trPr>
        <w:tc>
          <w:tcPr>
            <w:tcW w:w="1129" w:type="dxa"/>
            <w:vMerge/>
            <w:vAlign w:val="center"/>
            <w:hideMark/>
          </w:tcPr>
          <w:p w14:paraId="6722087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FAB536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AABB3F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C3457DB"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ecological practices and organic fertilizers or manure and/or chemical fertilizers is applied</w:t>
            </w:r>
          </w:p>
        </w:tc>
        <w:tc>
          <w:tcPr>
            <w:tcW w:w="1406" w:type="dxa"/>
            <w:vAlign w:val="center"/>
            <w:hideMark/>
          </w:tcPr>
          <w:p w14:paraId="3F1B3444"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6D3CDF7F" w14:textId="77777777" w:rsidTr="465A6CE9">
        <w:trPr>
          <w:trHeight w:val="259"/>
        </w:trPr>
        <w:tc>
          <w:tcPr>
            <w:tcW w:w="1129" w:type="dxa"/>
            <w:vMerge/>
            <w:vAlign w:val="center"/>
            <w:hideMark/>
          </w:tcPr>
          <w:p w14:paraId="4AC2076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0A37A8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AA03AA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01022D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chemical fertilizers and organic fertilizers or manure are applied</w:t>
            </w:r>
          </w:p>
        </w:tc>
        <w:tc>
          <w:tcPr>
            <w:tcW w:w="1406" w:type="dxa"/>
            <w:vAlign w:val="center"/>
            <w:hideMark/>
          </w:tcPr>
          <w:p w14:paraId="0614F66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6E2FED27" w14:textId="77777777" w:rsidTr="465A6CE9">
        <w:trPr>
          <w:trHeight w:val="111"/>
        </w:trPr>
        <w:tc>
          <w:tcPr>
            <w:tcW w:w="1129" w:type="dxa"/>
            <w:vMerge/>
            <w:vAlign w:val="center"/>
            <w:hideMark/>
          </w:tcPr>
          <w:p w14:paraId="5357071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CB7B9A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F5ADDC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8A60FB1"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chemical fertilizers applied</w:t>
            </w:r>
          </w:p>
        </w:tc>
        <w:tc>
          <w:tcPr>
            <w:tcW w:w="1406" w:type="dxa"/>
            <w:vAlign w:val="center"/>
            <w:hideMark/>
          </w:tcPr>
          <w:p w14:paraId="35B4A52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6A9DA982" w14:textId="77777777" w:rsidTr="465A6CE9">
        <w:trPr>
          <w:trHeight w:val="40"/>
        </w:trPr>
        <w:tc>
          <w:tcPr>
            <w:tcW w:w="1129" w:type="dxa"/>
            <w:vMerge/>
            <w:vAlign w:val="center"/>
            <w:hideMark/>
          </w:tcPr>
          <w:p w14:paraId="3FA9EF4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54D1EE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2AA67E66"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Over the past 12 months, what did you do to manage pests in cropland?</w:t>
            </w:r>
          </w:p>
        </w:tc>
        <w:tc>
          <w:tcPr>
            <w:tcW w:w="3686" w:type="dxa"/>
            <w:vAlign w:val="center"/>
            <w:hideMark/>
          </w:tcPr>
          <w:p w14:paraId="074A17D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ecological practices are applied</w:t>
            </w:r>
          </w:p>
        </w:tc>
        <w:tc>
          <w:tcPr>
            <w:tcW w:w="1406" w:type="dxa"/>
            <w:vAlign w:val="center"/>
            <w:hideMark/>
          </w:tcPr>
          <w:p w14:paraId="408287B9"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0E4E81D5" w14:textId="77777777" w:rsidTr="465A6CE9">
        <w:trPr>
          <w:trHeight w:val="205"/>
        </w:trPr>
        <w:tc>
          <w:tcPr>
            <w:tcW w:w="1129" w:type="dxa"/>
            <w:vMerge/>
            <w:vAlign w:val="center"/>
            <w:hideMark/>
          </w:tcPr>
          <w:p w14:paraId="3D7CD03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84DC99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B3AA0D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EA0F2AC" w14:textId="07AF3956"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ecological practices and non-chemical pesticides</w:t>
            </w:r>
            <w:r w:rsidR="0072396B" w:rsidRPr="0037562D">
              <w:rPr>
                <w:rFonts w:ascii="Calibri" w:eastAsia="Times New Roman" w:hAnsi="Calibri" w:cs="Calibri"/>
                <w:i/>
                <w:iCs/>
                <w:color w:val="000000"/>
                <w:kern w:val="0"/>
                <w:sz w:val="20"/>
                <w:szCs w:val="20"/>
                <w14:ligatures w14:val="none"/>
              </w:rPr>
              <w:t>.</w:t>
            </w:r>
            <w:r w:rsidR="005C7BFF" w:rsidRPr="0037562D">
              <w:rPr>
                <w:rFonts w:ascii="Calibri" w:eastAsia="Times New Roman" w:hAnsi="Calibri" w:cs="Calibri"/>
                <w:i/>
                <w:iCs/>
                <w:color w:val="000000"/>
                <w:kern w:val="0"/>
                <w:sz w:val="20"/>
                <w:szCs w:val="20"/>
                <w14:ligatures w14:val="none"/>
              </w:rPr>
              <w:t xml:space="preserve"> Or only non-chemical pesticides</w:t>
            </w:r>
          </w:p>
        </w:tc>
        <w:tc>
          <w:tcPr>
            <w:tcW w:w="1406" w:type="dxa"/>
            <w:vAlign w:val="center"/>
            <w:hideMark/>
          </w:tcPr>
          <w:p w14:paraId="4F8A78F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688C8986" w14:textId="77777777" w:rsidTr="465A6CE9">
        <w:trPr>
          <w:trHeight w:val="184"/>
        </w:trPr>
        <w:tc>
          <w:tcPr>
            <w:tcW w:w="1129" w:type="dxa"/>
            <w:vMerge/>
            <w:vAlign w:val="center"/>
            <w:hideMark/>
          </w:tcPr>
          <w:p w14:paraId="74D7786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933182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83373D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70ED684" w14:textId="53F8AD13"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chemical and non-chemical pesticides and/or ecological practices</w:t>
            </w:r>
          </w:p>
        </w:tc>
        <w:tc>
          <w:tcPr>
            <w:tcW w:w="1406" w:type="dxa"/>
            <w:vAlign w:val="center"/>
            <w:hideMark/>
          </w:tcPr>
          <w:p w14:paraId="0F486D0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601D54E1" w14:textId="77777777" w:rsidTr="465A6CE9">
        <w:trPr>
          <w:trHeight w:val="40"/>
        </w:trPr>
        <w:tc>
          <w:tcPr>
            <w:tcW w:w="1129" w:type="dxa"/>
            <w:vMerge/>
            <w:vAlign w:val="center"/>
            <w:hideMark/>
          </w:tcPr>
          <w:p w14:paraId="7284D8E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D82267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50A18D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7D2782C" w14:textId="74B6F993"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chemical and non-chemical pesticides</w:t>
            </w:r>
          </w:p>
        </w:tc>
        <w:tc>
          <w:tcPr>
            <w:tcW w:w="1406" w:type="dxa"/>
            <w:vAlign w:val="center"/>
            <w:hideMark/>
          </w:tcPr>
          <w:p w14:paraId="3058F78B"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3523F374" w14:textId="77777777" w:rsidTr="465A6CE9">
        <w:trPr>
          <w:trHeight w:val="40"/>
        </w:trPr>
        <w:tc>
          <w:tcPr>
            <w:tcW w:w="1129" w:type="dxa"/>
            <w:vMerge/>
            <w:vAlign w:val="center"/>
            <w:hideMark/>
          </w:tcPr>
          <w:p w14:paraId="604E1D3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FC3D33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68BF2E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B58482A" w14:textId="2837B2CB"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chemical pesticides are applied</w:t>
            </w:r>
          </w:p>
        </w:tc>
        <w:tc>
          <w:tcPr>
            <w:tcW w:w="1406" w:type="dxa"/>
            <w:vAlign w:val="center"/>
            <w:hideMark/>
          </w:tcPr>
          <w:p w14:paraId="74D54779"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4C3CC2E6" w14:textId="77777777" w:rsidTr="465A6CE9">
        <w:trPr>
          <w:trHeight w:val="30"/>
        </w:trPr>
        <w:tc>
          <w:tcPr>
            <w:tcW w:w="1129" w:type="dxa"/>
            <w:vMerge/>
            <w:vAlign w:val="center"/>
            <w:hideMark/>
          </w:tcPr>
          <w:p w14:paraId="3F3F84C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02D5A5C1"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5944A05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Are livestock fed with dry feed (e.g., grains, hay)?</w:t>
            </w:r>
          </w:p>
        </w:tc>
        <w:tc>
          <w:tcPr>
            <w:tcW w:w="3686" w:type="dxa"/>
            <w:vAlign w:val="center"/>
            <w:hideMark/>
          </w:tcPr>
          <w:p w14:paraId="54D58279"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hideMark/>
          </w:tcPr>
          <w:p w14:paraId="1DFB496E"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18B738F5" w14:textId="77777777" w:rsidTr="465A6CE9">
        <w:trPr>
          <w:trHeight w:val="300"/>
        </w:trPr>
        <w:tc>
          <w:tcPr>
            <w:tcW w:w="1129" w:type="dxa"/>
            <w:vMerge/>
            <w:vAlign w:val="center"/>
            <w:hideMark/>
          </w:tcPr>
          <w:p w14:paraId="520DC56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55ABDB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52CB8E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F4C9182"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w:t>
            </w:r>
          </w:p>
        </w:tc>
        <w:tc>
          <w:tcPr>
            <w:tcW w:w="1406" w:type="dxa"/>
            <w:vAlign w:val="center"/>
            <w:hideMark/>
          </w:tcPr>
          <w:p w14:paraId="2776EEE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703170A6" w14:textId="77777777" w:rsidTr="465A6CE9">
        <w:trPr>
          <w:trHeight w:val="300"/>
        </w:trPr>
        <w:tc>
          <w:tcPr>
            <w:tcW w:w="1129" w:type="dxa"/>
            <w:vMerge/>
            <w:vAlign w:val="center"/>
            <w:hideMark/>
          </w:tcPr>
          <w:p w14:paraId="4810D53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8D05A0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C1A771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234E484"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Sometimes</w:t>
            </w:r>
          </w:p>
        </w:tc>
        <w:tc>
          <w:tcPr>
            <w:tcW w:w="1406" w:type="dxa"/>
            <w:vAlign w:val="center"/>
            <w:hideMark/>
          </w:tcPr>
          <w:p w14:paraId="022F6B3B"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11B80EC9" w14:textId="77777777" w:rsidTr="465A6CE9">
        <w:trPr>
          <w:trHeight w:val="300"/>
        </w:trPr>
        <w:tc>
          <w:tcPr>
            <w:tcW w:w="1129" w:type="dxa"/>
            <w:vMerge/>
            <w:vAlign w:val="center"/>
            <w:hideMark/>
          </w:tcPr>
          <w:p w14:paraId="33BB95A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E6A0B0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536DF9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60421B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Often</w:t>
            </w:r>
          </w:p>
        </w:tc>
        <w:tc>
          <w:tcPr>
            <w:tcW w:w="1406" w:type="dxa"/>
            <w:vAlign w:val="center"/>
            <w:hideMark/>
          </w:tcPr>
          <w:p w14:paraId="378F5B8D"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29FF7EE0" w14:textId="77777777" w:rsidTr="465A6CE9">
        <w:trPr>
          <w:trHeight w:val="300"/>
        </w:trPr>
        <w:tc>
          <w:tcPr>
            <w:tcW w:w="1129" w:type="dxa"/>
            <w:vMerge/>
            <w:vAlign w:val="center"/>
            <w:hideMark/>
          </w:tcPr>
          <w:p w14:paraId="5D1BF15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406528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199AAB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42B7CED"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All the time</w:t>
            </w:r>
          </w:p>
        </w:tc>
        <w:tc>
          <w:tcPr>
            <w:tcW w:w="1406" w:type="dxa"/>
            <w:vAlign w:val="center"/>
            <w:hideMark/>
          </w:tcPr>
          <w:p w14:paraId="33644D8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4C816EBA" w14:textId="77777777" w:rsidTr="465A6CE9">
        <w:trPr>
          <w:trHeight w:val="40"/>
        </w:trPr>
        <w:tc>
          <w:tcPr>
            <w:tcW w:w="1129" w:type="dxa"/>
            <w:vMerge/>
            <w:vAlign w:val="center"/>
            <w:hideMark/>
          </w:tcPr>
          <w:p w14:paraId="49B325C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8BC107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hideMark/>
          </w:tcPr>
          <w:p w14:paraId="61CF82C9"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What types of fish feed did you primarily use in the last 12 months?</w:t>
            </w:r>
          </w:p>
        </w:tc>
        <w:tc>
          <w:tcPr>
            <w:tcW w:w="3686" w:type="dxa"/>
            <w:vAlign w:val="center"/>
            <w:hideMark/>
          </w:tcPr>
          <w:p w14:paraId="58ABE62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natural feeds used</w:t>
            </w:r>
          </w:p>
        </w:tc>
        <w:tc>
          <w:tcPr>
            <w:tcW w:w="1406" w:type="dxa"/>
            <w:vAlign w:val="center"/>
            <w:hideMark/>
          </w:tcPr>
          <w:p w14:paraId="55A8EC6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41C2C316" w14:textId="77777777" w:rsidTr="465A6CE9">
        <w:trPr>
          <w:trHeight w:val="42"/>
        </w:trPr>
        <w:tc>
          <w:tcPr>
            <w:tcW w:w="1129" w:type="dxa"/>
            <w:vMerge/>
            <w:vAlign w:val="center"/>
            <w:hideMark/>
          </w:tcPr>
          <w:p w14:paraId="1C81AA7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575695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4577E8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7F03C37" w14:textId="118C58BA"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natural and prepared organic feed used</w:t>
            </w:r>
            <w:r w:rsidR="00EF4F4F" w:rsidRPr="0037562D">
              <w:rPr>
                <w:rFonts w:ascii="Calibri" w:eastAsia="Times New Roman" w:hAnsi="Calibri" w:cs="Calibri"/>
                <w:i/>
                <w:iCs/>
                <w:color w:val="000000"/>
                <w:kern w:val="0"/>
                <w:sz w:val="20"/>
                <w:szCs w:val="20"/>
                <w14:ligatures w14:val="none"/>
              </w:rPr>
              <w:t xml:space="preserve">. </w:t>
            </w:r>
            <w:r w:rsidR="002B3799" w:rsidRPr="0037562D">
              <w:rPr>
                <w:rFonts w:ascii="Calibri" w:eastAsia="Times New Roman" w:hAnsi="Calibri" w:cs="Calibri"/>
                <w:i/>
                <w:iCs/>
                <w:color w:val="000000"/>
                <w:kern w:val="0"/>
                <w:sz w:val="20"/>
                <w:szCs w:val="20"/>
                <w14:ligatures w14:val="none"/>
              </w:rPr>
              <w:t>Or only organic feed used.</w:t>
            </w:r>
          </w:p>
        </w:tc>
        <w:tc>
          <w:tcPr>
            <w:tcW w:w="1406" w:type="dxa"/>
            <w:vAlign w:val="center"/>
            <w:hideMark/>
          </w:tcPr>
          <w:p w14:paraId="3642F521"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1C2A96CC" w14:textId="77777777" w:rsidTr="465A6CE9">
        <w:trPr>
          <w:trHeight w:val="40"/>
        </w:trPr>
        <w:tc>
          <w:tcPr>
            <w:tcW w:w="1129" w:type="dxa"/>
            <w:vMerge/>
            <w:vAlign w:val="center"/>
            <w:hideMark/>
          </w:tcPr>
          <w:p w14:paraId="67C3037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F6A1D8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4FC216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5494B70"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natural, preprepared organic feeds and prepared chemical feeds used</w:t>
            </w:r>
          </w:p>
        </w:tc>
        <w:tc>
          <w:tcPr>
            <w:tcW w:w="1406" w:type="dxa"/>
            <w:vAlign w:val="center"/>
            <w:hideMark/>
          </w:tcPr>
          <w:p w14:paraId="37DFB4D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5D56569A" w14:textId="77777777" w:rsidTr="465A6CE9">
        <w:trPr>
          <w:trHeight w:val="40"/>
        </w:trPr>
        <w:tc>
          <w:tcPr>
            <w:tcW w:w="1129" w:type="dxa"/>
            <w:vMerge/>
            <w:vAlign w:val="center"/>
            <w:hideMark/>
          </w:tcPr>
          <w:p w14:paraId="28E7C40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E58626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FC356F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AC16286"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prepared organic and chemical feeds used</w:t>
            </w:r>
          </w:p>
        </w:tc>
        <w:tc>
          <w:tcPr>
            <w:tcW w:w="1406" w:type="dxa"/>
            <w:vAlign w:val="center"/>
            <w:hideMark/>
          </w:tcPr>
          <w:p w14:paraId="27ED800E"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4C720952" w14:textId="77777777" w:rsidTr="465A6CE9">
        <w:trPr>
          <w:trHeight w:val="300"/>
        </w:trPr>
        <w:tc>
          <w:tcPr>
            <w:tcW w:w="1129" w:type="dxa"/>
            <w:vMerge/>
            <w:vAlign w:val="center"/>
            <w:hideMark/>
          </w:tcPr>
          <w:p w14:paraId="544530A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D68674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94F359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5E75B86"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chemical feeds used</w:t>
            </w:r>
          </w:p>
        </w:tc>
        <w:tc>
          <w:tcPr>
            <w:tcW w:w="1406" w:type="dxa"/>
            <w:vAlign w:val="center"/>
            <w:hideMark/>
          </w:tcPr>
          <w:p w14:paraId="37AEEAC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0C85039D" w14:textId="77777777" w:rsidTr="465A6CE9">
        <w:trPr>
          <w:trHeight w:val="40"/>
        </w:trPr>
        <w:tc>
          <w:tcPr>
            <w:tcW w:w="1129" w:type="dxa"/>
            <w:vMerge/>
            <w:vAlign w:val="center"/>
            <w:hideMark/>
          </w:tcPr>
          <w:p w14:paraId="4DDC62A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AC0C48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c>
          <w:tcPr>
            <w:tcW w:w="2551" w:type="dxa"/>
            <w:vMerge w:val="restart"/>
            <w:vAlign w:val="center"/>
            <w:hideMark/>
          </w:tcPr>
          <w:p w14:paraId="703F7907" w14:textId="627BAF38"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Over</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the</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past</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12</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months,</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how</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did</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you</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manage</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livestock</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diseases</w:t>
            </w:r>
            <w:r w:rsidR="0064353D" w:rsidRPr="0037562D">
              <w:rPr>
                <w:rFonts w:ascii="Calibri" w:eastAsia="Times New Roman" w:hAnsi="Calibri" w:cs="Calibri"/>
                <w:color w:val="000000"/>
                <w:kern w:val="0"/>
                <w:sz w:val="20"/>
                <w:szCs w:val="20"/>
                <w14:ligatures w14:val="none"/>
              </w:rPr>
              <w:t>.</w:t>
            </w:r>
          </w:p>
        </w:tc>
        <w:tc>
          <w:tcPr>
            <w:tcW w:w="3686" w:type="dxa"/>
            <w:vAlign w:val="center"/>
            <w:hideMark/>
          </w:tcPr>
          <w:p w14:paraId="49BB339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action taken.</w:t>
            </w:r>
          </w:p>
        </w:tc>
        <w:tc>
          <w:tcPr>
            <w:tcW w:w="1406" w:type="dxa"/>
            <w:vAlign w:val="center"/>
            <w:hideMark/>
          </w:tcPr>
          <w:p w14:paraId="2DB8258B"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69DF5BE9" w14:textId="77777777" w:rsidTr="465A6CE9">
        <w:trPr>
          <w:trHeight w:val="40"/>
        </w:trPr>
        <w:tc>
          <w:tcPr>
            <w:tcW w:w="1129" w:type="dxa"/>
            <w:vMerge/>
            <w:vAlign w:val="center"/>
            <w:hideMark/>
          </w:tcPr>
          <w:p w14:paraId="65E867C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FE199D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CD81D4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6446C3D" w14:textId="23228C6A"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ecological practices/treatments</w:t>
            </w:r>
            <w:r w:rsidR="00F7234B">
              <w:rPr>
                <w:rFonts w:ascii="Calibri" w:eastAsia="Times New Roman" w:hAnsi="Calibri" w:cs="Calibri"/>
                <w:i/>
                <w:iCs/>
                <w:color w:val="000000"/>
                <w:kern w:val="0"/>
                <w:sz w:val="20"/>
                <w:szCs w:val="20"/>
                <w14:ligatures w14:val="none"/>
              </w:rPr>
              <w:t xml:space="preserve"> (e.g., </w:t>
            </w:r>
            <w:r w:rsidR="0073266F">
              <w:rPr>
                <w:rFonts w:ascii="Calibri" w:eastAsia="Times New Roman" w:hAnsi="Calibri" w:cs="Calibri"/>
                <w:i/>
                <w:iCs/>
                <w:color w:val="000000"/>
                <w:kern w:val="0"/>
                <w:sz w:val="20"/>
                <w:szCs w:val="20"/>
                <w14:ligatures w14:val="none"/>
              </w:rPr>
              <w:t xml:space="preserve">quarantine measures, </w:t>
            </w:r>
            <w:r w:rsidR="008352BD">
              <w:rPr>
                <w:rFonts w:ascii="Calibri" w:eastAsia="Times New Roman" w:hAnsi="Calibri" w:cs="Calibri"/>
                <w:i/>
                <w:iCs/>
                <w:color w:val="000000"/>
                <w:kern w:val="0"/>
                <w:sz w:val="20"/>
                <w:szCs w:val="20"/>
                <w14:ligatures w14:val="none"/>
              </w:rPr>
              <w:t>genetic selection for disease resistance</w:t>
            </w:r>
            <w:r w:rsidR="00F7234B">
              <w:rPr>
                <w:rFonts w:ascii="Calibri" w:eastAsia="Times New Roman" w:hAnsi="Calibri" w:cs="Calibri"/>
                <w:i/>
                <w:iCs/>
                <w:color w:val="000000"/>
                <w:kern w:val="0"/>
                <w:sz w:val="20"/>
                <w:szCs w:val="20"/>
                <w14:ligatures w14:val="none"/>
              </w:rPr>
              <w:t>)</w:t>
            </w:r>
            <w:r w:rsidRPr="0037562D">
              <w:rPr>
                <w:rFonts w:ascii="Calibri" w:eastAsia="Times New Roman" w:hAnsi="Calibri" w:cs="Calibri"/>
                <w:i/>
                <w:iCs/>
                <w:color w:val="000000"/>
                <w:kern w:val="0"/>
                <w:sz w:val="20"/>
                <w:szCs w:val="20"/>
                <w14:ligatures w14:val="none"/>
              </w:rPr>
              <w:t>.</w:t>
            </w:r>
          </w:p>
        </w:tc>
        <w:tc>
          <w:tcPr>
            <w:tcW w:w="1406" w:type="dxa"/>
            <w:vAlign w:val="center"/>
            <w:hideMark/>
          </w:tcPr>
          <w:p w14:paraId="79F93E7E"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61E188C1" w14:textId="77777777" w:rsidTr="465A6CE9">
        <w:trPr>
          <w:trHeight w:val="525"/>
        </w:trPr>
        <w:tc>
          <w:tcPr>
            <w:tcW w:w="1129" w:type="dxa"/>
            <w:vMerge/>
            <w:vAlign w:val="center"/>
            <w:hideMark/>
          </w:tcPr>
          <w:p w14:paraId="38D5E87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143E98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561F69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C6875C1" w14:textId="2EBF80B0"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ecological practices/treatments and organic inputs</w:t>
            </w:r>
            <w:r w:rsidR="0064353D" w:rsidRPr="0037562D">
              <w:rPr>
                <w:rFonts w:ascii="Calibri" w:eastAsia="Times New Roman" w:hAnsi="Calibri" w:cs="Calibri"/>
                <w:i/>
                <w:iCs/>
                <w:color w:val="000000"/>
                <w:kern w:val="0"/>
                <w:sz w:val="20"/>
                <w:szCs w:val="20"/>
                <w14:ligatures w14:val="none"/>
              </w:rPr>
              <w:t xml:space="preserve"> </w:t>
            </w:r>
            <w:r w:rsidRPr="0037562D">
              <w:rPr>
                <w:rFonts w:ascii="Calibri" w:eastAsia="Times New Roman" w:hAnsi="Calibri" w:cs="Calibri"/>
                <w:i/>
                <w:iCs/>
                <w:color w:val="000000"/>
                <w:kern w:val="0"/>
                <w:sz w:val="20"/>
                <w:szCs w:val="20"/>
                <w14:ligatures w14:val="none"/>
              </w:rPr>
              <w:t>OR only organic inputs</w:t>
            </w:r>
            <w:r w:rsidR="00F15CE1">
              <w:rPr>
                <w:rFonts w:ascii="Calibri" w:eastAsia="Times New Roman" w:hAnsi="Calibri" w:cs="Calibri"/>
                <w:i/>
                <w:iCs/>
                <w:color w:val="000000"/>
                <w:kern w:val="0"/>
                <w:sz w:val="20"/>
                <w:szCs w:val="20"/>
                <w14:ligatures w14:val="none"/>
              </w:rPr>
              <w:t xml:space="preserve"> (e.g., herbal remedies or traditional medicine, organic treatments, )</w:t>
            </w:r>
            <w:r w:rsidR="0064353D" w:rsidRPr="0037562D">
              <w:rPr>
                <w:rFonts w:ascii="Calibri" w:eastAsia="Times New Roman" w:hAnsi="Calibri" w:cs="Calibri"/>
                <w:i/>
                <w:iCs/>
                <w:color w:val="000000"/>
                <w:kern w:val="0"/>
                <w:sz w:val="20"/>
                <w:szCs w:val="20"/>
                <w14:ligatures w14:val="none"/>
              </w:rPr>
              <w:t>.</w:t>
            </w:r>
            <w:r w:rsidR="002B3799" w:rsidRPr="0037562D">
              <w:rPr>
                <w:rFonts w:ascii="Calibri" w:eastAsia="Times New Roman" w:hAnsi="Calibri" w:cs="Calibri"/>
                <w:i/>
                <w:iCs/>
                <w:color w:val="000000"/>
                <w:kern w:val="0"/>
                <w:sz w:val="20"/>
                <w:szCs w:val="20"/>
                <w14:ligatures w14:val="none"/>
              </w:rPr>
              <w:t xml:space="preserve"> </w:t>
            </w:r>
          </w:p>
        </w:tc>
        <w:tc>
          <w:tcPr>
            <w:tcW w:w="1406" w:type="dxa"/>
            <w:vAlign w:val="center"/>
            <w:hideMark/>
          </w:tcPr>
          <w:p w14:paraId="6E7A38C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089358AE" w14:textId="77777777" w:rsidTr="465A6CE9">
        <w:trPr>
          <w:trHeight w:val="40"/>
        </w:trPr>
        <w:tc>
          <w:tcPr>
            <w:tcW w:w="1129" w:type="dxa"/>
            <w:vMerge/>
            <w:vAlign w:val="center"/>
            <w:hideMark/>
          </w:tcPr>
          <w:p w14:paraId="2448393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1C6E7E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6BBD10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47D4741" w14:textId="78759120"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ecological practices/treatments, and chemical and organic inputs.</w:t>
            </w:r>
          </w:p>
        </w:tc>
        <w:tc>
          <w:tcPr>
            <w:tcW w:w="1406" w:type="dxa"/>
            <w:vAlign w:val="center"/>
            <w:hideMark/>
          </w:tcPr>
          <w:p w14:paraId="15235C29"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5C36285C" w14:textId="77777777" w:rsidTr="465A6CE9">
        <w:trPr>
          <w:trHeight w:val="40"/>
        </w:trPr>
        <w:tc>
          <w:tcPr>
            <w:tcW w:w="1129" w:type="dxa"/>
            <w:vMerge/>
            <w:vAlign w:val="center"/>
            <w:hideMark/>
          </w:tcPr>
          <w:p w14:paraId="17BDBF2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55A76D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A8DB06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FBAD89A" w14:textId="79300C29"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chemical and organic inputs.</w:t>
            </w:r>
            <w:r w:rsidR="00A92BA7" w:rsidRPr="0037562D">
              <w:rPr>
                <w:rFonts w:ascii="Calibri" w:eastAsia="Times New Roman" w:hAnsi="Calibri" w:cs="Calibri"/>
                <w:i/>
                <w:iCs/>
                <w:color w:val="000000"/>
                <w:kern w:val="0"/>
                <w:sz w:val="20"/>
                <w:szCs w:val="20"/>
                <w14:ligatures w14:val="none"/>
              </w:rPr>
              <w:t xml:space="preserve"> .</w:t>
            </w:r>
          </w:p>
        </w:tc>
        <w:tc>
          <w:tcPr>
            <w:tcW w:w="1406" w:type="dxa"/>
            <w:vAlign w:val="center"/>
            <w:hideMark/>
          </w:tcPr>
          <w:p w14:paraId="2E144F6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6420FA48" w14:textId="77777777" w:rsidTr="465A6CE9">
        <w:trPr>
          <w:trHeight w:val="40"/>
        </w:trPr>
        <w:tc>
          <w:tcPr>
            <w:tcW w:w="1129" w:type="dxa"/>
            <w:vMerge/>
            <w:vAlign w:val="center"/>
            <w:hideMark/>
          </w:tcPr>
          <w:p w14:paraId="24B72F6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2A193E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BB3BB7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AB4DAB2" w14:textId="4F3954B9"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chemical inputs</w:t>
            </w:r>
            <w:r w:rsidR="001861C6">
              <w:rPr>
                <w:rFonts w:ascii="Calibri" w:eastAsia="Times New Roman" w:hAnsi="Calibri" w:cs="Calibri"/>
                <w:i/>
                <w:iCs/>
                <w:color w:val="000000"/>
                <w:kern w:val="0"/>
                <w:sz w:val="20"/>
                <w:szCs w:val="20"/>
                <w14:ligatures w14:val="none"/>
              </w:rPr>
              <w:t xml:space="preserve"> (e.g., anti</w:t>
            </w:r>
            <w:r w:rsidR="006527CA">
              <w:rPr>
                <w:rFonts w:ascii="Calibri" w:eastAsia="Times New Roman" w:hAnsi="Calibri" w:cs="Calibri"/>
                <w:i/>
                <w:iCs/>
                <w:color w:val="000000"/>
                <w:kern w:val="0"/>
                <w:sz w:val="20"/>
                <w:szCs w:val="20"/>
                <w14:ligatures w14:val="none"/>
              </w:rPr>
              <w:t xml:space="preserve">biotics, </w:t>
            </w:r>
            <w:r w:rsidR="001861C6">
              <w:rPr>
                <w:rFonts w:ascii="Calibri" w:eastAsia="Times New Roman" w:hAnsi="Calibri" w:cs="Calibri"/>
                <w:i/>
                <w:iCs/>
                <w:color w:val="000000"/>
                <w:kern w:val="0"/>
                <w:sz w:val="20"/>
                <w:szCs w:val="20"/>
                <w14:ligatures w14:val="none"/>
              </w:rPr>
              <w:t>vaccination)</w:t>
            </w:r>
            <w:r w:rsidRPr="0037562D">
              <w:rPr>
                <w:rFonts w:ascii="Calibri" w:eastAsia="Times New Roman" w:hAnsi="Calibri" w:cs="Calibri"/>
                <w:i/>
                <w:iCs/>
                <w:color w:val="000000"/>
                <w:kern w:val="0"/>
                <w:sz w:val="20"/>
                <w:szCs w:val="20"/>
                <w14:ligatures w14:val="none"/>
              </w:rPr>
              <w:t>.</w:t>
            </w:r>
          </w:p>
        </w:tc>
        <w:tc>
          <w:tcPr>
            <w:tcW w:w="1406" w:type="dxa"/>
            <w:vAlign w:val="center"/>
            <w:hideMark/>
          </w:tcPr>
          <w:p w14:paraId="573695E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42A03F29" w14:textId="77777777" w:rsidTr="465A6CE9">
        <w:trPr>
          <w:trHeight w:val="40"/>
        </w:trPr>
        <w:tc>
          <w:tcPr>
            <w:tcW w:w="1129" w:type="dxa"/>
            <w:vMerge/>
            <w:vAlign w:val="center"/>
            <w:hideMark/>
          </w:tcPr>
          <w:p w14:paraId="602E8DA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4FDE07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6</w:t>
            </w:r>
          </w:p>
        </w:tc>
        <w:tc>
          <w:tcPr>
            <w:tcW w:w="2551" w:type="dxa"/>
            <w:vMerge w:val="restart"/>
            <w:vAlign w:val="center"/>
            <w:hideMark/>
          </w:tcPr>
          <w:p w14:paraId="4A982A8A" w14:textId="272E64F6"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Over</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the</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past</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12</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months</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how</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did</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you</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manage</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fish</w:t>
            </w:r>
            <w:r w:rsidR="0064353D" w:rsidRPr="0037562D">
              <w:rPr>
                <w:rFonts w:ascii="Calibri" w:eastAsia="Times New Roman" w:hAnsi="Calibri" w:cs="Calibri"/>
                <w:color w:val="000000"/>
                <w:kern w:val="0"/>
                <w:sz w:val="20"/>
                <w:szCs w:val="20"/>
                <w14:ligatures w14:val="none"/>
              </w:rPr>
              <w:t xml:space="preserve"> </w:t>
            </w:r>
            <w:r w:rsidRPr="0037562D">
              <w:rPr>
                <w:rFonts w:ascii="Calibri" w:eastAsia="Times New Roman" w:hAnsi="Calibri" w:cs="Calibri"/>
                <w:color w:val="000000"/>
                <w:kern w:val="0"/>
                <w:sz w:val="20"/>
                <w:szCs w:val="20"/>
                <w14:ligatures w14:val="none"/>
              </w:rPr>
              <w:t>diseases</w:t>
            </w:r>
          </w:p>
        </w:tc>
        <w:tc>
          <w:tcPr>
            <w:tcW w:w="3686" w:type="dxa"/>
            <w:vAlign w:val="center"/>
            <w:hideMark/>
          </w:tcPr>
          <w:p w14:paraId="2DA8F55B"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action taken.</w:t>
            </w:r>
          </w:p>
        </w:tc>
        <w:tc>
          <w:tcPr>
            <w:tcW w:w="1406" w:type="dxa"/>
            <w:vAlign w:val="center"/>
            <w:hideMark/>
          </w:tcPr>
          <w:p w14:paraId="45D97668"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78BC1E28" w14:textId="77777777" w:rsidTr="465A6CE9">
        <w:trPr>
          <w:trHeight w:val="40"/>
        </w:trPr>
        <w:tc>
          <w:tcPr>
            <w:tcW w:w="1129" w:type="dxa"/>
            <w:vMerge/>
            <w:vAlign w:val="center"/>
            <w:hideMark/>
          </w:tcPr>
          <w:p w14:paraId="18A3D76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08B0CD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1778092"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0BE2443"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ecological practices/treatments. </w:t>
            </w:r>
          </w:p>
        </w:tc>
        <w:tc>
          <w:tcPr>
            <w:tcW w:w="1406" w:type="dxa"/>
            <w:vAlign w:val="center"/>
            <w:hideMark/>
          </w:tcPr>
          <w:p w14:paraId="2981EF0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384D68ED" w14:textId="77777777" w:rsidTr="465A6CE9">
        <w:trPr>
          <w:trHeight w:val="40"/>
        </w:trPr>
        <w:tc>
          <w:tcPr>
            <w:tcW w:w="1129" w:type="dxa"/>
            <w:vMerge/>
            <w:vAlign w:val="center"/>
            <w:hideMark/>
          </w:tcPr>
          <w:p w14:paraId="63DDE85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326CBD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266AB1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6786219" w14:textId="7192F08F"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ecological practices/treatments and organic inputs.</w:t>
            </w:r>
            <w:r w:rsidR="00491432" w:rsidRPr="0037562D">
              <w:rPr>
                <w:rFonts w:ascii="Calibri" w:eastAsia="Times New Roman" w:hAnsi="Calibri" w:cs="Calibri"/>
                <w:i/>
                <w:iCs/>
                <w:color w:val="000000"/>
                <w:kern w:val="0"/>
                <w:sz w:val="20"/>
                <w:szCs w:val="20"/>
                <w14:ligatures w14:val="none"/>
              </w:rPr>
              <w:t xml:space="preserve"> Or only organic inputs</w:t>
            </w:r>
          </w:p>
        </w:tc>
        <w:tc>
          <w:tcPr>
            <w:tcW w:w="1406" w:type="dxa"/>
            <w:vAlign w:val="center"/>
            <w:hideMark/>
          </w:tcPr>
          <w:p w14:paraId="135829E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5FFA331B" w14:textId="77777777" w:rsidTr="465A6CE9">
        <w:trPr>
          <w:trHeight w:val="40"/>
        </w:trPr>
        <w:tc>
          <w:tcPr>
            <w:tcW w:w="1129" w:type="dxa"/>
            <w:vMerge/>
            <w:vAlign w:val="center"/>
            <w:hideMark/>
          </w:tcPr>
          <w:p w14:paraId="0CBF214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B6D01E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FEDE11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BB1AEC3"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ecological practices/treatments, and chemical and organic inputs. </w:t>
            </w:r>
          </w:p>
        </w:tc>
        <w:tc>
          <w:tcPr>
            <w:tcW w:w="1406" w:type="dxa"/>
            <w:vAlign w:val="center"/>
            <w:hideMark/>
          </w:tcPr>
          <w:p w14:paraId="3A8A1FFE"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15C7DDA3" w14:textId="77777777" w:rsidTr="465A6CE9">
        <w:trPr>
          <w:trHeight w:val="40"/>
        </w:trPr>
        <w:tc>
          <w:tcPr>
            <w:tcW w:w="1129" w:type="dxa"/>
            <w:vMerge/>
            <w:vAlign w:val="center"/>
            <w:hideMark/>
          </w:tcPr>
          <w:p w14:paraId="1C8778D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43478E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C0ED56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7C3ED5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Combination of chemical and organic inputs. </w:t>
            </w:r>
          </w:p>
        </w:tc>
        <w:tc>
          <w:tcPr>
            <w:tcW w:w="1406" w:type="dxa"/>
            <w:vAlign w:val="center"/>
            <w:hideMark/>
          </w:tcPr>
          <w:p w14:paraId="52760C6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05822E3E" w14:textId="77777777" w:rsidTr="465A6CE9">
        <w:trPr>
          <w:trHeight w:val="300"/>
        </w:trPr>
        <w:tc>
          <w:tcPr>
            <w:tcW w:w="1129" w:type="dxa"/>
            <w:vMerge/>
            <w:vAlign w:val="center"/>
            <w:hideMark/>
          </w:tcPr>
          <w:p w14:paraId="2F8E6B7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5BE79D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756233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5D30010"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Only chemical inputs. </w:t>
            </w:r>
          </w:p>
        </w:tc>
        <w:tc>
          <w:tcPr>
            <w:tcW w:w="1406" w:type="dxa"/>
            <w:vAlign w:val="center"/>
            <w:hideMark/>
          </w:tcPr>
          <w:p w14:paraId="0AB60FA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53BE831E" w14:textId="77777777" w:rsidTr="465A6CE9">
        <w:trPr>
          <w:trHeight w:val="300"/>
        </w:trPr>
        <w:tc>
          <w:tcPr>
            <w:tcW w:w="1129" w:type="dxa"/>
            <w:vMerge w:val="restart"/>
            <w:shd w:val="clear" w:color="auto" w:fill="FAE2D5" w:themeFill="accent2" w:themeFillTint="33"/>
            <w:textDirection w:val="btLr"/>
            <w:vAlign w:val="center"/>
            <w:hideMark/>
          </w:tcPr>
          <w:p w14:paraId="6E34AE14" w14:textId="2C6B1CF7" w:rsidR="00907B3E" w:rsidRPr="0037562D" w:rsidRDefault="00907B3E" w:rsidP="00DE3063">
            <w:pPr>
              <w:spacing w:after="0" w:line="240" w:lineRule="auto"/>
              <w:ind w:left="113" w:right="113"/>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SOIL HEALTH</w:t>
            </w:r>
          </w:p>
        </w:tc>
        <w:tc>
          <w:tcPr>
            <w:tcW w:w="284" w:type="dxa"/>
            <w:vMerge w:val="restart"/>
            <w:vAlign w:val="center"/>
            <w:hideMark/>
          </w:tcPr>
          <w:p w14:paraId="76071FE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0A5F3397"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Which ecological practices do you use on cropland to improve soil quality and health?</w:t>
            </w:r>
          </w:p>
        </w:tc>
        <w:tc>
          <w:tcPr>
            <w:tcW w:w="3686" w:type="dxa"/>
            <w:vAlign w:val="center"/>
            <w:hideMark/>
          </w:tcPr>
          <w:p w14:paraId="306E164F"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4 or more practices.</w:t>
            </w:r>
          </w:p>
        </w:tc>
        <w:tc>
          <w:tcPr>
            <w:tcW w:w="1406" w:type="dxa"/>
            <w:vAlign w:val="center"/>
            <w:hideMark/>
          </w:tcPr>
          <w:p w14:paraId="0A5AAD7E"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45E56CEC" w14:textId="77777777" w:rsidTr="465A6CE9">
        <w:trPr>
          <w:trHeight w:val="300"/>
        </w:trPr>
        <w:tc>
          <w:tcPr>
            <w:tcW w:w="1129" w:type="dxa"/>
            <w:vMerge/>
            <w:vAlign w:val="center"/>
            <w:hideMark/>
          </w:tcPr>
          <w:p w14:paraId="4EB8EAE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7188FB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44E134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204F7F2"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3 practices.</w:t>
            </w:r>
          </w:p>
        </w:tc>
        <w:tc>
          <w:tcPr>
            <w:tcW w:w="1406" w:type="dxa"/>
            <w:vAlign w:val="center"/>
            <w:hideMark/>
          </w:tcPr>
          <w:p w14:paraId="43A9030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12374A98" w14:textId="77777777" w:rsidTr="465A6CE9">
        <w:trPr>
          <w:trHeight w:val="300"/>
        </w:trPr>
        <w:tc>
          <w:tcPr>
            <w:tcW w:w="1129" w:type="dxa"/>
            <w:vMerge/>
            <w:vAlign w:val="center"/>
            <w:hideMark/>
          </w:tcPr>
          <w:p w14:paraId="0D90639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74A5B9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AA9B79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1CF9D30"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2 practices.</w:t>
            </w:r>
          </w:p>
        </w:tc>
        <w:tc>
          <w:tcPr>
            <w:tcW w:w="1406" w:type="dxa"/>
            <w:vAlign w:val="center"/>
            <w:hideMark/>
          </w:tcPr>
          <w:p w14:paraId="24CE1CE5"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12CC7F33" w14:textId="77777777" w:rsidTr="465A6CE9">
        <w:trPr>
          <w:trHeight w:val="300"/>
        </w:trPr>
        <w:tc>
          <w:tcPr>
            <w:tcW w:w="1129" w:type="dxa"/>
            <w:vMerge/>
            <w:vAlign w:val="center"/>
            <w:hideMark/>
          </w:tcPr>
          <w:p w14:paraId="6E35750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3D8204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55C2D2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9E86ED6"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1 practice.</w:t>
            </w:r>
          </w:p>
        </w:tc>
        <w:tc>
          <w:tcPr>
            <w:tcW w:w="1406" w:type="dxa"/>
            <w:vAlign w:val="center"/>
            <w:hideMark/>
          </w:tcPr>
          <w:p w14:paraId="34F0BE97"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7E34279E" w14:textId="77777777" w:rsidTr="465A6CE9">
        <w:trPr>
          <w:trHeight w:val="300"/>
        </w:trPr>
        <w:tc>
          <w:tcPr>
            <w:tcW w:w="1129" w:type="dxa"/>
            <w:vMerge/>
            <w:vAlign w:val="center"/>
            <w:hideMark/>
          </w:tcPr>
          <w:p w14:paraId="4A3880E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4B6BCD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1768B0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63097A9"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Not implementing any practice.</w:t>
            </w:r>
          </w:p>
        </w:tc>
        <w:tc>
          <w:tcPr>
            <w:tcW w:w="1406" w:type="dxa"/>
            <w:vAlign w:val="center"/>
            <w:hideMark/>
          </w:tcPr>
          <w:p w14:paraId="4137368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1CC7FE24" w14:textId="77777777" w:rsidTr="465A6CE9">
        <w:trPr>
          <w:trHeight w:val="151"/>
        </w:trPr>
        <w:tc>
          <w:tcPr>
            <w:tcW w:w="1129" w:type="dxa"/>
            <w:vMerge w:val="restart"/>
            <w:shd w:val="clear" w:color="auto" w:fill="F6C5AC" w:themeFill="accent2" w:themeFillTint="66"/>
            <w:textDirection w:val="btLr"/>
            <w:vAlign w:val="center"/>
            <w:hideMark/>
          </w:tcPr>
          <w:p w14:paraId="31E0D049" w14:textId="43AD1911"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ANIMAL HEALTH</w:t>
            </w:r>
          </w:p>
        </w:tc>
        <w:tc>
          <w:tcPr>
            <w:tcW w:w="284" w:type="dxa"/>
            <w:vMerge w:val="restart"/>
            <w:vAlign w:val="center"/>
            <w:hideMark/>
          </w:tcPr>
          <w:p w14:paraId="18A34BFA"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4BA665ED" w14:textId="605996A8"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Are the animals </w:t>
            </w:r>
            <w:r w:rsidR="1990FB24" w:rsidRPr="0037562D">
              <w:rPr>
                <w:rFonts w:ascii="Calibri" w:eastAsia="Times New Roman" w:hAnsi="Calibri" w:cs="Calibri"/>
                <w:color w:val="000000"/>
                <w:kern w:val="0"/>
                <w:sz w:val="20"/>
                <w:szCs w:val="20"/>
                <w14:ligatures w14:val="none"/>
              </w:rPr>
              <w:t>on</w:t>
            </w:r>
            <w:r w:rsidRPr="0037562D">
              <w:rPr>
                <w:rFonts w:ascii="Calibri" w:eastAsia="Times New Roman" w:hAnsi="Calibri" w:cs="Calibri"/>
                <w:color w:val="000000"/>
                <w:kern w:val="0"/>
                <w:sz w:val="20"/>
                <w:szCs w:val="20"/>
                <w14:ligatures w14:val="none"/>
              </w:rPr>
              <w:t xml:space="preserve"> your farm healthy and happy?</w:t>
            </w:r>
          </w:p>
        </w:tc>
        <w:tc>
          <w:tcPr>
            <w:tcW w:w="3686" w:type="dxa"/>
            <w:vAlign w:val="center"/>
            <w:hideMark/>
          </w:tcPr>
          <w:p w14:paraId="408DB877"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Animals do not suffer from stress, hunger, thirst, pain, or diseases, and are slaughtered in a way to avoid unnecessary pain.</w:t>
            </w:r>
          </w:p>
        </w:tc>
        <w:tc>
          <w:tcPr>
            <w:tcW w:w="1406" w:type="dxa"/>
            <w:vAlign w:val="center"/>
            <w:hideMark/>
          </w:tcPr>
          <w:p w14:paraId="17EA90F6"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0DAC43EF" w14:textId="77777777" w:rsidTr="465A6CE9">
        <w:trPr>
          <w:trHeight w:val="148"/>
        </w:trPr>
        <w:tc>
          <w:tcPr>
            <w:tcW w:w="1129" w:type="dxa"/>
            <w:vMerge/>
            <w:vAlign w:val="center"/>
            <w:hideMark/>
          </w:tcPr>
          <w:p w14:paraId="3F6D7D9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67749B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953DF1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A85ED6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Animals do not suffer from hunger, thirst or diseases but can experience stress, especially at slaughter.</w:t>
            </w:r>
          </w:p>
        </w:tc>
        <w:tc>
          <w:tcPr>
            <w:tcW w:w="1406" w:type="dxa"/>
            <w:vAlign w:val="center"/>
            <w:hideMark/>
          </w:tcPr>
          <w:p w14:paraId="4EF0F9CE"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3BD7EDE9" w14:textId="77777777" w:rsidTr="465A6CE9">
        <w:trPr>
          <w:trHeight w:val="160"/>
        </w:trPr>
        <w:tc>
          <w:tcPr>
            <w:tcW w:w="1129" w:type="dxa"/>
            <w:vMerge/>
            <w:vAlign w:val="center"/>
            <w:hideMark/>
          </w:tcPr>
          <w:p w14:paraId="24B6D11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480FC3C"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359543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E86E960"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Animals do not suffer from hunger or thirst, but suffer from stress, may be prone to diseases and can suffer from pain at slaughter.</w:t>
            </w:r>
          </w:p>
        </w:tc>
        <w:tc>
          <w:tcPr>
            <w:tcW w:w="1406" w:type="dxa"/>
            <w:vAlign w:val="center"/>
            <w:hideMark/>
          </w:tcPr>
          <w:p w14:paraId="48B3FC03"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0CC14D25" w14:textId="77777777" w:rsidTr="465A6CE9">
        <w:trPr>
          <w:trHeight w:val="40"/>
        </w:trPr>
        <w:tc>
          <w:tcPr>
            <w:tcW w:w="1129" w:type="dxa"/>
            <w:vMerge/>
            <w:vAlign w:val="center"/>
            <w:hideMark/>
          </w:tcPr>
          <w:p w14:paraId="65CECFE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A0B672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280210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71BBF25"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Animals suffer periodically/seasonally from hunger and thirst, stress or diseases, and are slaughtered without avoiding unnecessary pain.</w:t>
            </w:r>
          </w:p>
        </w:tc>
        <w:tc>
          <w:tcPr>
            <w:tcW w:w="1406" w:type="dxa"/>
            <w:vAlign w:val="center"/>
            <w:hideMark/>
          </w:tcPr>
          <w:p w14:paraId="5E80C2E2"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04EFB823" w14:textId="77777777" w:rsidTr="465A6CE9">
        <w:trPr>
          <w:trHeight w:val="40"/>
        </w:trPr>
        <w:tc>
          <w:tcPr>
            <w:tcW w:w="1129" w:type="dxa"/>
            <w:vMerge/>
            <w:vAlign w:val="center"/>
            <w:hideMark/>
          </w:tcPr>
          <w:p w14:paraId="6EB92D4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10AD66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7D036E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8B30C28"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Animals suffer from hunger and thirst, stress and diseases all year long, and are slaughtered without avoiding unnecessary pain.</w:t>
            </w:r>
          </w:p>
        </w:tc>
        <w:tc>
          <w:tcPr>
            <w:tcW w:w="1406" w:type="dxa"/>
            <w:vAlign w:val="center"/>
            <w:hideMark/>
          </w:tcPr>
          <w:p w14:paraId="67E630EC"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64994035" w14:textId="77777777" w:rsidTr="465A6CE9">
        <w:trPr>
          <w:trHeight w:val="300"/>
        </w:trPr>
        <w:tc>
          <w:tcPr>
            <w:tcW w:w="1129" w:type="dxa"/>
            <w:vMerge/>
            <w:vAlign w:val="center"/>
            <w:hideMark/>
          </w:tcPr>
          <w:p w14:paraId="7B77C77D"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3D2D1021"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04D09670"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What do you do on the farm to keep animals healthy and happy?</w:t>
            </w:r>
          </w:p>
        </w:tc>
        <w:tc>
          <w:tcPr>
            <w:tcW w:w="3686" w:type="dxa"/>
            <w:vAlign w:val="center"/>
            <w:hideMark/>
          </w:tcPr>
          <w:p w14:paraId="0408A234"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4 or more practices.</w:t>
            </w:r>
          </w:p>
        </w:tc>
        <w:tc>
          <w:tcPr>
            <w:tcW w:w="1406" w:type="dxa"/>
            <w:vAlign w:val="center"/>
            <w:hideMark/>
          </w:tcPr>
          <w:p w14:paraId="5A435824"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5691B5E3" w14:textId="77777777" w:rsidTr="465A6CE9">
        <w:trPr>
          <w:trHeight w:val="300"/>
        </w:trPr>
        <w:tc>
          <w:tcPr>
            <w:tcW w:w="1129" w:type="dxa"/>
            <w:vMerge/>
            <w:vAlign w:val="center"/>
            <w:hideMark/>
          </w:tcPr>
          <w:p w14:paraId="66411701"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A1C74D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0BABF5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3CAC8F7"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3 practices.</w:t>
            </w:r>
          </w:p>
        </w:tc>
        <w:tc>
          <w:tcPr>
            <w:tcW w:w="1406" w:type="dxa"/>
            <w:vAlign w:val="center"/>
            <w:hideMark/>
          </w:tcPr>
          <w:p w14:paraId="658C687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0D13ABB1" w14:textId="77777777" w:rsidTr="465A6CE9">
        <w:trPr>
          <w:trHeight w:val="300"/>
        </w:trPr>
        <w:tc>
          <w:tcPr>
            <w:tcW w:w="1129" w:type="dxa"/>
            <w:vMerge/>
            <w:vAlign w:val="center"/>
            <w:hideMark/>
          </w:tcPr>
          <w:p w14:paraId="2EFBB8EE"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9F258C8"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144ADB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4797792"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2 practices.</w:t>
            </w:r>
          </w:p>
        </w:tc>
        <w:tc>
          <w:tcPr>
            <w:tcW w:w="1406" w:type="dxa"/>
            <w:vAlign w:val="center"/>
            <w:hideMark/>
          </w:tcPr>
          <w:p w14:paraId="72ED1A37"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01D45B09" w14:textId="77777777" w:rsidTr="465A6CE9">
        <w:trPr>
          <w:trHeight w:val="300"/>
        </w:trPr>
        <w:tc>
          <w:tcPr>
            <w:tcW w:w="1129" w:type="dxa"/>
            <w:vMerge/>
            <w:vAlign w:val="center"/>
            <w:hideMark/>
          </w:tcPr>
          <w:p w14:paraId="46AE549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8EFA33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C55023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B93BD80"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1 practice.</w:t>
            </w:r>
          </w:p>
        </w:tc>
        <w:tc>
          <w:tcPr>
            <w:tcW w:w="1406" w:type="dxa"/>
            <w:vAlign w:val="center"/>
            <w:hideMark/>
          </w:tcPr>
          <w:p w14:paraId="5DD9A679"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7817D1BC" w14:textId="77777777" w:rsidTr="465A6CE9">
        <w:trPr>
          <w:trHeight w:val="300"/>
        </w:trPr>
        <w:tc>
          <w:tcPr>
            <w:tcW w:w="1129" w:type="dxa"/>
            <w:vMerge/>
            <w:vAlign w:val="center"/>
            <w:hideMark/>
          </w:tcPr>
          <w:p w14:paraId="4AB50B09"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E753CE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2AE323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40F2FC8"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action taken.</w:t>
            </w:r>
          </w:p>
        </w:tc>
        <w:tc>
          <w:tcPr>
            <w:tcW w:w="1406" w:type="dxa"/>
            <w:vAlign w:val="center"/>
            <w:hideMark/>
          </w:tcPr>
          <w:p w14:paraId="45A8CEF1"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907B3E" w:rsidRPr="0037562D" w14:paraId="321C59FD" w14:textId="77777777" w:rsidTr="465A6CE9">
        <w:trPr>
          <w:trHeight w:val="300"/>
        </w:trPr>
        <w:tc>
          <w:tcPr>
            <w:tcW w:w="1129" w:type="dxa"/>
            <w:vMerge/>
            <w:vAlign w:val="center"/>
            <w:hideMark/>
          </w:tcPr>
          <w:p w14:paraId="44D5FF80"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60B7A20C"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7FD08A4F" w14:textId="46EA1B09"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On the fish production land, did you apply in the last 12 months any of the following practices?</w:t>
            </w:r>
          </w:p>
        </w:tc>
        <w:tc>
          <w:tcPr>
            <w:tcW w:w="3686" w:type="dxa"/>
            <w:vAlign w:val="center"/>
            <w:hideMark/>
          </w:tcPr>
          <w:p w14:paraId="6B5DB33B"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4 or more practices.</w:t>
            </w:r>
          </w:p>
        </w:tc>
        <w:tc>
          <w:tcPr>
            <w:tcW w:w="1406" w:type="dxa"/>
            <w:vAlign w:val="center"/>
            <w:hideMark/>
          </w:tcPr>
          <w:p w14:paraId="04B1BFEB"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907B3E" w:rsidRPr="0037562D" w14:paraId="5FB3F4BF" w14:textId="77777777" w:rsidTr="465A6CE9">
        <w:trPr>
          <w:trHeight w:val="300"/>
        </w:trPr>
        <w:tc>
          <w:tcPr>
            <w:tcW w:w="1129" w:type="dxa"/>
            <w:vMerge/>
            <w:vAlign w:val="center"/>
            <w:hideMark/>
          </w:tcPr>
          <w:p w14:paraId="04B4FA8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DFCE38B"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9B209AF"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DEFB9BE"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3 practices.</w:t>
            </w:r>
          </w:p>
        </w:tc>
        <w:tc>
          <w:tcPr>
            <w:tcW w:w="1406" w:type="dxa"/>
            <w:vAlign w:val="center"/>
            <w:hideMark/>
          </w:tcPr>
          <w:p w14:paraId="50B58B75"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907B3E" w:rsidRPr="0037562D" w14:paraId="47A7785C" w14:textId="77777777" w:rsidTr="465A6CE9">
        <w:trPr>
          <w:trHeight w:val="300"/>
        </w:trPr>
        <w:tc>
          <w:tcPr>
            <w:tcW w:w="1129" w:type="dxa"/>
            <w:vMerge/>
            <w:vAlign w:val="center"/>
            <w:hideMark/>
          </w:tcPr>
          <w:p w14:paraId="15C13D2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15394A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E7A86D5"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1A5E464"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2 practices.</w:t>
            </w:r>
          </w:p>
        </w:tc>
        <w:tc>
          <w:tcPr>
            <w:tcW w:w="1406" w:type="dxa"/>
            <w:vAlign w:val="center"/>
            <w:hideMark/>
          </w:tcPr>
          <w:p w14:paraId="6437B1A8"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907B3E" w:rsidRPr="0037562D" w14:paraId="4EDDD540" w14:textId="77777777" w:rsidTr="465A6CE9">
        <w:trPr>
          <w:trHeight w:val="300"/>
        </w:trPr>
        <w:tc>
          <w:tcPr>
            <w:tcW w:w="1129" w:type="dxa"/>
            <w:vMerge/>
            <w:vAlign w:val="center"/>
            <w:hideMark/>
          </w:tcPr>
          <w:p w14:paraId="7EC144B3"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7757AB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0F1A9B4"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FF7A5E3"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1 practice.</w:t>
            </w:r>
          </w:p>
        </w:tc>
        <w:tc>
          <w:tcPr>
            <w:tcW w:w="1406" w:type="dxa"/>
            <w:vAlign w:val="center"/>
            <w:hideMark/>
          </w:tcPr>
          <w:p w14:paraId="0AA3F43F"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907B3E" w:rsidRPr="0037562D" w14:paraId="44FE7ECF" w14:textId="77777777" w:rsidTr="465A6CE9">
        <w:trPr>
          <w:trHeight w:val="300"/>
        </w:trPr>
        <w:tc>
          <w:tcPr>
            <w:tcW w:w="1129" w:type="dxa"/>
            <w:vMerge/>
            <w:vAlign w:val="center"/>
            <w:hideMark/>
          </w:tcPr>
          <w:p w14:paraId="2F4AD337"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495AC16"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CF7B04A" w14:textId="77777777" w:rsidR="00907B3E" w:rsidRPr="0037562D" w:rsidRDefault="00907B3E"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0BDB303" w14:textId="77777777" w:rsidR="00907B3E" w:rsidRPr="0037562D" w:rsidRDefault="00907B3E" w:rsidP="0069793E">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action taken.</w:t>
            </w:r>
          </w:p>
        </w:tc>
        <w:tc>
          <w:tcPr>
            <w:tcW w:w="1406" w:type="dxa"/>
            <w:vAlign w:val="center"/>
            <w:hideMark/>
          </w:tcPr>
          <w:p w14:paraId="788943E4" w14:textId="77777777" w:rsidR="00907B3E" w:rsidRPr="0037562D" w:rsidRDefault="00907B3E"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64DEB" w:rsidRPr="0037562D" w14:paraId="4A90F31B" w14:textId="77777777" w:rsidTr="465A6CE9">
        <w:trPr>
          <w:trHeight w:val="30"/>
        </w:trPr>
        <w:tc>
          <w:tcPr>
            <w:tcW w:w="1129" w:type="dxa"/>
            <w:vMerge w:val="restart"/>
            <w:shd w:val="clear" w:color="auto" w:fill="FAE2D5" w:themeFill="accent2" w:themeFillTint="33"/>
            <w:textDirection w:val="btLr"/>
            <w:vAlign w:val="center"/>
            <w:hideMark/>
          </w:tcPr>
          <w:p w14:paraId="7253A423" w14:textId="63107FA5"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BIODIVERSITY</w:t>
            </w:r>
          </w:p>
        </w:tc>
        <w:tc>
          <w:tcPr>
            <w:tcW w:w="284" w:type="dxa"/>
            <w:vMerge w:val="restart"/>
            <w:vAlign w:val="center"/>
            <w:hideMark/>
          </w:tcPr>
          <w:p w14:paraId="0DCCC3DC" w14:textId="77777777"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tcPr>
          <w:p w14:paraId="03828D31" w14:textId="5859DE17"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different crops species (including perennial crops) were produced on your farm?</w:t>
            </w:r>
          </w:p>
        </w:tc>
        <w:tc>
          <w:tcPr>
            <w:tcW w:w="3686" w:type="dxa"/>
            <w:vAlign w:val="center"/>
          </w:tcPr>
          <w:p w14:paraId="4147CD37" w14:textId="23217ADF" w:rsidR="00E64DEB" w:rsidRPr="0037562D" w:rsidRDefault="00F92E60" w:rsidP="0069793E">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7</w:t>
            </w:r>
            <w:r w:rsidR="008F58E5">
              <w:rPr>
                <w:rFonts w:ascii="Calibri" w:eastAsia="Times New Roman" w:hAnsi="Calibri" w:cs="Calibri"/>
                <w:i/>
                <w:iCs/>
                <w:color w:val="000000"/>
                <w:kern w:val="0"/>
                <w:sz w:val="20"/>
                <w:szCs w:val="20"/>
                <w14:ligatures w14:val="none"/>
              </w:rPr>
              <w:t>6</w:t>
            </w:r>
            <w:r w:rsidRPr="0017706C">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and 100</w:t>
            </w:r>
            <w:r w:rsidRPr="0017706C">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 of crop species </w:t>
            </w:r>
            <w:r w:rsidR="004F6BE0">
              <w:rPr>
                <w:rFonts w:ascii="Calibri" w:eastAsia="Times New Roman" w:hAnsi="Calibri" w:cs="Calibri"/>
                <w:i/>
                <w:iCs/>
                <w:color w:val="000000"/>
                <w:kern w:val="0"/>
                <w:sz w:val="20"/>
                <w:szCs w:val="20"/>
                <w14:ligatures w14:val="none"/>
              </w:rPr>
              <w:t>per farm, across the ALL</w:t>
            </w:r>
          </w:p>
        </w:tc>
        <w:tc>
          <w:tcPr>
            <w:tcW w:w="1406" w:type="dxa"/>
            <w:vAlign w:val="center"/>
          </w:tcPr>
          <w:p w14:paraId="7A9894CA" w14:textId="679F6AA5"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64DEB" w:rsidRPr="0037562D" w14:paraId="0F815BF0" w14:textId="77777777" w:rsidTr="465A6CE9">
        <w:trPr>
          <w:trHeight w:val="300"/>
        </w:trPr>
        <w:tc>
          <w:tcPr>
            <w:tcW w:w="1129" w:type="dxa"/>
            <w:vMerge/>
            <w:vAlign w:val="center"/>
            <w:hideMark/>
          </w:tcPr>
          <w:p w14:paraId="35CB380A"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0319A51"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19FA0898"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316A6C4F" w14:textId="567382EB" w:rsidR="00E64DEB" w:rsidRPr="0037562D" w:rsidRDefault="004F6BE0" w:rsidP="0069793E">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5</w:t>
            </w:r>
            <w:r w:rsidR="008F58E5">
              <w:rPr>
                <w:rFonts w:ascii="Calibri" w:eastAsia="Times New Roman" w:hAnsi="Calibri" w:cs="Calibri"/>
                <w:i/>
                <w:iCs/>
                <w:color w:val="000000"/>
                <w:kern w:val="0"/>
                <w:sz w:val="20"/>
                <w:szCs w:val="20"/>
                <w14:ligatures w14:val="none"/>
              </w:rPr>
              <w:t>1</w:t>
            </w:r>
            <w:r w:rsidR="008F58E5">
              <w:rPr>
                <w:rFonts w:ascii="Calibri" w:eastAsia="Times New Roman" w:hAnsi="Calibri" w:cs="Calibri"/>
                <w:i/>
                <w:iCs/>
                <w:color w:val="000000"/>
                <w:kern w:val="0"/>
                <w:sz w:val="20"/>
                <w:szCs w:val="20"/>
                <w:vertAlign w:val="superscript"/>
                <w14:ligatures w14:val="none"/>
              </w:rPr>
              <w:t>st</w:t>
            </w:r>
            <w:r>
              <w:rPr>
                <w:rFonts w:ascii="Calibri" w:eastAsia="Times New Roman" w:hAnsi="Calibri" w:cs="Calibri"/>
                <w:i/>
                <w:iCs/>
                <w:color w:val="000000"/>
                <w:kern w:val="0"/>
                <w:sz w:val="20"/>
                <w:szCs w:val="20"/>
                <w14:ligatures w14:val="none"/>
              </w:rPr>
              <w:t xml:space="preserve"> and 7</w:t>
            </w:r>
            <w:r w:rsidR="008F58E5">
              <w:rPr>
                <w:rFonts w:ascii="Calibri" w:eastAsia="Times New Roman" w:hAnsi="Calibri" w:cs="Calibri"/>
                <w:i/>
                <w:iCs/>
                <w:color w:val="000000"/>
                <w:kern w:val="0"/>
                <w:sz w:val="20"/>
                <w:szCs w:val="20"/>
                <w14:ligatures w14:val="none"/>
              </w:rPr>
              <w:t>5</w:t>
            </w:r>
            <w:r w:rsidRPr="0017706C">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r w:rsidR="001C4899">
              <w:rPr>
                <w:rFonts w:ascii="Calibri" w:eastAsia="Times New Roman" w:hAnsi="Calibri" w:cs="Calibri"/>
                <w:i/>
                <w:iCs/>
                <w:color w:val="000000"/>
                <w:kern w:val="0"/>
                <w:sz w:val="20"/>
                <w:szCs w:val="20"/>
                <w14:ligatures w14:val="none"/>
              </w:rPr>
              <w:t xml:space="preserve"> </w:t>
            </w:r>
          </w:p>
        </w:tc>
        <w:tc>
          <w:tcPr>
            <w:tcW w:w="1406" w:type="dxa"/>
            <w:vAlign w:val="center"/>
          </w:tcPr>
          <w:p w14:paraId="5AC9EC76" w14:textId="386EEF4A"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3.67</w:t>
            </w:r>
          </w:p>
        </w:tc>
      </w:tr>
      <w:tr w:rsidR="00E64DEB" w:rsidRPr="0037562D" w14:paraId="46DAE8C9" w14:textId="77777777" w:rsidTr="465A6CE9">
        <w:trPr>
          <w:trHeight w:val="300"/>
        </w:trPr>
        <w:tc>
          <w:tcPr>
            <w:tcW w:w="1129" w:type="dxa"/>
            <w:vMerge/>
            <w:vAlign w:val="center"/>
            <w:hideMark/>
          </w:tcPr>
          <w:p w14:paraId="70B0BD55"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75C5A18"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3CF91A11"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689EEB75" w14:textId="5A52B095" w:rsidR="00E64DEB" w:rsidRPr="0037562D" w:rsidRDefault="004F6BE0" w:rsidP="0069793E">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2</w:t>
            </w:r>
            <w:r w:rsidR="008F58E5">
              <w:rPr>
                <w:rFonts w:ascii="Calibri" w:eastAsia="Times New Roman" w:hAnsi="Calibri" w:cs="Calibri"/>
                <w:i/>
                <w:iCs/>
                <w:color w:val="000000"/>
                <w:kern w:val="0"/>
                <w:sz w:val="20"/>
                <w:szCs w:val="20"/>
                <w14:ligatures w14:val="none"/>
              </w:rPr>
              <w:t>6</w:t>
            </w:r>
            <w:r w:rsidRPr="0017706C">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and </w:t>
            </w:r>
            <w:r w:rsidR="008F58E5">
              <w:rPr>
                <w:rFonts w:ascii="Calibri" w:eastAsia="Times New Roman" w:hAnsi="Calibri" w:cs="Calibri"/>
                <w:i/>
                <w:iCs/>
                <w:color w:val="000000"/>
                <w:kern w:val="0"/>
                <w:sz w:val="20"/>
                <w:szCs w:val="20"/>
                <w14:ligatures w14:val="none"/>
              </w:rPr>
              <w:t>50</w:t>
            </w:r>
            <w:r w:rsidRPr="0017706C">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p>
        </w:tc>
        <w:tc>
          <w:tcPr>
            <w:tcW w:w="1406" w:type="dxa"/>
            <w:vAlign w:val="center"/>
          </w:tcPr>
          <w:p w14:paraId="33BBCE02" w14:textId="4979EFEB"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2.34</w:t>
            </w:r>
          </w:p>
        </w:tc>
      </w:tr>
      <w:tr w:rsidR="00E64DEB" w:rsidRPr="0037562D" w14:paraId="572D509A" w14:textId="77777777" w:rsidTr="465A6CE9">
        <w:trPr>
          <w:trHeight w:val="300"/>
        </w:trPr>
        <w:tc>
          <w:tcPr>
            <w:tcW w:w="1129" w:type="dxa"/>
            <w:vMerge/>
            <w:vAlign w:val="center"/>
            <w:hideMark/>
          </w:tcPr>
          <w:p w14:paraId="57213A7D"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0CDB496"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5E95BCE6" w14:textId="77777777" w:rsidR="00E64DEB" w:rsidRPr="0037562D" w:rsidRDefault="00E64DEB" w:rsidP="0069793E">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19AB43F2" w14:textId="72DA0D04" w:rsidR="00E64DEB" w:rsidRPr="0037562D" w:rsidRDefault="001C4899" w:rsidP="0069793E">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1</w:t>
            </w:r>
            <w:r w:rsidRPr="0017706C">
              <w:rPr>
                <w:rFonts w:ascii="Calibri" w:eastAsia="Times New Roman" w:hAnsi="Calibri" w:cs="Calibri"/>
                <w:i/>
                <w:iCs/>
                <w:color w:val="000000"/>
                <w:kern w:val="0"/>
                <w:sz w:val="20"/>
                <w:szCs w:val="20"/>
                <w:vertAlign w:val="superscript"/>
                <w14:ligatures w14:val="none"/>
              </w:rPr>
              <w:t>st</w:t>
            </w:r>
            <w:r>
              <w:rPr>
                <w:rFonts w:ascii="Calibri" w:eastAsia="Times New Roman" w:hAnsi="Calibri" w:cs="Calibri"/>
                <w:i/>
                <w:iCs/>
                <w:color w:val="000000"/>
                <w:kern w:val="0"/>
                <w:sz w:val="20"/>
                <w:szCs w:val="20"/>
                <w14:ligatures w14:val="none"/>
              </w:rPr>
              <w:t xml:space="preserve"> and 2</w:t>
            </w:r>
            <w:r w:rsidR="008F58E5">
              <w:rPr>
                <w:rFonts w:ascii="Calibri" w:eastAsia="Times New Roman" w:hAnsi="Calibri" w:cs="Calibri"/>
                <w:i/>
                <w:iCs/>
                <w:color w:val="000000"/>
                <w:kern w:val="0"/>
                <w:sz w:val="20"/>
                <w:szCs w:val="20"/>
                <w14:ligatures w14:val="none"/>
              </w:rPr>
              <w:t>5</w:t>
            </w:r>
            <w:r w:rsidRPr="0017706C">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p>
        </w:tc>
        <w:tc>
          <w:tcPr>
            <w:tcW w:w="1406" w:type="dxa"/>
            <w:vAlign w:val="center"/>
          </w:tcPr>
          <w:p w14:paraId="5A5A59A1" w14:textId="24D941F2" w:rsidR="00E64DEB" w:rsidRPr="0037562D" w:rsidRDefault="00E64DEB" w:rsidP="0069793E">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7D124FC5" w14:textId="77777777" w:rsidTr="465A6CE9">
        <w:trPr>
          <w:trHeight w:val="360"/>
        </w:trPr>
        <w:tc>
          <w:tcPr>
            <w:tcW w:w="1129" w:type="dxa"/>
            <w:vMerge/>
            <w:vAlign w:val="center"/>
            <w:hideMark/>
          </w:tcPr>
          <w:p w14:paraId="0079F8F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6251E1F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tcPr>
          <w:p w14:paraId="7A56BBB0" w14:textId="33652BF6"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which different livestock species did you keep?</w:t>
            </w:r>
          </w:p>
        </w:tc>
        <w:tc>
          <w:tcPr>
            <w:tcW w:w="3686" w:type="dxa"/>
            <w:vAlign w:val="center"/>
          </w:tcPr>
          <w:p w14:paraId="682A5377" w14:textId="18BD9D48"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76</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and 100</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 of livestock species per farm, across the ALL</w:t>
            </w:r>
          </w:p>
        </w:tc>
        <w:tc>
          <w:tcPr>
            <w:tcW w:w="1406" w:type="dxa"/>
            <w:vAlign w:val="center"/>
          </w:tcPr>
          <w:p w14:paraId="3AD0F34B" w14:textId="10070F81"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26CD4DF4" w14:textId="77777777" w:rsidTr="465A6CE9">
        <w:trPr>
          <w:trHeight w:val="40"/>
        </w:trPr>
        <w:tc>
          <w:tcPr>
            <w:tcW w:w="1129" w:type="dxa"/>
            <w:vMerge/>
            <w:vAlign w:val="center"/>
            <w:hideMark/>
          </w:tcPr>
          <w:p w14:paraId="428B3C5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297A91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3F3F4B2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2C6F5C30" w14:textId="15D1E831"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51</w:t>
            </w:r>
            <w:r>
              <w:rPr>
                <w:rFonts w:ascii="Calibri" w:eastAsia="Times New Roman" w:hAnsi="Calibri" w:cs="Calibri"/>
                <w:i/>
                <w:iCs/>
                <w:color w:val="000000"/>
                <w:kern w:val="0"/>
                <w:sz w:val="20"/>
                <w:szCs w:val="20"/>
                <w:vertAlign w:val="superscript"/>
                <w14:ligatures w14:val="none"/>
              </w:rPr>
              <w:t>st</w:t>
            </w:r>
            <w:r>
              <w:rPr>
                <w:rFonts w:ascii="Calibri" w:eastAsia="Times New Roman" w:hAnsi="Calibri" w:cs="Calibri"/>
                <w:i/>
                <w:iCs/>
                <w:color w:val="000000"/>
                <w:kern w:val="0"/>
                <w:sz w:val="20"/>
                <w:szCs w:val="20"/>
                <w14:ligatures w14:val="none"/>
              </w:rPr>
              <w:t xml:space="preserve"> and 75</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 </w:t>
            </w:r>
          </w:p>
        </w:tc>
        <w:tc>
          <w:tcPr>
            <w:tcW w:w="1406" w:type="dxa"/>
            <w:vAlign w:val="center"/>
          </w:tcPr>
          <w:p w14:paraId="47306631" w14:textId="79F56988"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3.67</w:t>
            </w:r>
          </w:p>
        </w:tc>
      </w:tr>
      <w:tr w:rsidR="00EA6AA9" w:rsidRPr="0037562D" w14:paraId="761EE61D" w14:textId="77777777" w:rsidTr="465A6CE9">
        <w:trPr>
          <w:trHeight w:val="30"/>
        </w:trPr>
        <w:tc>
          <w:tcPr>
            <w:tcW w:w="1129" w:type="dxa"/>
            <w:vMerge/>
            <w:vAlign w:val="center"/>
            <w:hideMark/>
          </w:tcPr>
          <w:p w14:paraId="2D344F8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ADC99C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0C03708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6DE03AF6" w14:textId="64454AB0"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26</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and 50</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p>
        </w:tc>
        <w:tc>
          <w:tcPr>
            <w:tcW w:w="1406" w:type="dxa"/>
            <w:vAlign w:val="center"/>
          </w:tcPr>
          <w:p w14:paraId="4E42DCD6" w14:textId="46B8B8F9"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2.34</w:t>
            </w:r>
          </w:p>
        </w:tc>
      </w:tr>
      <w:tr w:rsidR="00EA6AA9" w:rsidRPr="0037562D" w14:paraId="185FE2B7" w14:textId="77777777" w:rsidTr="465A6CE9">
        <w:trPr>
          <w:trHeight w:val="30"/>
        </w:trPr>
        <w:tc>
          <w:tcPr>
            <w:tcW w:w="1129" w:type="dxa"/>
            <w:vMerge/>
            <w:vAlign w:val="center"/>
            <w:hideMark/>
          </w:tcPr>
          <w:p w14:paraId="1A6EE7B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BBC10A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68D7A0D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17FFA9CC" w14:textId="61A956FE"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1</w:t>
            </w:r>
            <w:r w:rsidRPr="0006722A">
              <w:rPr>
                <w:rFonts w:ascii="Calibri" w:eastAsia="Times New Roman" w:hAnsi="Calibri" w:cs="Calibri"/>
                <w:i/>
                <w:iCs/>
                <w:color w:val="000000"/>
                <w:kern w:val="0"/>
                <w:sz w:val="20"/>
                <w:szCs w:val="20"/>
                <w:vertAlign w:val="superscript"/>
                <w14:ligatures w14:val="none"/>
              </w:rPr>
              <w:t>st</w:t>
            </w:r>
            <w:r>
              <w:rPr>
                <w:rFonts w:ascii="Calibri" w:eastAsia="Times New Roman" w:hAnsi="Calibri" w:cs="Calibri"/>
                <w:i/>
                <w:iCs/>
                <w:color w:val="000000"/>
                <w:kern w:val="0"/>
                <w:sz w:val="20"/>
                <w:szCs w:val="20"/>
                <w14:ligatures w14:val="none"/>
              </w:rPr>
              <w:t xml:space="preserve"> and 25</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p>
        </w:tc>
        <w:tc>
          <w:tcPr>
            <w:tcW w:w="1406" w:type="dxa"/>
            <w:vAlign w:val="center"/>
          </w:tcPr>
          <w:p w14:paraId="4621C3C3" w14:textId="1E7C2321"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66858908" w14:textId="77777777" w:rsidTr="465A6CE9">
        <w:trPr>
          <w:trHeight w:val="40"/>
        </w:trPr>
        <w:tc>
          <w:tcPr>
            <w:tcW w:w="1129" w:type="dxa"/>
            <w:vMerge/>
            <w:vAlign w:val="center"/>
            <w:hideMark/>
          </w:tcPr>
          <w:p w14:paraId="318935E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7E604A8"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tcPr>
          <w:p w14:paraId="4E4D9924" w14:textId="1F209030"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Over the past 12 months, how many different fish species did you produce?</w:t>
            </w:r>
          </w:p>
        </w:tc>
        <w:tc>
          <w:tcPr>
            <w:tcW w:w="3686" w:type="dxa"/>
            <w:vAlign w:val="center"/>
          </w:tcPr>
          <w:p w14:paraId="12E3A4AA" w14:textId="026D88A5"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76</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and 100</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 of fish species per farm, across the ALL</w:t>
            </w:r>
          </w:p>
        </w:tc>
        <w:tc>
          <w:tcPr>
            <w:tcW w:w="1406" w:type="dxa"/>
            <w:vAlign w:val="center"/>
          </w:tcPr>
          <w:p w14:paraId="4230D5C4" w14:textId="40B31A25"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3708F6C4" w14:textId="77777777" w:rsidTr="465A6CE9">
        <w:trPr>
          <w:trHeight w:val="40"/>
        </w:trPr>
        <w:tc>
          <w:tcPr>
            <w:tcW w:w="1129" w:type="dxa"/>
            <w:vMerge/>
            <w:vAlign w:val="center"/>
            <w:hideMark/>
          </w:tcPr>
          <w:p w14:paraId="2BE6E70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439B95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4587B7C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2FF8516D" w14:textId="56805ACB"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51</w:t>
            </w:r>
            <w:r>
              <w:rPr>
                <w:rFonts w:ascii="Calibri" w:eastAsia="Times New Roman" w:hAnsi="Calibri" w:cs="Calibri"/>
                <w:i/>
                <w:iCs/>
                <w:color w:val="000000"/>
                <w:kern w:val="0"/>
                <w:sz w:val="20"/>
                <w:szCs w:val="20"/>
                <w:vertAlign w:val="superscript"/>
                <w14:ligatures w14:val="none"/>
              </w:rPr>
              <w:t>st</w:t>
            </w:r>
            <w:r>
              <w:rPr>
                <w:rFonts w:ascii="Calibri" w:eastAsia="Times New Roman" w:hAnsi="Calibri" w:cs="Calibri"/>
                <w:i/>
                <w:iCs/>
                <w:color w:val="000000"/>
                <w:kern w:val="0"/>
                <w:sz w:val="20"/>
                <w:szCs w:val="20"/>
                <w14:ligatures w14:val="none"/>
              </w:rPr>
              <w:t xml:space="preserve"> and 75</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 </w:t>
            </w:r>
          </w:p>
        </w:tc>
        <w:tc>
          <w:tcPr>
            <w:tcW w:w="1406" w:type="dxa"/>
            <w:vAlign w:val="center"/>
          </w:tcPr>
          <w:p w14:paraId="6458A042" w14:textId="5441B73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3.67</w:t>
            </w:r>
          </w:p>
        </w:tc>
      </w:tr>
      <w:tr w:rsidR="00EA6AA9" w:rsidRPr="0037562D" w14:paraId="2C465C8E" w14:textId="77777777" w:rsidTr="465A6CE9">
        <w:trPr>
          <w:trHeight w:val="40"/>
        </w:trPr>
        <w:tc>
          <w:tcPr>
            <w:tcW w:w="1129" w:type="dxa"/>
            <w:vMerge/>
            <w:vAlign w:val="center"/>
            <w:hideMark/>
          </w:tcPr>
          <w:p w14:paraId="6DEFA18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D14C09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402C2C5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3216A71F" w14:textId="6000C211"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26</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and 50</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p>
        </w:tc>
        <w:tc>
          <w:tcPr>
            <w:tcW w:w="1406" w:type="dxa"/>
            <w:vAlign w:val="center"/>
          </w:tcPr>
          <w:p w14:paraId="2A161592" w14:textId="5A66683B"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2.34</w:t>
            </w:r>
          </w:p>
        </w:tc>
      </w:tr>
      <w:tr w:rsidR="00EA6AA9" w:rsidRPr="0037562D" w14:paraId="4F1D3A2C" w14:textId="77777777" w:rsidTr="465A6CE9">
        <w:trPr>
          <w:trHeight w:val="300"/>
        </w:trPr>
        <w:tc>
          <w:tcPr>
            <w:tcW w:w="1129" w:type="dxa"/>
            <w:vMerge/>
            <w:vAlign w:val="center"/>
            <w:hideMark/>
          </w:tcPr>
          <w:p w14:paraId="2259774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D40868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tcPr>
          <w:p w14:paraId="0F76A0D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tcPr>
          <w:p w14:paraId="257E9A77" w14:textId="4CC8A2F0"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Pr>
                <w:rFonts w:ascii="Calibri" w:eastAsia="Times New Roman" w:hAnsi="Calibri" w:cs="Calibri"/>
                <w:i/>
                <w:iCs/>
                <w:color w:val="000000"/>
                <w:kern w:val="0"/>
                <w:sz w:val="20"/>
                <w:szCs w:val="20"/>
                <w14:ligatures w14:val="none"/>
              </w:rPr>
              <w:t>Between the 1</w:t>
            </w:r>
            <w:r w:rsidRPr="0006722A">
              <w:rPr>
                <w:rFonts w:ascii="Calibri" w:eastAsia="Times New Roman" w:hAnsi="Calibri" w:cs="Calibri"/>
                <w:i/>
                <w:iCs/>
                <w:color w:val="000000"/>
                <w:kern w:val="0"/>
                <w:sz w:val="20"/>
                <w:szCs w:val="20"/>
                <w:vertAlign w:val="superscript"/>
                <w14:ligatures w14:val="none"/>
              </w:rPr>
              <w:t>st</w:t>
            </w:r>
            <w:r>
              <w:rPr>
                <w:rFonts w:ascii="Calibri" w:eastAsia="Times New Roman" w:hAnsi="Calibri" w:cs="Calibri"/>
                <w:i/>
                <w:iCs/>
                <w:color w:val="000000"/>
                <w:kern w:val="0"/>
                <w:sz w:val="20"/>
                <w:szCs w:val="20"/>
                <w14:ligatures w14:val="none"/>
              </w:rPr>
              <w:t xml:space="preserve"> and 25</w:t>
            </w:r>
            <w:r w:rsidRPr="0006722A">
              <w:rPr>
                <w:rFonts w:ascii="Calibri" w:eastAsia="Times New Roman" w:hAnsi="Calibri" w:cs="Calibri"/>
                <w:i/>
                <w:iCs/>
                <w:color w:val="000000"/>
                <w:kern w:val="0"/>
                <w:sz w:val="20"/>
                <w:szCs w:val="20"/>
                <w:vertAlign w:val="superscript"/>
                <w14:ligatures w14:val="none"/>
              </w:rPr>
              <w:t>th</w:t>
            </w:r>
            <w:r>
              <w:rPr>
                <w:rFonts w:ascii="Calibri" w:eastAsia="Times New Roman" w:hAnsi="Calibri" w:cs="Calibri"/>
                <w:i/>
                <w:iCs/>
                <w:color w:val="000000"/>
                <w:kern w:val="0"/>
                <w:sz w:val="20"/>
                <w:szCs w:val="20"/>
                <w14:ligatures w14:val="none"/>
              </w:rPr>
              <w:t xml:space="preserve"> percentile</w:t>
            </w:r>
          </w:p>
        </w:tc>
        <w:tc>
          <w:tcPr>
            <w:tcW w:w="1406" w:type="dxa"/>
            <w:vAlign w:val="center"/>
          </w:tcPr>
          <w:p w14:paraId="04F8929D" w14:textId="5B7635AC"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27E7E029" w14:textId="77777777" w:rsidTr="465A6CE9">
        <w:trPr>
          <w:trHeight w:val="410"/>
        </w:trPr>
        <w:tc>
          <w:tcPr>
            <w:tcW w:w="1129" w:type="dxa"/>
            <w:vMerge/>
            <w:vAlign w:val="center"/>
          </w:tcPr>
          <w:p w14:paraId="1CEB048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tcPr>
          <w:p w14:paraId="7F188840" w14:textId="38E9391A"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tcPr>
          <w:p w14:paraId="6B2FF2B6" w14:textId="6CC1400E"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How would you describe the diversity of trees (or perennial woody plants) on your farm?</w:t>
            </w:r>
          </w:p>
        </w:tc>
        <w:tc>
          <w:tcPr>
            <w:tcW w:w="3686" w:type="dxa"/>
            <w:vAlign w:val="center"/>
          </w:tcPr>
          <w:p w14:paraId="297F2CE0" w14:textId="4CC35923"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High: five or more species with different heights, woodiness, or flowering seasons.</w:t>
            </w:r>
          </w:p>
        </w:tc>
        <w:tc>
          <w:tcPr>
            <w:tcW w:w="1406" w:type="dxa"/>
            <w:vAlign w:val="center"/>
          </w:tcPr>
          <w:p w14:paraId="0EE9517D" w14:textId="7D3F7DE3"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7CADBA37" w14:textId="77777777" w:rsidTr="465A6CE9">
        <w:trPr>
          <w:trHeight w:val="410"/>
        </w:trPr>
        <w:tc>
          <w:tcPr>
            <w:tcW w:w="1129" w:type="dxa"/>
            <w:vMerge/>
            <w:vAlign w:val="center"/>
          </w:tcPr>
          <w:p w14:paraId="058F3DC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63415CDF"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tcPr>
          <w:p w14:paraId="5D94BA9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tcPr>
          <w:p w14:paraId="2DC71C0E" w14:textId="07CD5612"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Medium: two to four species.</w:t>
            </w:r>
          </w:p>
        </w:tc>
        <w:tc>
          <w:tcPr>
            <w:tcW w:w="1406" w:type="dxa"/>
            <w:vAlign w:val="center"/>
          </w:tcPr>
          <w:p w14:paraId="4A8C1FD3" w14:textId="6B6B938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3.67</w:t>
            </w:r>
          </w:p>
        </w:tc>
      </w:tr>
      <w:tr w:rsidR="00EA6AA9" w:rsidRPr="0037562D" w14:paraId="2BD6CC4C" w14:textId="77777777" w:rsidTr="465A6CE9">
        <w:trPr>
          <w:trHeight w:val="410"/>
        </w:trPr>
        <w:tc>
          <w:tcPr>
            <w:tcW w:w="1129" w:type="dxa"/>
            <w:vMerge/>
            <w:vAlign w:val="center"/>
          </w:tcPr>
          <w:p w14:paraId="2FCDC4A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03FDC0B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tcPr>
          <w:p w14:paraId="38D7E17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tcPr>
          <w:p w14:paraId="4CF22F2F" w14:textId="19079B94"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Low: only one species.</w:t>
            </w:r>
          </w:p>
        </w:tc>
        <w:tc>
          <w:tcPr>
            <w:tcW w:w="1406" w:type="dxa"/>
            <w:vAlign w:val="center"/>
          </w:tcPr>
          <w:p w14:paraId="0208EF73" w14:textId="53E84838"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2.34</w:t>
            </w:r>
          </w:p>
        </w:tc>
      </w:tr>
      <w:tr w:rsidR="00EA6AA9" w:rsidRPr="0037562D" w14:paraId="0924AB93" w14:textId="77777777" w:rsidTr="465A6CE9">
        <w:trPr>
          <w:trHeight w:val="410"/>
        </w:trPr>
        <w:tc>
          <w:tcPr>
            <w:tcW w:w="1129" w:type="dxa"/>
            <w:vMerge/>
            <w:vAlign w:val="center"/>
          </w:tcPr>
          <w:p w14:paraId="6A6837F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3B37934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tcPr>
          <w:p w14:paraId="5E19425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tcPr>
          <w:p w14:paraId="0A12C4A6" w14:textId="112762D0"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trees or other woody perennials.</w:t>
            </w:r>
          </w:p>
        </w:tc>
        <w:tc>
          <w:tcPr>
            <w:tcW w:w="1406" w:type="dxa"/>
            <w:vAlign w:val="center"/>
          </w:tcPr>
          <w:p w14:paraId="0D0EBAE5" w14:textId="2F069091"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5824F417" w14:textId="77777777" w:rsidTr="465A6CE9">
        <w:trPr>
          <w:trHeight w:val="410"/>
        </w:trPr>
        <w:tc>
          <w:tcPr>
            <w:tcW w:w="1129" w:type="dxa"/>
            <w:vMerge/>
            <w:vAlign w:val="center"/>
          </w:tcPr>
          <w:p w14:paraId="3ACD033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tcPr>
          <w:p w14:paraId="6600232C" w14:textId="507234EF"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c>
          <w:tcPr>
            <w:tcW w:w="2551" w:type="dxa"/>
            <w:vMerge w:val="restart"/>
            <w:vAlign w:val="center"/>
          </w:tcPr>
          <w:p w14:paraId="2E524DEA" w14:textId="60D16AF1"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How would you describe the plant diversity (i.e., number of plant species) in natural and semi-natural vegetation [on land owned, rented or used by the household]? Include any natural or semi-natural vegetation (bushland, fallow land, hedgerows, natural grassland, ponds, lakes, forest patches etc.)</w:t>
            </w:r>
          </w:p>
        </w:tc>
        <w:tc>
          <w:tcPr>
            <w:tcW w:w="3686" w:type="dxa"/>
            <w:vAlign w:val="center"/>
          </w:tcPr>
          <w:p w14:paraId="01B1CD5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High: five or more species with different heights, woodiness, or flowering seasons.</w:t>
            </w:r>
          </w:p>
          <w:p w14:paraId="2683D84F"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p>
        </w:tc>
        <w:tc>
          <w:tcPr>
            <w:tcW w:w="1406" w:type="dxa"/>
            <w:vAlign w:val="center"/>
          </w:tcPr>
          <w:p w14:paraId="2B0E216C" w14:textId="557DBEE0"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21A12504" w14:textId="77777777" w:rsidTr="465A6CE9">
        <w:trPr>
          <w:trHeight w:val="334"/>
        </w:trPr>
        <w:tc>
          <w:tcPr>
            <w:tcW w:w="1129" w:type="dxa"/>
            <w:vMerge/>
            <w:vAlign w:val="center"/>
          </w:tcPr>
          <w:p w14:paraId="5699564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53908D6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tcPr>
          <w:p w14:paraId="6B8E9D69" w14:textId="77777777" w:rsidR="00EA6AA9" w:rsidRPr="0037562D" w:rsidRDefault="00EA6AA9" w:rsidP="00EA6AA9">
            <w:pPr>
              <w:spacing w:after="0" w:line="240" w:lineRule="auto"/>
              <w:rPr>
                <w:rStyle w:val="CommentReference"/>
                <w:rFonts w:eastAsiaTheme="minorEastAsia"/>
                <w:kern w:val="0"/>
                <w14:ligatures w14:val="none"/>
              </w:rPr>
            </w:pPr>
          </w:p>
        </w:tc>
        <w:tc>
          <w:tcPr>
            <w:tcW w:w="3686" w:type="dxa"/>
            <w:vAlign w:val="center"/>
          </w:tcPr>
          <w:p w14:paraId="52699151"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Medium: two to four species.</w:t>
            </w:r>
          </w:p>
          <w:p w14:paraId="5939A6ED"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p>
        </w:tc>
        <w:tc>
          <w:tcPr>
            <w:tcW w:w="1406" w:type="dxa"/>
            <w:vAlign w:val="center"/>
          </w:tcPr>
          <w:p w14:paraId="13C5AD97" w14:textId="73D772A9"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3.67</w:t>
            </w:r>
          </w:p>
        </w:tc>
      </w:tr>
      <w:tr w:rsidR="00EA6AA9" w:rsidRPr="0037562D" w14:paraId="548F3467" w14:textId="77777777" w:rsidTr="465A6CE9">
        <w:trPr>
          <w:trHeight w:val="244"/>
        </w:trPr>
        <w:tc>
          <w:tcPr>
            <w:tcW w:w="1129" w:type="dxa"/>
            <w:vMerge/>
            <w:vAlign w:val="center"/>
          </w:tcPr>
          <w:p w14:paraId="3E15D5E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66BBFBBF"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tcPr>
          <w:p w14:paraId="54B5BFC1" w14:textId="77777777" w:rsidR="00EA6AA9" w:rsidRPr="0037562D" w:rsidRDefault="00EA6AA9" w:rsidP="00EA6AA9">
            <w:pPr>
              <w:spacing w:after="0" w:line="240" w:lineRule="auto"/>
              <w:rPr>
                <w:rStyle w:val="CommentReference"/>
                <w:rFonts w:eastAsiaTheme="minorEastAsia"/>
                <w:kern w:val="0"/>
                <w14:ligatures w14:val="none"/>
              </w:rPr>
            </w:pPr>
          </w:p>
        </w:tc>
        <w:tc>
          <w:tcPr>
            <w:tcW w:w="3686" w:type="dxa"/>
            <w:vAlign w:val="center"/>
          </w:tcPr>
          <w:p w14:paraId="3B37CF99"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Low: only one species.</w:t>
            </w:r>
          </w:p>
          <w:p w14:paraId="5B8A2222" w14:textId="74E19981"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p>
        </w:tc>
        <w:tc>
          <w:tcPr>
            <w:tcW w:w="1406" w:type="dxa"/>
            <w:vAlign w:val="center"/>
          </w:tcPr>
          <w:p w14:paraId="5D4C5614" w14:textId="2DCB85C4"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2.34</w:t>
            </w:r>
          </w:p>
        </w:tc>
      </w:tr>
      <w:tr w:rsidR="00EA6AA9" w:rsidRPr="0037562D" w14:paraId="324AB647" w14:textId="77777777" w:rsidTr="00181C00">
        <w:trPr>
          <w:trHeight w:val="1144"/>
        </w:trPr>
        <w:tc>
          <w:tcPr>
            <w:tcW w:w="1129" w:type="dxa"/>
            <w:vMerge/>
            <w:vAlign w:val="center"/>
          </w:tcPr>
          <w:p w14:paraId="14DA25E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0FED5B5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tcPr>
          <w:p w14:paraId="1FD54669" w14:textId="77777777" w:rsidR="00EA6AA9" w:rsidRPr="0037562D" w:rsidRDefault="00EA6AA9" w:rsidP="00EA6AA9">
            <w:pPr>
              <w:spacing w:after="0" w:line="240" w:lineRule="auto"/>
              <w:rPr>
                <w:rStyle w:val="CommentReference"/>
                <w:rFonts w:eastAsiaTheme="minorEastAsia"/>
                <w:kern w:val="0"/>
                <w14:ligatures w14:val="none"/>
              </w:rPr>
            </w:pPr>
          </w:p>
        </w:tc>
        <w:tc>
          <w:tcPr>
            <w:tcW w:w="3686" w:type="dxa"/>
            <w:vAlign w:val="center"/>
          </w:tcPr>
          <w:p w14:paraId="53FAFA04" w14:textId="6A1EF080" w:rsidR="00EA6AA9" w:rsidRPr="00181C00" w:rsidRDefault="00EA6AA9" w:rsidP="00EA6AA9">
            <w:pPr>
              <w:spacing w:after="0" w:line="240" w:lineRule="auto"/>
              <w:rPr>
                <w:rFonts w:ascii="Calibri" w:eastAsia="Times New Roman" w:hAnsi="Calibri" w:cs="Calibri"/>
                <w:i/>
                <w:iCs/>
                <w:color w:val="000000"/>
                <w:kern w:val="0"/>
                <w:sz w:val="20"/>
                <w:szCs w:val="20"/>
                <w14:ligatures w14:val="none"/>
              </w:rPr>
            </w:pPr>
            <w:r w:rsidRPr="00181C00">
              <w:rPr>
                <w:rFonts w:ascii="Calibri" w:eastAsia="Times New Roman" w:hAnsi="Calibri" w:cs="Calibri"/>
                <w:i/>
                <w:iCs/>
                <w:color w:val="000000"/>
                <w:kern w:val="0"/>
                <w:sz w:val="20"/>
                <w:szCs w:val="20"/>
                <w14:ligatures w14:val="none"/>
              </w:rPr>
              <w:t>No natural or semi-natural vegetation on-farm</w:t>
            </w:r>
          </w:p>
        </w:tc>
        <w:tc>
          <w:tcPr>
            <w:tcW w:w="1406" w:type="dxa"/>
            <w:vAlign w:val="center"/>
          </w:tcPr>
          <w:p w14:paraId="5E565D6B" w14:textId="2B56C205" w:rsidR="00EA6AA9" w:rsidRPr="00181C00" w:rsidRDefault="00EA6AA9" w:rsidP="00EA6AA9">
            <w:pPr>
              <w:spacing w:after="0" w:line="240" w:lineRule="auto"/>
              <w:jc w:val="center"/>
              <w:rPr>
                <w:rFonts w:ascii="Calibri" w:eastAsia="Times New Roman" w:hAnsi="Calibri" w:cs="Calibri"/>
                <w:color w:val="000000"/>
                <w:kern w:val="0"/>
                <w:sz w:val="20"/>
                <w:szCs w:val="20"/>
                <w14:ligatures w14:val="none"/>
              </w:rPr>
            </w:pPr>
            <w:r w:rsidRPr="00181C00">
              <w:rPr>
                <w:rFonts w:ascii="Calibri" w:eastAsia="Times New Roman" w:hAnsi="Calibri" w:cs="Calibri"/>
                <w:color w:val="000000"/>
                <w:kern w:val="0"/>
                <w:sz w:val="20"/>
                <w:szCs w:val="20"/>
                <w14:ligatures w14:val="none"/>
              </w:rPr>
              <w:t>1</w:t>
            </w:r>
          </w:p>
        </w:tc>
      </w:tr>
      <w:tr w:rsidR="00EA6AA9" w:rsidRPr="0037562D" w14:paraId="75BB9100" w14:textId="77777777" w:rsidTr="465A6CE9">
        <w:trPr>
          <w:trHeight w:val="826"/>
        </w:trPr>
        <w:tc>
          <w:tcPr>
            <w:tcW w:w="1129" w:type="dxa"/>
            <w:vMerge w:val="restart"/>
            <w:tcBorders>
              <w:bottom w:val="single" w:sz="4" w:space="0" w:color="auto"/>
            </w:tcBorders>
            <w:shd w:val="clear" w:color="auto" w:fill="F6C5AC" w:themeFill="accent2" w:themeFillTint="66"/>
            <w:noWrap/>
            <w:textDirection w:val="btLr"/>
            <w:vAlign w:val="center"/>
            <w:hideMark/>
          </w:tcPr>
          <w:p w14:paraId="0BDC589C" w14:textId="705A467E"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lastRenderedPageBreak/>
              <w:t>SYNERGY</w:t>
            </w:r>
          </w:p>
        </w:tc>
        <w:tc>
          <w:tcPr>
            <w:tcW w:w="284" w:type="dxa"/>
            <w:vMerge w:val="restart"/>
            <w:tcBorders>
              <w:bottom w:val="single" w:sz="4" w:space="0" w:color="auto"/>
            </w:tcBorders>
            <w:vAlign w:val="center"/>
            <w:hideMark/>
          </w:tcPr>
          <w:p w14:paraId="1F40203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tcBorders>
              <w:bottom w:val="single" w:sz="4" w:space="0" w:color="auto"/>
            </w:tcBorders>
            <w:vAlign w:val="center"/>
            <w:hideMark/>
          </w:tcPr>
          <w:p w14:paraId="5C6F74F8" w14:textId="4D209529"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Count of all agroecological practices implemented, based on the following questions: </w:t>
            </w:r>
          </w:p>
          <w:p w14:paraId="4E23E49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p w14:paraId="44AEED17" w14:textId="0A1D8639" w:rsidR="00EA6AA9" w:rsidRPr="0037562D" w:rsidRDefault="00EA6AA9" w:rsidP="00EA6AA9">
            <w:pPr>
              <w:pStyle w:val="ListParagraph"/>
              <w:numPr>
                <w:ilvl w:val="0"/>
                <w:numId w:val="70"/>
              </w:numPr>
              <w:spacing w:after="0" w:line="240" w:lineRule="auto"/>
              <w:ind w:left="376"/>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past, did you use any of these practices on your cropland?</w:t>
            </w:r>
          </w:p>
          <w:p w14:paraId="170A72FE" w14:textId="77777777" w:rsidR="00EA6AA9" w:rsidRPr="0037562D" w:rsidRDefault="00EA6AA9" w:rsidP="00EA6AA9">
            <w:pPr>
              <w:pStyle w:val="ListParagraph"/>
              <w:numPr>
                <w:ilvl w:val="0"/>
                <w:numId w:val="70"/>
              </w:numPr>
              <w:spacing w:after="0" w:line="240" w:lineRule="auto"/>
              <w:ind w:left="376"/>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Which practices do you use on cropland to improve soil quality and health?</w:t>
            </w:r>
          </w:p>
          <w:p w14:paraId="5578E451" w14:textId="77777777" w:rsidR="00EA6AA9" w:rsidRPr="0037562D" w:rsidRDefault="00EA6AA9" w:rsidP="00EA6AA9">
            <w:pPr>
              <w:pStyle w:val="ListParagraph"/>
              <w:numPr>
                <w:ilvl w:val="0"/>
                <w:numId w:val="70"/>
              </w:numPr>
              <w:spacing w:after="0" w:line="240" w:lineRule="auto"/>
              <w:ind w:left="376"/>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What practices did you apply in the last 12 months on the farm to manage crop pests?</w:t>
            </w:r>
          </w:p>
          <w:p w14:paraId="7CB0AF82" w14:textId="77777777" w:rsidR="00EA6AA9" w:rsidRPr="0037562D" w:rsidRDefault="00EA6AA9" w:rsidP="00EA6AA9">
            <w:pPr>
              <w:pStyle w:val="ListParagraph"/>
              <w:numPr>
                <w:ilvl w:val="0"/>
                <w:numId w:val="70"/>
              </w:numPr>
              <w:spacing w:after="0" w:line="240" w:lineRule="auto"/>
              <w:ind w:left="376"/>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On the grazing land (owned, leased or shared), did you apply in the last 12 months any of the following practices?</w:t>
            </w:r>
          </w:p>
          <w:p w14:paraId="75AF8F4C" w14:textId="77777777" w:rsidR="00EA6AA9" w:rsidRPr="0037562D" w:rsidRDefault="00EA6AA9" w:rsidP="00EA6AA9">
            <w:pPr>
              <w:pStyle w:val="ListParagraph"/>
              <w:numPr>
                <w:ilvl w:val="0"/>
                <w:numId w:val="70"/>
              </w:numPr>
              <w:spacing w:after="0" w:line="240" w:lineRule="auto"/>
              <w:ind w:left="376"/>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On the fish production land, did you apply in the last 12 months any of the following practices?</w:t>
            </w:r>
          </w:p>
          <w:p w14:paraId="7A213CD0" w14:textId="4A4CBFCF" w:rsidR="00EA6AA9" w:rsidRPr="0037562D" w:rsidRDefault="00EA6AA9" w:rsidP="00EA6AA9">
            <w:pPr>
              <w:pStyle w:val="ListParagraph"/>
              <w:numPr>
                <w:ilvl w:val="0"/>
                <w:numId w:val="70"/>
              </w:numPr>
              <w:spacing w:after="0" w:line="240" w:lineRule="auto"/>
              <w:ind w:left="376"/>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addition to actions, you mentioned previously, is there anything else you do on your farm to make sure there are positive relationships between animals, crops, trees, soil and water?</w:t>
            </w:r>
          </w:p>
        </w:tc>
        <w:tc>
          <w:tcPr>
            <w:tcW w:w="3686" w:type="dxa"/>
            <w:tcBorders>
              <w:bottom w:val="single" w:sz="4" w:space="0" w:color="auto"/>
            </w:tcBorders>
            <w:vAlign w:val="center"/>
            <w:hideMark/>
          </w:tcPr>
          <w:p w14:paraId="7BDC3F2C" w14:textId="77777777" w:rsidR="00EA6AA9"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four or more agroecological practices</w:t>
            </w:r>
            <w:r w:rsidR="00E958E3">
              <w:rPr>
                <w:rFonts w:ascii="Calibri" w:eastAsia="Times New Roman" w:hAnsi="Calibri" w:cs="Calibri"/>
                <w:i/>
                <w:iCs/>
                <w:color w:val="000000"/>
                <w:kern w:val="0"/>
                <w:sz w:val="20"/>
                <w:szCs w:val="20"/>
                <w14:ligatures w14:val="none"/>
              </w:rPr>
              <w:t xml:space="preserve"> including: </w:t>
            </w:r>
          </w:p>
          <w:p w14:paraId="41406778" w14:textId="1AC2CA55" w:rsidR="00E958E3" w:rsidRPr="00E958E3" w:rsidRDefault="00E958E3" w:rsidP="00E958E3">
            <w:pPr>
              <w:spacing w:after="0" w:line="240" w:lineRule="auto"/>
              <w:rPr>
                <w:rFonts w:ascii="Calibri" w:eastAsia="Times New Roman" w:hAnsi="Calibri" w:cs="Calibri"/>
                <w:i/>
                <w:iCs/>
                <w:color w:val="000000"/>
                <w:kern w:val="0"/>
                <w:sz w:val="20"/>
                <w:szCs w:val="20"/>
                <w:lang w:val="en-US"/>
                <w14:ligatures w14:val="none"/>
              </w:rPr>
            </w:pPr>
            <w:r w:rsidRPr="00E958E3">
              <w:rPr>
                <w:rFonts w:ascii="Calibri" w:eastAsia="Times New Roman" w:hAnsi="Calibri" w:cs="Calibri"/>
                <w:i/>
                <w:iCs/>
                <w:color w:val="000000"/>
                <w:kern w:val="0"/>
                <w:sz w:val="20"/>
                <w:szCs w:val="20"/>
                <w:lang w:val="en-US"/>
                <w14:ligatures w14:val="none"/>
              </w:rPr>
              <w:t>Agroforestry</w:t>
            </w:r>
            <w:r w:rsidRPr="00E958E3">
              <w:rPr>
                <w:rFonts w:ascii="Calibri" w:eastAsia="Times New Roman" w:hAnsi="Calibri" w:cs="Calibri"/>
                <w:i/>
                <w:iCs/>
                <w:color w:val="000000"/>
                <w:kern w:val="0"/>
                <w:sz w:val="20"/>
                <w:szCs w:val="20"/>
                <w:lang w:val="en-US"/>
                <w14:ligatures w14:val="none"/>
              </w:rPr>
              <w:br/>
              <w:t>Cover crops</w:t>
            </w:r>
            <w:r w:rsidRPr="00E958E3">
              <w:rPr>
                <w:rFonts w:ascii="Calibri" w:eastAsia="Times New Roman" w:hAnsi="Calibri" w:cs="Calibri"/>
                <w:i/>
                <w:iCs/>
                <w:color w:val="000000"/>
                <w:kern w:val="0"/>
                <w:sz w:val="20"/>
                <w:szCs w:val="20"/>
                <w:lang w:val="en-US"/>
                <w14:ligatures w14:val="none"/>
              </w:rPr>
              <w:br/>
              <w:t>Crop rotation</w:t>
            </w:r>
            <w:r w:rsidRPr="00E958E3">
              <w:rPr>
                <w:rFonts w:ascii="Calibri" w:eastAsia="Times New Roman" w:hAnsi="Calibri" w:cs="Calibri"/>
                <w:i/>
                <w:iCs/>
                <w:color w:val="000000"/>
                <w:kern w:val="0"/>
                <w:sz w:val="20"/>
                <w:szCs w:val="20"/>
                <w:lang w:val="en-US"/>
                <w14:ligatures w14:val="none"/>
              </w:rPr>
              <w:br/>
              <w:t>Fallow (leave land unproductive)</w:t>
            </w:r>
            <w:r w:rsidRPr="00E958E3">
              <w:rPr>
                <w:rFonts w:ascii="Calibri" w:eastAsia="Times New Roman" w:hAnsi="Calibri" w:cs="Calibri"/>
                <w:i/>
                <w:iCs/>
                <w:color w:val="000000"/>
                <w:kern w:val="0"/>
                <w:sz w:val="20"/>
                <w:szCs w:val="20"/>
                <w:lang w:val="en-US"/>
                <w14:ligatures w14:val="none"/>
              </w:rPr>
              <w:br/>
              <w:t>Hedgerows/Live fences</w:t>
            </w:r>
            <w:r w:rsidRPr="00E958E3">
              <w:rPr>
                <w:rFonts w:ascii="Calibri" w:eastAsia="Times New Roman" w:hAnsi="Calibri" w:cs="Calibri"/>
                <w:i/>
                <w:iCs/>
                <w:color w:val="000000"/>
                <w:kern w:val="0"/>
                <w:sz w:val="20"/>
                <w:szCs w:val="20"/>
                <w:lang w:val="en-US"/>
                <w14:ligatures w14:val="none"/>
              </w:rPr>
              <w:br/>
              <w:t>Homegarden</w:t>
            </w:r>
            <w:r w:rsidRPr="00E958E3">
              <w:rPr>
                <w:rFonts w:ascii="Calibri" w:eastAsia="Times New Roman" w:hAnsi="Calibri" w:cs="Calibri"/>
                <w:i/>
                <w:iCs/>
                <w:color w:val="000000"/>
                <w:kern w:val="0"/>
                <w:sz w:val="20"/>
                <w:szCs w:val="20"/>
                <w:lang w:val="en-US"/>
                <w14:ligatures w14:val="none"/>
              </w:rPr>
              <w:br/>
              <w:t>Intercropping</w:t>
            </w:r>
            <w:r w:rsidRPr="00E958E3">
              <w:rPr>
                <w:rFonts w:ascii="Calibri" w:eastAsia="Times New Roman" w:hAnsi="Calibri" w:cs="Calibri"/>
                <w:i/>
                <w:iCs/>
                <w:color w:val="000000"/>
                <w:kern w:val="0"/>
                <w:sz w:val="20"/>
                <w:szCs w:val="20"/>
                <w:lang w:val="en-US"/>
                <w14:ligatures w14:val="none"/>
              </w:rPr>
              <w:br/>
              <w:t>Mulching</w:t>
            </w:r>
            <w:r w:rsidRPr="00E958E3">
              <w:rPr>
                <w:rFonts w:ascii="Calibri" w:eastAsia="Times New Roman" w:hAnsi="Calibri" w:cs="Calibri"/>
                <w:i/>
                <w:iCs/>
                <w:color w:val="000000"/>
                <w:kern w:val="0"/>
                <w:sz w:val="20"/>
                <w:szCs w:val="20"/>
                <w:lang w:val="en-US"/>
                <w14:ligatures w14:val="none"/>
              </w:rPr>
              <w:br/>
              <w:t>Natural strips/vegetation</w:t>
            </w:r>
            <w:r w:rsidRPr="00E958E3">
              <w:rPr>
                <w:rFonts w:ascii="Calibri" w:eastAsia="Times New Roman" w:hAnsi="Calibri" w:cs="Calibri"/>
                <w:i/>
                <w:iCs/>
                <w:color w:val="000000"/>
                <w:kern w:val="0"/>
                <w:sz w:val="20"/>
                <w:szCs w:val="20"/>
                <w:lang w:val="en-US"/>
                <w14:ligatures w14:val="none"/>
              </w:rPr>
              <w:br/>
              <w:t>Pollinator/Flower strips</w:t>
            </w:r>
            <w:r w:rsidRPr="00E958E3">
              <w:rPr>
                <w:rFonts w:ascii="Calibri" w:eastAsia="Times New Roman" w:hAnsi="Calibri" w:cs="Calibri"/>
                <w:i/>
                <w:iCs/>
                <w:color w:val="000000"/>
                <w:kern w:val="0"/>
                <w:sz w:val="20"/>
                <w:szCs w:val="20"/>
                <w:lang w:val="en-US"/>
                <w14:ligatures w14:val="none"/>
              </w:rPr>
              <w:br/>
              <w:t>Pull-push</w:t>
            </w:r>
            <w:r w:rsidRPr="00E958E3">
              <w:rPr>
                <w:rFonts w:ascii="Calibri" w:eastAsia="Times New Roman" w:hAnsi="Calibri" w:cs="Calibri"/>
                <w:i/>
                <w:iCs/>
                <w:color w:val="000000"/>
                <w:kern w:val="0"/>
                <w:sz w:val="20"/>
                <w:szCs w:val="20"/>
                <w:lang w:val="en-US"/>
                <w14:ligatures w14:val="none"/>
              </w:rPr>
              <w:br/>
              <w:t>Other (please specify)</w:t>
            </w:r>
          </w:p>
          <w:p w14:paraId="5F000558" w14:textId="77777777" w:rsidR="00E958E3" w:rsidRDefault="00E958E3" w:rsidP="00EA6AA9">
            <w:pPr>
              <w:spacing w:after="0" w:line="240" w:lineRule="auto"/>
              <w:rPr>
                <w:rFonts w:ascii="Calibri" w:eastAsia="Times New Roman" w:hAnsi="Calibri" w:cs="Calibri"/>
                <w:i/>
                <w:iCs/>
                <w:color w:val="000000"/>
                <w:kern w:val="0"/>
                <w:sz w:val="20"/>
                <w:szCs w:val="20"/>
                <w:lang w:val="en-US"/>
                <w14:ligatures w14:val="none"/>
              </w:rPr>
            </w:pPr>
          </w:p>
          <w:p w14:paraId="57BCA074" w14:textId="77777777" w:rsidR="00E63662" w:rsidRDefault="00E63662" w:rsidP="00EA6AA9">
            <w:pPr>
              <w:spacing w:after="0" w:line="240" w:lineRule="auto"/>
              <w:rPr>
                <w:rFonts w:ascii="Calibri" w:eastAsia="Times New Roman" w:hAnsi="Calibri" w:cs="Calibri"/>
                <w:i/>
                <w:iCs/>
                <w:color w:val="000000"/>
                <w:kern w:val="0"/>
                <w:sz w:val="20"/>
                <w:szCs w:val="20"/>
                <w:lang w:val="en-US"/>
                <w14:ligatures w14:val="none"/>
              </w:rPr>
            </w:pPr>
            <w:r>
              <w:rPr>
                <w:rFonts w:ascii="Calibri" w:eastAsia="Times New Roman" w:hAnsi="Calibri" w:cs="Calibri"/>
                <w:i/>
                <w:iCs/>
                <w:color w:val="000000"/>
                <w:kern w:val="0"/>
                <w:sz w:val="20"/>
                <w:szCs w:val="20"/>
                <w:lang w:val="en-US"/>
                <w14:ligatures w14:val="none"/>
              </w:rPr>
              <w:t>(Exclude:</w:t>
            </w:r>
          </w:p>
          <w:p w14:paraId="02F2BA7F" w14:textId="77777777" w:rsidR="00E63662" w:rsidRDefault="00E63662" w:rsidP="00EA6AA9">
            <w:pPr>
              <w:spacing w:after="0" w:line="240" w:lineRule="auto"/>
              <w:rPr>
                <w:rFonts w:ascii="Calibri" w:eastAsia="Times New Roman" w:hAnsi="Calibri" w:cs="Calibri"/>
                <w:i/>
                <w:iCs/>
                <w:color w:val="000000"/>
                <w:kern w:val="0"/>
                <w:sz w:val="20"/>
                <w:szCs w:val="20"/>
                <w14:ligatures w14:val="none"/>
              </w:rPr>
            </w:pPr>
            <w:r w:rsidRPr="00E63662">
              <w:rPr>
                <w:rFonts w:ascii="Calibri" w:eastAsia="Times New Roman" w:hAnsi="Calibri" w:cs="Calibri"/>
                <w:i/>
                <w:iCs/>
                <w:color w:val="000000"/>
                <w:kern w:val="0"/>
                <w:sz w:val="20"/>
                <w:szCs w:val="20"/>
                <w14:ligatures w14:val="none"/>
              </w:rPr>
              <w:t>Monoculture with annual crops</w:t>
            </w:r>
            <w:r w:rsidRPr="00E63662">
              <w:rPr>
                <w:rFonts w:ascii="Calibri" w:eastAsia="Times New Roman" w:hAnsi="Calibri" w:cs="Calibri"/>
                <w:i/>
                <w:iCs/>
                <w:color w:val="000000"/>
                <w:kern w:val="0"/>
                <w:sz w:val="20"/>
                <w:szCs w:val="20"/>
                <w14:ligatures w14:val="none"/>
              </w:rPr>
              <w:br/>
              <w:t>Monoculture with perennial crops</w:t>
            </w:r>
          </w:p>
          <w:p w14:paraId="2F5DB794" w14:textId="77777777" w:rsidR="00E63662" w:rsidRDefault="00E63662" w:rsidP="00EA6AA9">
            <w:pPr>
              <w:spacing w:after="0" w:line="240" w:lineRule="auto"/>
              <w:rPr>
                <w:rFonts w:ascii="Calibri" w:eastAsia="Times New Roman" w:hAnsi="Calibri" w:cs="Calibri"/>
                <w:i/>
                <w:iCs/>
                <w:color w:val="000000"/>
                <w:kern w:val="0"/>
                <w:sz w:val="20"/>
                <w:szCs w:val="20"/>
                <w:lang w:val="en-US"/>
                <w14:ligatures w14:val="none"/>
              </w:rPr>
            </w:pPr>
            <w:r w:rsidRPr="00E958E3">
              <w:rPr>
                <w:rFonts w:ascii="Calibri" w:eastAsia="Times New Roman" w:hAnsi="Calibri" w:cs="Calibri"/>
                <w:i/>
                <w:iCs/>
                <w:color w:val="000000"/>
                <w:kern w:val="0"/>
                <w:sz w:val="20"/>
                <w:szCs w:val="20"/>
                <w:lang w:val="en-US"/>
                <w14:ligatures w14:val="none"/>
              </w:rPr>
              <w:t>Burning crop residues</w:t>
            </w:r>
          </w:p>
          <w:p w14:paraId="2EECA7B0" w14:textId="77777777" w:rsidR="00E63662" w:rsidRDefault="00E63662" w:rsidP="00EA6AA9">
            <w:pPr>
              <w:spacing w:after="0" w:line="240" w:lineRule="auto"/>
              <w:rPr>
                <w:rFonts w:ascii="Calibri" w:eastAsia="Times New Roman" w:hAnsi="Calibri" w:cs="Calibri"/>
                <w:i/>
                <w:iCs/>
                <w:color w:val="000000"/>
                <w:kern w:val="0"/>
                <w:sz w:val="20"/>
                <w:szCs w:val="20"/>
                <w:lang w:val="en-US"/>
                <w14:ligatures w14:val="none"/>
              </w:rPr>
            </w:pPr>
            <w:r w:rsidRPr="00E958E3">
              <w:rPr>
                <w:rFonts w:ascii="Calibri" w:eastAsia="Times New Roman" w:hAnsi="Calibri" w:cs="Calibri"/>
                <w:i/>
                <w:iCs/>
                <w:color w:val="000000"/>
                <w:kern w:val="0"/>
                <w:sz w:val="20"/>
                <w:szCs w:val="20"/>
                <w:lang w:val="en-US"/>
                <w14:ligatures w14:val="none"/>
              </w:rPr>
              <w:t>Land clearing for agriculture</w:t>
            </w:r>
          </w:p>
          <w:p w14:paraId="3B211EC2" w14:textId="3D17DB4D" w:rsidR="00E63662" w:rsidRPr="00E958E3" w:rsidRDefault="00E63662" w:rsidP="00EA6AA9">
            <w:pPr>
              <w:spacing w:after="0" w:line="240" w:lineRule="auto"/>
              <w:rPr>
                <w:rFonts w:ascii="Calibri" w:eastAsia="Times New Roman" w:hAnsi="Calibri" w:cs="Calibri"/>
                <w:i/>
                <w:iCs/>
                <w:color w:val="000000"/>
                <w:kern w:val="0"/>
                <w:sz w:val="20"/>
                <w:szCs w:val="20"/>
                <w:lang w:val="en-US"/>
                <w14:ligatures w14:val="none"/>
              </w:rPr>
            </w:pPr>
            <w:r>
              <w:rPr>
                <w:rFonts w:ascii="Calibri" w:eastAsia="Times New Roman" w:hAnsi="Calibri" w:cs="Calibri"/>
                <w:i/>
                <w:iCs/>
                <w:color w:val="000000"/>
                <w:kern w:val="0"/>
                <w:sz w:val="20"/>
                <w:szCs w:val="20"/>
                <w:lang w:val="en-US"/>
                <w14:ligatures w14:val="none"/>
              </w:rPr>
              <w:t>Overgrazing)</w:t>
            </w:r>
          </w:p>
        </w:tc>
        <w:tc>
          <w:tcPr>
            <w:tcW w:w="1406" w:type="dxa"/>
            <w:tcBorders>
              <w:bottom w:val="single" w:sz="4" w:space="0" w:color="auto"/>
            </w:tcBorders>
            <w:vAlign w:val="center"/>
            <w:hideMark/>
          </w:tcPr>
          <w:p w14:paraId="00A5DA7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36F6A721" w14:textId="77777777" w:rsidTr="465A6CE9">
        <w:trPr>
          <w:trHeight w:val="1578"/>
        </w:trPr>
        <w:tc>
          <w:tcPr>
            <w:tcW w:w="1129" w:type="dxa"/>
            <w:vMerge/>
            <w:vAlign w:val="center"/>
            <w:hideMark/>
          </w:tcPr>
          <w:p w14:paraId="7C11485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3E11831B" w14:textId="37EF4EF1"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hideMark/>
          </w:tcPr>
          <w:p w14:paraId="40DF778E" w14:textId="474896DE"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hideMark/>
          </w:tcPr>
          <w:p w14:paraId="3779D8A5" w14:textId="553471EA"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 xml:space="preserve">Implementing three </w:t>
            </w:r>
            <w:r w:rsidR="00E63662" w:rsidRPr="0037562D">
              <w:rPr>
                <w:rFonts w:ascii="Calibri" w:eastAsia="Times New Roman" w:hAnsi="Calibri" w:cs="Calibri"/>
                <w:i/>
                <w:iCs/>
                <w:color w:val="000000"/>
                <w:kern w:val="0"/>
                <w:sz w:val="20"/>
                <w:szCs w:val="20"/>
                <w14:ligatures w14:val="none"/>
              </w:rPr>
              <w:t xml:space="preserve">agroecological </w:t>
            </w:r>
            <w:r w:rsidRPr="0037562D">
              <w:rPr>
                <w:rFonts w:ascii="Calibri" w:eastAsia="Times New Roman" w:hAnsi="Calibri" w:cs="Calibri"/>
                <w:i/>
                <w:iCs/>
                <w:color w:val="000000"/>
                <w:kern w:val="0"/>
                <w:sz w:val="20"/>
                <w:szCs w:val="20"/>
                <w14:ligatures w14:val="none"/>
              </w:rPr>
              <w:t>practices</w:t>
            </w:r>
          </w:p>
        </w:tc>
        <w:tc>
          <w:tcPr>
            <w:tcW w:w="1406" w:type="dxa"/>
            <w:vAlign w:val="center"/>
            <w:hideMark/>
          </w:tcPr>
          <w:p w14:paraId="58790D0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22CF2FC5" w14:textId="77777777" w:rsidTr="465A6CE9">
        <w:trPr>
          <w:trHeight w:val="1799"/>
        </w:trPr>
        <w:tc>
          <w:tcPr>
            <w:tcW w:w="1129" w:type="dxa"/>
            <w:vMerge/>
            <w:vAlign w:val="center"/>
            <w:hideMark/>
          </w:tcPr>
          <w:p w14:paraId="2F767D0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6FA809F3" w14:textId="72B4449F"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hideMark/>
          </w:tcPr>
          <w:p w14:paraId="1C92B241" w14:textId="1EE6CF65"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hideMark/>
          </w:tcPr>
          <w:p w14:paraId="54807167" w14:textId="1EA6BBCF"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 xml:space="preserve">Implementing two </w:t>
            </w:r>
            <w:r w:rsidR="00E63662" w:rsidRPr="0037562D">
              <w:rPr>
                <w:rFonts w:ascii="Calibri" w:eastAsia="Times New Roman" w:hAnsi="Calibri" w:cs="Calibri"/>
                <w:i/>
                <w:iCs/>
                <w:color w:val="000000"/>
                <w:kern w:val="0"/>
                <w:sz w:val="20"/>
                <w:szCs w:val="20"/>
                <w14:ligatures w14:val="none"/>
              </w:rPr>
              <w:t xml:space="preserve">agroecological </w:t>
            </w:r>
            <w:r w:rsidRPr="0037562D">
              <w:rPr>
                <w:rFonts w:ascii="Calibri" w:eastAsia="Times New Roman" w:hAnsi="Calibri" w:cs="Calibri"/>
                <w:i/>
                <w:iCs/>
                <w:color w:val="000000"/>
                <w:kern w:val="0"/>
                <w:sz w:val="20"/>
                <w:szCs w:val="20"/>
                <w14:ligatures w14:val="none"/>
              </w:rPr>
              <w:t>practices</w:t>
            </w:r>
          </w:p>
        </w:tc>
        <w:tc>
          <w:tcPr>
            <w:tcW w:w="1406" w:type="dxa"/>
            <w:vAlign w:val="center"/>
            <w:hideMark/>
          </w:tcPr>
          <w:p w14:paraId="5E8B5881"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4D67841F" w14:textId="77777777" w:rsidTr="465A6CE9">
        <w:trPr>
          <w:trHeight w:val="2081"/>
        </w:trPr>
        <w:tc>
          <w:tcPr>
            <w:tcW w:w="1129" w:type="dxa"/>
            <w:vMerge/>
            <w:vAlign w:val="center"/>
            <w:hideMark/>
          </w:tcPr>
          <w:p w14:paraId="0168696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1DA0E0FA" w14:textId="08B97623"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hideMark/>
          </w:tcPr>
          <w:p w14:paraId="3FE385A7" w14:textId="63BE74CC"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hideMark/>
          </w:tcPr>
          <w:p w14:paraId="73F5D56F" w14:textId="6B24D58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Implementing one</w:t>
            </w:r>
            <w:r w:rsidR="00E63662" w:rsidRPr="0037562D">
              <w:rPr>
                <w:rFonts w:ascii="Calibri" w:eastAsia="Times New Roman" w:hAnsi="Calibri" w:cs="Calibri"/>
                <w:i/>
                <w:iCs/>
                <w:color w:val="000000"/>
                <w:kern w:val="0"/>
                <w:sz w:val="20"/>
                <w:szCs w:val="20"/>
                <w14:ligatures w14:val="none"/>
              </w:rPr>
              <w:t xml:space="preserve"> agroecological</w:t>
            </w:r>
            <w:r w:rsidRPr="0037562D">
              <w:rPr>
                <w:rFonts w:ascii="Calibri" w:eastAsia="Times New Roman" w:hAnsi="Calibri" w:cs="Calibri"/>
                <w:i/>
                <w:iCs/>
                <w:color w:val="000000"/>
                <w:kern w:val="0"/>
                <w:sz w:val="20"/>
                <w:szCs w:val="20"/>
                <w14:ligatures w14:val="none"/>
              </w:rPr>
              <w:t xml:space="preserve"> practice</w:t>
            </w:r>
          </w:p>
        </w:tc>
        <w:tc>
          <w:tcPr>
            <w:tcW w:w="1406" w:type="dxa"/>
            <w:vAlign w:val="center"/>
            <w:hideMark/>
          </w:tcPr>
          <w:p w14:paraId="3909F0C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539727CB" w14:textId="77777777" w:rsidTr="465A6CE9">
        <w:trPr>
          <w:trHeight w:val="1230"/>
        </w:trPr>
        <w:tc>
          <w:tcPr>
            <w:tcW w:w="1129" w:type="dxa"/>
            <w:vMerge/>
            <w:vAlign w:val="center"/>
            <w:hideMark/>
          </w:tcPr>
          <w:p w14:paraId="1744741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tcPr>
          <w:p w14:paraId="3825DC70" w14:textId="4DF5BF42"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2551" w:type="dxa"/>
            <w:vMerge/>
            <w:vAlign w:val="center"/>
            <w:hideMark/>
          </w:tcPr>
          <w:p w14:paraId="1F867EDE" w14:textId="037749D1"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p>
        </w:tc>
        <w:tc>
          <w:tcPr>
            <w:tcW w:w="3686" w:type="dxa"/>
            <w:vAlign w:val="center"/>
            <w:hideMark/>
          </w:tcPr>
          <w:p w14:paraId="5FF0ACB8" w14:textId="5028D1B9"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 xml:space="preserve">No </w:t>
            </w:r>
            <w:r w:rsidR="00E63662" w:rsidRPr="0037562D">
              <w:rPr>
                <w:rFonts w:ascii="Calibri" w:eastAsia="Times New Roman" w:hAnsi="Calibri" w:cs="Calibri"/>
                <w:i/>
                <w:iCs/>
                <w:color w:val="000000"/>
                <w:kern w:val="0"/>
                <w:sz w:val="20"/>
                <w:szCs w:val="20"/>
                <w14:ligatures w14:val="none"/>
              </w:rPr>
              <w:t xml:space="preserve">agroecological </w:t>
            </w:r>
            <w:r w:rsidRPr="0037562D">
              <w:rPr>
                <w:rFonts w:ascii="Calibri" w:eastAsia="Times New Roman" w:hAnsi="Calibri" w:cs="Calibri"/>
                <w:i/>
                <w:iCs/>
                <w:color w:val="000000"/>
                <w:kern w:val="0"/>
                <w:sz w:val="20"/>
                <w:szCs w:val="20"/>
                <w14:ligatures w14:val="none"/>
              </w:rPr>
              <w:t>practices</w:t>
            </w:r>
          </w:p>
        </w:tc>
        <w:tc>
          <w:tcPr>
            <w:tcW w:w="1406" w:type="dxa"/>
            <w:vAlign w:val="center"/>
            <w:hideMark/>
          </w:tcPr>
          <w:p w14:paraId="2F1F01D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34935E8E" w14:textId="77777777" w:rsidTr="465A6CE9">
        <w:trPr>
          <w:trHeight w:val="30"/>
        </w:trPr>
        <w:tc>
          <w:tcPr>
            <w:tcW w:w="1129" w:type="dxa"/>
            <w:vMerge w:val="restart"/>
            <w:shd w:val="clear" w:color="auto" w:fill="FAE2D5" w:themeFill="accent2" w:themeFillTint="33"/>
            <w:textDirection w:val="btLr"/>
            <w:vAlign w:val="center"/>
            <w:hideMark/>
          </w:tcPr>
          <w:p w14:paraId="68DE6C89" w14:textId="525CB160"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ECONOMIC DIVERSIFICATION</w:t>
            </w:r>
          </w:p>
        </w:tc>
        <w:tc>
          <w:tcPr>
            <w:tcW w:w="284" w:type="dxa"/>
            <w:vMerge w:val="restart"/>
            <w:vAlign w:val="center"/>
            <w:hideMark/>
          </w:tcPr>
          <w:p w14:paraId="37F6C32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10A95A8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Please select all the income sources your household has</w:t>
            </w:r>
          </w:p>
        </w:tc>
        <w:tc>
          <w:tcPr>
            <w:tcW w:w="3686" w:type="dxa"/>
            <w:vAlign w:val="center"/>
            <w:hideMark/>
          </w:tcPr>
          <w:p w14:paraId="450D253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Five or more methods of income generation.</w:t>
            </w:r>
          </w:p>
        </w:tc>
        <w:tc>
          <w:tcPr>
            <w:tcW w:w="1406" w:type="dxa"/>
            <w:vAlign w:val="center"/>
            <w:hideMark/>
          </w:tcPr>
          <w:p w14:paraId="245A3AE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0B5EB5F0" w14:textId="77777777" w:rsidTr="465A6CE9">
        <w:trPr>
          <w:trHeight w:val="300"/>
        </w:trPr>
        <w:tc>
          <w:tcPr>
            <w:tcW w:w="1129" w:type="dxa"/>
            <w:vMerge/>
            <w:vAlign w:val="center"/>
            <w:hideMark/>
          </w:tcPr>
          <w:p w14:paraId="149F39D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B7BA9A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2293C4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88233E6"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Four methods of income generation.</w:t>
            </w:r>
          </w:p>
        </w:tc>
        <w:tc>
          <w:tcPr>
            <w:tcW w:w="1406" w:type="dxa"/>
            <w:vAlign w:val="center"/>
            <w:hideMark/>
          </w:tcPr>
          <w:p w14:paraId="760DD2D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4697A6E8" w14:textId="77777777" w:rsidTr="465A6CE9">
        <w:trPr>
          <w:trHeight w:val="300"/>
        </w:trPr>
        <w:tc>
          <w:tcPr>
            <w:tcW w:w="1129" w:type="dxa"/>
            <w:vMerge/>
            <w:vAlign w:val="center"/>
            <w:hideMark/>
          </w:tcPr>
          <w:p w14:paraId="4B76694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8B12E9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0545AD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778AEAE"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Three methods of income generation.</w:t>
            </w:r>
          </w:p>
        </w:tc>
        <w:tc>
          <w:tcPr>
            <w:tcW w:w="1406" w:type="dxa"/>
            <w:vAlign w:val="center"/>
            <w:hideMark/>
          </w:tcPr>
          <w:p w14:paraId="7BD21C61"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6013A3BF" w14:textId="77777777" w:rsidTr="465A6CE9">
        <w:trPr>
          <w:trHeight w:val="300"/>
        </w:trPr>
        <w:tc>
          <w:tcPr>
            <w:tcW w:w="1129" w:type="dxa"/>
            <w:vMerge/>
            <w:vAlign w:val="center"/>
            <w:hideMark/>
          </w:tcPr>
          <w:p w14:paraId="42EADAE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6DC10A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378B15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DFE0E23"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Two methods of income generation.</w:t>
            </w:r>
          </w:p>
        </w:tc>
        <w:tc>
          <w:tcPr>
            <w:tcW w:w="1406" w:type="dxa"/>
            <w:vAlign w:val="center"/>
            <w:hideMark/>
          </w:tcPr>
          <w:p w14:paraId="2671353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7ACE770C" w14:textId="77777777" w:rsidTr="465A6CE9">
        <w:trPr>
          <w:trHeight w:val="300"/>
        </w:trPr>
        <w:tc>
          <w:tcPr>
            <w:tcW w:w="1129" w:type="dxa"/>
            <w:vMerge/>
            <w:vAlign w:val="center"/>
            <w:hideMark/>
          </w:tcPr>
          <w:p w14:paraId="6C7DC0A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F53F66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321528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2F72BBF"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One method of income generation.</w:t>
            </w:r>
          </w:p>
        </w:tc>
        <w:tc>
          <w:tcPr>
            <w:tcW w:w="1406" w:type="dxa"/>
            <w:vAlign w:val="center"/>
            <w:hideMark/>
          </w:tcPr>
          <w:p w14:paraId="0F563F7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6141D86B" w14:textId="77777777" w:rsidTr="465A6CE9">
        <w:trPr>
          <w:trHeight w:val="300"/>
        </w:trPr>
        <w:tc>
          <w:tcPr>
            <w:tcW w:w="1129" w:type="dxa"/>
            <w:vMerge w:val="restart"/>
            <w:shd w:val="clear" w:color="auto" w:fill="F6C5AC" w:themeFill="accent2" w:themeFillTint="66"/>
            <w:textDirection w:val="btLr"/>
            <w:vAlign w:val="center"/>
            <w:hideMark/>
          </w:tcPr>
          <w:p w14:paraId="5DBA02FD" w14:textId="338B20EA"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CO-CREATION OF KNOWLEDGE</w:t>
            </w:r>
          </w:p>
        </w:tc>
        <w:tc>
          <w:tcPr>
            <w:tcW w:w="284" w:type="dxa"/>
            <w:vMerge w:val="restart"/>
            <w:vAlign w:val="center"/>
            <w:hideMark/>
          </w:tcPr>
          <w:p w14:paraId="4411990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72285158" w14:textId="29DDDD7C"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times has your household exchanged information with the following food system stakeholders to create new or improved solutions to your or others' farming problems?</w:t>
            </w:r>
            <w:r>
              <w:rPr>
                <w:rFonts w:ascii="Calibri" w:eastAsia="Times New Roman" w:hAnsi="Calibri" w:cs="Calibri"/>
                <w:color w:val="000000"/>
                <w:kern w:val="0"/>
                <w:sz w:val="20"/>
                <w:szCs w:val="20"/>
                <w14:ligatures w14:val="none"/>
              </w:rPr>
              <w:t xml:space="preserve"> (Agricultural advisory services, consumers, food traders, government, NGOs, other farmers, researchers.)</w:t>
            </w:r>
          </w:p>
        </w:tc>
        <w:tc>
          <w:tcPr>
            <w:tcW w:w="3686" w:type="dxa"/>
            <w:noWrap/>
            <w:vAlign w:val="center"/>
            <w:hideMark/>
          </w:tcPr>
          <w:p w14:paraId="2A84BA3C" w14:textId="584B1C2D"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 or more times per year.</w:t>
            </w:r>
          </w:p>
        </w:tc>
        <w:tc>
          <w:tcPr>
            <w:tcW w:w="1406" w:type="dxa"/>
            <w:vAlign w:val="center"/>
          </w:tcPr>
          <w:p w14:paraId="40E952A2" w14:textId="2A50313F"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46D99AE2" w14:textId="77777777" w:rsidTr="465A6CE9">
        <w:trPr>
          <w:trHeight w:val="300"/>
        </w:trPr>
        <w:tc>
          <w:tcPr>
            <w:tcW w:w="1129" w:type="dxa"/>
            <w:vMerge/>
            <w:vAlign w:val="center"/>
            <w:hideMark/>
          </w:tcPr>
          <w:p w14:paraId="3618758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361DB7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C2E38A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D62C563" w14:textId="11A1065E"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713B2800" w14:textId="617E17A6"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35098A4C" w14:textId="77777777" w:rsidTr="465A6CE9">
        <w:trPr>
          <w:trHeight w:val="300"/>
        </w:trPr>
        <w:tc>
          <w:tcPr>
            <w:tcW w:w="1129" w:type="dxa"/>
            <w:vMerge/>
            <w:vAlign w:val="center"/>
            <w:hideMark/>
          </w:tcPr>
          <w:p w14:paraId="25179C6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5D70BA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5E609E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CEDBDBE" w14:textId="08A8A619"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1794D6ED" w14:textId="3D5E2C5F"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6A6D6157" w14:textId="77777777" w:rsidTr="465A6CE9">
        <w:trPr>
          <w:trHeight w:val="300"/>
        </w:trPr>
        <w:tc>
          <w:tcPr>
            <w:tcW w:w="1129" w:type="dxa"/>
            <w:vMerge/>
            <w:vAlign w:val="center"/>
            <w:hideMark/>
          </w:tcPr>
          <w:p w14:paraId="4A0B5AF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0AD183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B8693B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9320673" w14:textId="36BD7A7D"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1 time per year.</w:t>
            </w:r>
          </w:p>
        </w:tc>
        <w:tc>
          <w:tcPr>
            <w:tcW w:w="1406" w:type="dxa"/>
            <w:vAlign w:val="center"/>
          </w:tcPr>
          <w:p w14:paraId="5F2E1828" w14:textId="60D91605"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77BEC17C" w14:textId="77777777" w:rsidTr="465A6CE9">
        <w:trPr>
          <w:trHeight w:val="300"/>
        </w:trPr>
        <w:tc>
          <w:tcPr>
            <w:tcW w:w="1129" w:type="dxa"/>
            <w:vMerge/>
            <w:vAlign w:val="center"/>
            <w:hideMark/>
          </w:tcPr>
          <w:p w14:paraId="013C481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0A622A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08D008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ECED91E" w14:textId="0B954D64"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606C4E7B" w14:textId="032EB209"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10673E79" w14:textId="77777777" w:rsidTr="465A6CE9">
        <w:trPr>
          <w:trHeight w:val="300"/>
        </w:trPr>
        <w:tc>
          <w:tcPr>
            <w:tcW w:w="1129" w:type="dxa"/>
            <w:vMerge/>
            <w:vAlign w:val="center"/>
            <w:hideMark/>
          </w:tcPr>
          <w:p w14:paraId="6C11B0E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DBC5552"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3D222F0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times has your household exchanged information with the following food system stakeholders to create new or improved solutions to your or others' farming problems?</w:t>
            </w:r>
          </w:p>
        </w:tc>
        <w:tc>
          <w:tcPr>
            <w:tcW w:w="3686" w:type="dxa"/>
            <w:noWrap/>
            <w:vAlign w:val="center"/>
            <w:hideMark/>
          </w:tcPr>
          <w:p w14:paraId="5BC50A45" w14:textId="16C93B5A"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 or more times per year.</w:t>
            </w:r>
          </w:p>
        </w:tc>
        <w:tc>
          <w:tcPr>
            <w:tcW w:w="1406" w:type="dxa"/>
            <w:vAlign w:val="center"/>
          </w:tcPr>
          <w:p w14:paraId="3127D767" w14:textId="2B8A94E8"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14F3E05D" w14:textId="77777777" w:rsidTr="465A6CE9">
        <w:trPr>
          <w:trHeight w:val="300"/>
        </w:trPr>
        <w:tc>
          <w:tcPr>
            <w:tcW w:w="1129" w:type="dxa"/>
            <w:vMerge/>
            <w:vAlign w:val="center"/>
            <w:hideMark/>
          </w:tcPr>
          <w:p w14:paraId="63D4664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665503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7C4442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FF699D2" w14:textId="7B7A720B"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12780434" w14:textId="7E7F4D96"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450693AA" w14:textId="77777777" w:rsidTr="465A6CE9">
        <w:trPr>
          <w:trHeight w:val="300"/>
        </w:trPr>
        <w:tc>
          <w:tcPr>
            <w:tcW w:w="1129" w:type="dxa"/>
            <w:vMerge/>
            <w:vAlign w:val="center"/>
            <w:hideMark/>
          </w:tcPr>
          <w:p w14:paraId="6AF315E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A9CB2D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884925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9A1D22A" w14:textId="5344AA20"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000891F1" w14:textId="74D0745E"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48CF3307" w14:textId="77777777" w:rsidTr="465A6CE9">
        <w:trPr>
          <w:trHeight w:val="300"/>
        </w:trPr>
        <w:tc>
          <w:tcPr>
            <w:tcW w:w="1129" w:type="dxa"/>
            <w:vMerge/>
            <w:vAlign w:val="center"/>
            <w:hideMark/>
          </w:tcPr>
          <w:p w14:paraId="285BAB0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FBC6C2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A8DFAB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03C37DC" w14:textId="1E10CB3A" w:rsidR="00EA6AA9" w:rsidRPr="0037562D" w:rsidRDefault="00EA6AA9" w:rsidP="00EA6AA9">
            <w:pPr>
              <w:spacing w:after="0" w:line="240" w:lineRule="auto"/>
              <w:rPr>
                <w:rFonts w:ascii="Calibri" w:eastAsia="Times New Roman" w:hAnsi="Calibri" w:cs="Calibri"/>
                <w:i/>
                <w:color w:val="000000"/>
                <w:kern w:val="0"/>
                <w:sz w:val="20"/>
                <w:szCs w:val="20"/>
                <w14:ligatures w14:val="none"/>
              </w:rPr>
            </w:pPr>
            <w:r w:rsidRPr="0037562D">
              <w:rPr>
                <w:rFonts w:ascii="Calibri" w:eastAsia="Times New Roman" w:hAnsi="Calibri" w:cs="Calibri"/>
                <w:i/>
                <w:color w:val="000000" w:themeColor="text1"/>
                <w:sz w:val="20"/>
                <w:szCs w:val="20"/>
              </w:rPr>
              <w:t>1 time per year.</w:t>
            </w:r>
          </w:p>
        </w:tc>
        <w:tc>
          <w:tcPr>
            <w:tcW w:w="1406" w:type="dxa"/>
            <w:vAlign w:val="center"/>
          </w:tcPr>
          <w:p w14:paraId="7137B41B" w14:textId="7C0D242B"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0371BA3B" w14:textId="77777777" w:rsidTr="465A6CE9">
        <w:trPr>
          <w:trHeight w:val="300"/>
        </w:trPr>
        <w:tc>
          <w:tcPr>
            <w:tcW w:w="1129" w:type="dxa"/>
            <w:vMerge/>
            <w:vAlign w:val="center"/>
            <w:hideMark/>
          </w:tcPr>
          <w:p w14:paraId="4FE5609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DB69BD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185D9B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2111CA1" w14:textId="79345D98"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25843730" w14:textId="1F3186BA"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7239F9BE" w14:textId="77777777" w:rsidTr="465A6CE9">
        <w:trPr>
          <w:trHeight w:val="375"/>
        </w:trPr>
        <w:tc>
          <w:tcPr>
            <w:tcW w:w="1129" w:type="dxa"/>
            <w:vMerge/>
            <w:vAlign w:val="center"/>
            <w:hideMark/>
          </w:tcPr>
          <w:p w14:paraId="3D0218D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480AF4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27D1EEB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times has your household exchanged information with the following food system stakeholders to create new or improved solutions to your or others' farming problems?</w:t>
            </w:r>
          </w:p>
        </w:tc>
        <w:tc>
          <w:tcPr>
            <w:tcW w:w="3686" w:type="dxa"/>
            <w:noWrap/>
            <w:vAlign w:val="center"/>
            <w:hideMark/>
          </w:tcPr>
          <w:p w14:paraId="4C6239FF" w14:textId="075CECD8"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 or more times per year.</w:t>
            </w:r>
          </w:p>
        </w:tc>
        <w:tc>
          <w:tcPr>
            <w:tcW w:w="1406" w:type="dxa"/>
            <w:vAlign w:val="center"/>
          </w:tcPr>
          <w:p w14:paraId="6F57B7C3" w14:textId="4ABE086F"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575ABDBA" w14:textId="77777777" w:rsidTr="465A6CE9">
        <w:trPr>
          <w:trHeight w:val="375"/>
        </w:trPr>
        <w:tc>
          <w:tcPr>
            <w:tcW w:w="1129" w:type="dxa"/>
            <w:vMerge/>
            <w:vAlign w:val="center"/>
            <w:hideMark/>
          </w:tcPr>
          <w:p w14:paraId="352EF1C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4FD12D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BC79B0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FDE4CCB" w14:textId="23B26A22"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0E35100B" w14:textId="77566D00"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21BC8FA5" w14:textId="77777777" w:rsidTr="465A6CE9">
        <w:trPr>
          <w:trHeight w:val="375"/>
        </w:trPr>
        <w:tc>
          <w:tcPr>
            <w:tcW w:w="1129" w:type="dxa"/>
            <w:vMerge/>
            <w:vAlign w:val="center"/>
            <w:hideMark/>
          </w:tcPr>
          <w:p w14:paraId="4F2D7B2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ED9BD2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239D63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BEF8530" w14:textId="22F0FB73"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5ED56B56" w14:textId="49A0A1AB"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1369FCA8" w14:textId="77777777" w:rsidTr="465A6CE9">
        <w:trPr>
          <w:trHeight w:val="375"/>
        </w:trPr>
        <w:tc>
          <w:tcPr>
            <w:tcW w:w="1129" w:type="dxa"/>
            <w:vMerge/>
            <w:vAlign w:val="center"/>
            <w:hideMark/>
          </w:tcPr>
          <w:p w14:paraId="59DF79B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D4E4ED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0330EE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ABC4DB8" w14:textId="0551444B" w:rsidR="00EA6AA9" w:rsidRPr="0037562D" w:rsidRDefault="00EA6AA9" w:rsidP="00EA6AA9">
            <w:pPr>
              <w:spacing w:after="0" w:line="240" w:lineRule="auto"/>
              <w:rPr>
                <w:rFonts w:ascii="Calibri" w:eastAsia="Times New Roman" w:hAnsi="Calibri" w:cs="Calibri"/>
                <w: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1 time per year.</w:t>
            </w:r>
          </w:p>
        </w:tc>
        <w:tc>
          <w:tcPr>
            <w:tcW w:w="1406" w:type="dxa"/>
            <w:vAlign w:val="center"/>
          </w:tcPr>
          <w:p w14:paraId="54FE6C47" w14:textId="326702F3"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260EC2F1" w14:textId="77777777" w:rsidTr="465A6CE9">
        <w:trPr>
          <w:trHeight w:val="375"/>
        </w:trPr>
        <w:tc>
          <w:tcPr>
            <w:tcW w:w="1129" w:type="dxa"/>
            <w:vMerge/>
            <w:vAlign w:val="center"/>
            <w:hideMark/>
          </w:tcPr>
          <w:p w14:paraId="640E81D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B98C40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EA59BC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012F700" w14:textId="0478AF5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729A5DB0" w14:textId="34E8F859"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7C6C0280" w14:textId="77777777" w:rsidTr="465A6CE9">
        <w:trPr>
          <w:trHeight w:val="300"/>
        </w:trPr>
        <w:tc>
          <w:tcPr>
            <w:tcW w:w="1129" w:type="dxa"/>
            <w:vMerge/>
            <w:vAlign w:val="center"/>
            <w:hideMark/>
          </w:tcPr>
          <w:p w14:paraId="1F596EC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44FB3F8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hideMark/>
          </w:tcPr>
          <w:p w14:paraId="75C0EE3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In the last 12 months, how many times has your </w:t>
            </w:r>
            <w:r w:rsidRPr="0037562D">
              <w:rPr>
                <w:rFonts w:ascii="Calibri" w:eastAsia="Times New Roman" w:hAnsi="Calibri" w:cs="Calibri"/>
                <w:color w:val="000000"/>
                <w:kern w:val="0"/>
                <w:sz w:val="20"/>
                <w:szCs w:val="20"/>
                <w14:ligatures w14:val="none"/>
              </w:rPr>
              <w:lastRenderedPageBreak/>
              <w:t>household exchanged information with the following food system stakeholders to create new or improved solutions to your or others' farming problems?</w:t>
            </w:r>
          </w:p>
        </w:tc>
        <w:tc>
          <w:tcPr>
            <w:tcW w:w="3686" w:type="dxa"/>
            <w:noWrap/>
            <w:vAlign w:val="center"/>
            <w:hideMark/>
          </w:tcPr>
          <w:p w14:paraId="0B7BAB81" w14:textId="1F38609B"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lastRenderedPageBreak/>
              <w:t>5 or more times per year.</w:t>
            </w:r>
          </w:p>
        </w:tc>
        <w:tc>
          <w:tcPr>
            <w:tcW w:w="1406" w:type="dxa"/>
            <w:vAlign w:val="center"/>
          </w:tcPr>
          <w:p w14:paraId="226F18BB" w14:textId="50DEE04A"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2A34D659" w14:textId="77777777" w:rsidTr="465A6CE9">
        <w:trPr>
          <w:trHeight w:val="300"/>
        </w:trPr>
        <w:tc>
          <w:tcPr>
            <w:tcW w:w="1129" w:type="dxa"/>
            <w:vMerge/>
            <w:vAlign w:val="center"/>
            <w:hideMark/>
          </w:tcPr>
          <w:p w14:paraId="56A8E0C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7C360D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D672DA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B0DD8BD" w14:textId="43E963FC"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0D40B6EF" w14:textId="2E98AFAF"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5953D6F3" w14:textId="77777777" w:rsidTr="465A6CE9">
        <w:trPr>
          <w:trHeight w:val="300"/>
        </w:trPr>
        <w:tc>
          <w:tcPr>
            <w:tcW w:w="1129" w:type="dxa"/>
            <w:vMerge/>
            <w:vAlign w:val="center"/>
            <w:hideMark/>
          </w:tcPr>
          <w:p w14:paraId="480FEDD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625602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2E761D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F261725" w14:textId="3298AA9C"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3352CF1D" w14:textId="25D5FAF0"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7A481528" w14:textId="77777777" w:rsidTr="465A6CE9">
        <w:trPr>
          <w:trHeight w:val="300"/>
        </w:trPr>
        <w:tc>
          <w:tcPr>
            <w:tcW w:w="1129" w:type="dxa"/>
            <w:vMerge/>
            <w:vAlign w:val="center"/>
            <w:hideMark/>
          </w:tcPr>
          <w:p w14:paraId="006A030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E02890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24F531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22EFAA9" w14:textId="19B5AB05"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1 time per year.</w:t>
            </w:r>
          </w:p>
        </w:tc>
        <w:tc>
          <w:tcPr>
            <w:tcW w:w="1406" w:type="dxa"/>
            <w:vAlign w:val="center"/>
          </w:tcPr>
          <w:p w14:paraId="2F52EA8E" w14:textId="6F3AD706"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3A37F8E7" w14:textId="77777777" w:rsidTr="465A6CE9">
        <w:trPr>
          <w:trHeight w:val="300"/>
        </w:trPr>
        <w:tc>
          <w:tcPr>
            <w:tcW w:w="1129" w:type="dxa"/>
            <w:vMerge/>
            <w:vAlign w:val="center"/>
            <w:hideMark/>
          </w:tcPr>
          <w:p w14:paraId="3A609FC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7DFA0D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92A2D6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59C328E" w14:textId="3F57EDE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744C28F5" w14:textId="2B4E7FFA"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61474868" w14:textId="77777777" w:rsidTr="465A6CE9">
        <w:trPr>
          <w:trHeight w:val="300"/>
        </w:trPr>
        <w:tc>
          <w:tcPr>
            <w:tcW w:w="1129" w:type="dxa"/>
            <w:vMerge/>
            <w:vAlign w:val="center"/>
            <w:hideMark/>
          </w:tcPr>
          <w:p w14:paraId="10547F3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4A093B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c>
          <w:tcPr>
            <w:tcW w:w="2551" w:type="dxa"/>
            <w:vMerge w:val="restart"/>
            <w:vAlign w:val="center"/>
            <w:hideMark/>
          </w:tcPr>
          <w:p w14:paraId="6F503C5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times has your household exchanged information with the following food system stakeholders to create new or improved solutions to your or others' farming problems?</w:t>
            </w:r>
          </w:p>
        </w:tc>
        <w:tc>
          <w:tcPr>
            <w:tcW w:w="3686" w:type="dxa"/>
            <w:noWrap/>
            <w:vAlign w:val="center"/>
            <w:hideMark/>
          </w:tcPr>
          <w:p w14:paraId="4B9ACD9B" w14:textId="6478864C"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 or more times per year.</w:t>
            </w:r>
          </w:p>
        </w:tc>
        <w:tc>
          <w:tcPr>
            <w:tcW w:w="1406" w:type="dxa"/>
            <w:vAlign w:val="center"/>
          </w:tcPr>
          <w:p w14:paraId="0CCEA13B" w14:textId="7EC510CC"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7AB71BFD" w14:textId="77777777" w:rsidTr="465A6CE9">
        <w:trPr>
          <w:trHeight w:val="300"/>
        </w:trPr>
        <w:tc>
          <w:tcPr>
            <w:tcW w:w="1129" w:type="dxa"/>
            <w:vMerge/>
            <w:vAlign w:val="center"/>
            <w:hideMark/>
          </w:tcPr>
          <w:p w14:paraId="06B1A3C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7E42B7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764FE0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87A5A48" w14:textId="2DF56452"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38E66E0C" w14:textId="662E13E0"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67BC528C" w14:textId="77777777" w:rsidTr="465A6CE9">
        <w:trPr>
          <w:trHeight w:val="300"/>
        </w:trPr>
        <w:tc>
          <w:tcPr>
            <w:tcW w:w="1129" w:type="dxa"/>
            <w:vMerge/>
            <w:vAlign w:val="center"/>
            <w:hideMark/>
          </w:tcPr>
          <w:p w14:paraId="5DB9B2D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80DEA2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8DC6EB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F14BF95" w14:textId="10BD64B9"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7A068414" w14:textId="4CCDD9B5"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5A6A2718" w14:textId="77777777" w:rsidTr="465A6CE9">
        <w:trPr>
          <w:trHeight w:val="300"/>
        </w:trPr>
        <w:tc>
          <w:tcPr>
            <w:tcW w:w="1129" w:type="dxa"/>
            <w:vMerge/>
            <w:vAlign w:val="center"/>
            <w:hideMark/>
          </w:tcPr>
          <w:p w14:paraId="3EB7AD4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780917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A59F71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97AF0CA" w14:textId="696E9403"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1 time per year.</w:t>
            </w:r>
          </w:p>
        </w:tc>
        <w:tc>
          <w:tcPr>
            <w:tcW w:w="1406" w:type="dxa"/>
            <w:vAlign w:val="center"/>
          </w:tcPr>
          <w:p w14:paraId="3C744B7A" w14:textId="540DCAF0"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33A7D21D" w14:textId="77777777" w:rsidTr="465A6CE9">
        <w:trPr>
          <w:trHeight w:val="300"/>
        </w:trPr>
        <w:tc>
          <w:tcPr>
            <w:tcW w:w="1129" w:type="dxa"/>
            <w:vMerge/>
            <w:vAlign w:val="center"/>
            <w:hideMark/>
          </w:tcPr>
          <w:p w14:paraId="356AA59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75EDAC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CFC177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85D7E00" w14:textId="5D90C282"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45B7AD40" w14:textId="1582E94B"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433C2B1F" w14:textId="77777777" w:rsidTr="465A6CE9">
        <w:trPr>
          <w:trHeight w:val="390"/>
        </w:trPr>
        <w:tc>
          <w:tcPr>
            <w:tcW w:w="1129" w:type="dxa"/>
            <w:vMerge/>
            <w:vAlign w:val="center"/>
            <w:hideMark/>
          </w:tcPr>
          <w:p w14:paraId="4834671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D63E54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6</w:t>
            </w:r>
          </w:p>
        </w:tc>
        <w:tc>
          <w:tcPr>
            <w:tcW w:w="2551" w:type="dxa"/>
            <w:vMerge w:val="restart"/>
            <w:vAlign w:val="center"/>
            <w:hideMark/>
          </w:tcPr>
          <w:p w14:paraId="1C5F9B4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times has your household exchanged information with the following food system stakeholders to create new or improved solutions to your or others' farming problems?</w:t>
            </w:r>
          </w:p>
        </w:tc>
        <w:tc>
          <w:tcPr>
            <w:tcW w:w="3686" w:type="dxa"/>
            <w:noWrap/>
            <w:vAlign w:val="center"/>
            <w:hideMark/>
          </w:tcPr>
          <w:p w14:paraId="12C98C48" w14:textId="02D7ADA9"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 or more times per year.</w:t>
            </w:r>
          </w:p>
        </w:tc>
        <w:tc>
          <w:tcPr>
            <w:tcW w:w="1406" w:type="dxa"/>
            <w:vAlign w:val="center"/>
          </w:tcPr>
          <w:p w14:paraId="59176073" w14:textId="272DDFB9"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1788FDA8" w14:textId="77777777" w:rsidTr="465A6CE9">
        <w:trPr>
          <w:trHeight w:val="390"/>
        </w:trPr>
        <w:tc>
          <w:tcPr>
            <w:tcW w:w="1129" w:type="dxa"/>
            <w:vMerge/>
            <w:vAlign w:val="center"/>
            <w:hideMark/>
          </w:tcPr>
          <w:p w14:paraId="764F0E3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1E1388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842B09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BA2D17B" w14:textId="188D43AB"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204B2351" w14:textId="29DA9389"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08A9AB56" w14:textId="77777777" w:rsidTr="465A6CE9">
        <w:trPr>
          <w:trHeight w:val="390"/>
        </w:trPr>
        <w:tc>
          <w:tcPr>
            <w:tcW w:w="1129" w:type="dxa"/>
            <w:vMerge/>
            <w:vAlign w:val="center"/>
            <w:hideMark/>
          </w:tcPr>
          <w:p w14:paraId="7D77D61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95D3C2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8DA3BB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890297A" w14:textId="2C80D9B2"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6D93ECEF" w14:textId="662C3FC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10B67828" w14:textId="77777777" w:rsidTr="465A6CE9">
        <w:trPr>
          <w:trHeight w:val="390"/>
        </w:trPr>
        <w:tc>
          <w:tcPr>
            <w:tcW w:w="1129" w:type="dxa"/>
            <w:vMerge/>
            <w:vAlign w:val="center"/>
            <w:hideMark/>
          </w:tcPr>
          <w:p w14:paraId="701EC06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6C9330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FB738C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9A26992" w14:textId="523135F1"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1 time per year.</w:t>
            </w:r>
          </w:p>
        </w:tc>
        <w:tc>
          <w:tcPr>
            <w:tcW w:w="1406" w:type="dxa"/>
            <w:vAlign w:val="center"/>
          </w:tcPr>
          <w:p w14:paraId="66B9002C" w14:textId="67BBF564"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0D54C421" w14:textId="77777777" w:rsidTr="465A6CE9">
        <w:trPr>
          <w:trHeight w:val="390"/>
        </w:trPr>
        <w:tc>
          <w:tcPr>
            <w:tcW w:w="1129" w:type="dxa"/>
            <w:vMerge/>
            <w:vAlign w:val="center"/>
            <w:hideMark/>
          </w:tcPr>
          <w:p w14:paraId="432C3E2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359D4D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846C7B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33E9C2E" w14:textId="6F7944EE"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33FA6562" w14:textId="1A563F32"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5F5DD851" w14:textId="77777777" w:rsidTr="465A6CE9">
        <w:trPr>
          <w:trHeight w:val="300"/>
        </w:trPr>
        <w:tc>
          <w:tcPr>
            <w:tcW w:w="1129" w:type="dxa"/>
            <w:vMerge/>
            <w:vAlign w:val="center"/>
            <w:hideMark/>
          </w:tcPr>
          <w:p w14:paraId="07F4DA5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5769FA5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7</w:t>
            </w:r>
          </w:p>
        </w:tc>
        <w:tc>
          <w:tcPr>
            <w:tcW w:w="2551" w:type="dxa"/>
            <w:vMerge w:val="restart"/>
            <w:vAlign w:val="center"/>
            <w:hideMark/>
          </w:tcPr>
          <w:p w14:paraId="17B61D0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the last 12 months, how many times has your household exchanged information with the following food system stakeholders to create new or improved solutions to your or others' farming problems?</w:t>
            </w:r>
          </w:p>
        </w:tc>
        <w:tc>
          <w:tcPr>
            <w:tcW w:w="3686" w:type="dxa"/>
            <w:noWrap/>
            <w:vAlign w:val="center"/>
            <w:hideMark/>
          </w:tcPr>
          <w:p w14:paraId="04A2D248" w14:textId="4BEE448C"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5 or more times per year.</w:t>
            </w:r>
          </w:p>
        </w:tc>
        <w:tc>
          <w:tcPr>
            <w:tcW w:w="1406" w:type="dxa"/>
            <w:vAlign w:val="center"/>
          </w:tcPr>
          <w:p w14:paraId="7569CF0C" w14:textId="0EC886AE"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0744E33B" w14:textId="77777777" w:rsidTr="465A6CE9">
        <w:trPr>
          <w:trHeight w:val="300"/>
        </w:trPr>
        <w:tc>
          <w:tcPr>
            <w:tcW w:w="1129" w:type="dxa"/>
            <w:vMerge/>
            <w:vAlign w:val="center"/>
            <w:hideMark/>
          </w:tcPr>
          <w:p w14:paraId="2E4095C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EBF0B3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21F57D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952653B" w14:textId="5BAC30C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4 times per year.</w:t>
            </w:r>
          </w:p>
        </w:tc>
        <w:tc>
          <w:tcPr>
            <w:tcW w:w="1406" w:type="dxa"/>
            <w:vAlign w:val="center"/>
          </w:tcPr>
          <w:p w14:paraId="2902633D" w14:textId="0B2721F2"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50B8B8D3" w14:textId="77777777" w:rsidTr="465A6CE9">
        <w:trPr>
          <w:trHeight w:val="300"/>
        </w:trPr>
        <w:tc>
          <w:tcPr>
            <w:tcW w:w="1129" w:type="dxa"/>
            <w:vMerge/>
            <w:vAlign w:val="center"/>
            <w:hideMark/>
          </w:tcPr>
          <w:p w14:paraId="78CDF7D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0AAEAA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7F8A47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4B7E17A" w14:textId="0BF02195"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 to 3 times per year.</w:t>
            </w:r>
          </w:p>
        </w:tc>
        <w:tc>
          <w:tcPr>
            <w:tcW w:w="1406" w:type="dxa"/>
            <w:vAlign w:val="center"/>
          </w:tcPr>
          <w:p w14:paraId="0D51D041" w14:textId="1644F83F"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4EC00E66" w14:textId="77777777" w:rsidTr="465A6CE9">
        <w:trPr>
          <w:trHeight w:val="300"/>
        </w:trPr>
        <w:tc>
          <w:tcPr>
            <w:tcW w:w="1129" w:type="dxa"/>
            <w:vMerge/>
            <w:vAlign w:val="center"/>
            <w:hideMark/>
          </w:tcPr>
          <w:p w14:paraId="5997470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B8D93B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169A79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1D5B713" w14:textId="44EF4C3F"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1 time per year.</w:t>
            </w:r>
          </w:p>
        </w:tc>
        <w:tc>
          <w:tcPr>
            <w:tcW w:w="1406" w:type="dxa"/>
            <w:vAlign w:val="center"/>
          </w:tcPr>
          <w:p w14:paraId="7EDD1383" w14:textId="13F7901C"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2409A0D8" w14:textId="77777777" w:rsidTr="465A6CE9">
        <w:trPr>
          <w:trHeight w:val="300"/>
        </w:trPr>
        <w:tc>
          <w:tcPr>
            <w:tcW w:w="1129" w:type="dxa"/>
            <w:vMerge/>
            <w:vAlign w:val="center"/>
            <w:hideMark/>
          </w:tcPr>
          <w:p w14:paraId="38F5418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3DF22F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24E536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050D257" w14:textId="70B3A601"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w:t>
            </w:r>
          </w:p>
        </w:tc>
        <w:tc>
          <w:tcPr>
            <w:tcW w:w="1406" w:type="dxa"/>
            <w:vAlign w:val="center"/>
          </w:tcPr>
          <w:p w14:paraId="77A22187" w14:textId="36F45552" w:rsidR="00EA6AA9" w:rsidRPr="0037562D" w:rsidRDefault="00EA6AA9" w:rsidP="00EA6AA9">
            <w:pPr>
              <w:spacing w:after="0" w:line="240" w:lineRule="auto"/>
              <w:jc w:val="center"/>
              <w:rPr>
                <w:rFonts w:ascii="Calibri" w:eastAsia="Times New Roman" w:hAnsi="Calibri" w:cs="Calibri"/>
                <w:i/>
                <w:iCs/>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543BE2AC" w14:textId="77777777" w:rsidTr="465A6CE9">
        <w:trPr>
          <w:trHeight w:val="300"/>
        </w:trPr>
        <w:tc>
          <w:tcPr>
            <w:tcW w:w="1129" w:type="dxa"/>
            <w:vMerge w:val="restart"/>
            <w:shd w:val="clear" w:color="auto" w:fill="FAE2D5" w:themeFill="accent2" w:themeFillTint="33"/>
            <w:textDirection w:val="btLr"/>
            <w:vAlign w:val="center"/>
            <w:hideMark/>
          </w:tcPr>
          <w:p w14:paraId="206C3E76" w14:textId="0049DC8B"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SOCIAL VALUES AND DIETS</w:t>
            </w:r>
          </w:p>
        </w:tc>
        <w:tc>
          <w:tcPr>
            <w:tcW w:w="284" w:type="dxa"/>
            <w:vMerge w:val="restart"/>
            <w:vAlign w:val="center"/>
            <w:hideMark/>
          </w:tcPr>
          <w:p w14:paraId="73A4ECF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192481A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and your family have access to enough healthy food?</w:t>
            </w:r>
          </w:p>
        </w:tc>
        <w:tc>
          <w:tcPr>
            <w:tcW w:w="3686" w:type="dxa"/>
            <w:vAlign w:val="center"/>
            <w:hideMark/>
          </w:tcPr>
          <w:p w14:paraId="5AEDF1E4"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Good access.</w:t>
            </w:r>
          </w:p>
        </w:tc>
        <w:tc>
          <w:tcPr>
            <w:tcW w:w="1406" w:type="dxa"/>
            <w:vAlign w:val="center"/>
            <w:hideMark/>
          </w:tcPr>
          <w:p w14:paraId="75658F6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7463BB08" w14:textId="77777777" w:rsidTr="465A6CE9">
        <w:trPr>
          <w:trHeight w:val="300"/>
        </w:trPr>
        <w:tc>
          <w:tcPr>
            <w:tcW w:w="1129" w:type="dxa"/>
            <w:vMerge/>
            <w:vAlign w:val="center"/>
            <w:hideMark/>
          </w:tcPr>
          <w:p w14:paraId="1873C26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BF645D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1E2CB3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E81AD50"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Fairly good.</w:t>
            </w:r>
          </w:p>
        </w:tc>
        <w:tc>
          <w:tcPr>
            <w:tcW w:w="1406" w:type="dxa"/>
            <w:vAlign w:val="center"/>
            <w:hideMark/>
          </w:tcPr>
          <w:p w14:paraId="3FE2A1B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03BFA4EB" w14:textId="77777777" w:rsidTr="465A6CE9">
        <w:trPr>
          <w:trHeight w:val="300"/>
        </w:trPr>
        <w:tc>
          <w:tcPr>
            <w:tcW w:w="1129" w:type="dxa"/>
            <w:vMerge/>
            <w:vAlign w:val="center"/>
            <w:hideMark/>
          </w:tcPr>
          <w:p w14:paraId="310B06E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F14ECC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0CCDA8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093089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Moderate access.</w:t>
            </w:r>
          </w:p>
        </w:tc>
        <w:tc>
          <w:tcPr>
            <w:tcW w:w="1406" w:type="dxa"/>
            <w:vAlign w:val="center"/>
            <w:hideMark/>
          </w:tcPr>
          <w:p w14:paraId="13BE39E4"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538011BC" w14:textId="77777777" w:rsidTr="465A6CE9">
        <w:trPr>
          <w:trHeight w:val="300"/>
        </w:trPr>
        <w:tc>
          <w:tcPr>
            <w:tcW w:w="1129" w:type="dxa"/>
            <w:vMerge/>
            <w:vAlign w:val="center"/>
            <w:hideMark/>
          </w:tcPr>
          <w:p w14:paraId="6A266A9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ED4FF6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C57ABC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8C8073A"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Limited access.</w:t>
            </w:r>
          </w:p>
        </w:tc>
        <w:tc>
          <w:tcPr>
            <w:tcW w:w="1406" w:type="dxa"/>
            <w:vAlign w:val="center"/>
            <w:hideMark/>
          </w:tcPr>
          <w:p w14:paraId="5CCA2F2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398B7D59" w14:textId="77777777" w:rsidTr="465A6CE9">
        <w:trPr>
          <w:trHeight w:val="300"/>
        </w:trPr>
        <w:tc>
          <w:tcPr>
            <w:tcW w:w="1129" w:type="dxa"/>
            <w:vMerge/>
            <w:vAlign w:val="center"/>
            <w:hideMark/>
          </w:tcPr>
          <w:p w14:paraId="73352AF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9BE457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37C745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000D9F1"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access at all.</w:t>
            </w:r>
          </w:p>
        </w:tc>
        <w:tc>
          <w:tcPr>
            <w:tcW w:w="1406" w:type="dxa"/>
            <w:vAlign w:val="center"/>
            <w:hideMark/>
          </w:tcPr>
          <w:p w14:paraId="6BB5D3C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37BC873F" w14:textId="77777777" w:rsidTr="465A6CE9">
        <w:trPr>
          <w:trHeight w:val="300"/>
        </w:trPr>
        <w:tc>
          <w:tcPr>
            <w:tcW w:w="1129" w:type="dxa"/>
            <w:vMerge/>
            <w:vAlign w:val="center"/>
            <w:hideMark/>
          </w:tcPr>
          <w:p w14:paraId="37548E6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41E71148"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588EBC2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and your family have access to enough diversified food?</w:t>
            </w:r>
          </w:p>
        </w:tc>
        <w:tc>
          <w:tcPr>
            <w:tcW w:w="3686" w:type="dxa"/>
            <w:vAlign w:val="center"/>
            <w:hideMark/>
          </w:tcPr>
          <w:p w14:paraId="770CEA7B"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Good access.</w:t>
            </w:r>
          </w:p>
        </w:tc>
        <w:tc>
          <w:tcPr>
            <w:tcW w:w="1406" w:type="dxa"/>
            <w:vAlign w:val="center"/>
            <w:hideMark/>
          </w:tcPr>
          <w:p w14:paraId="458C704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6EB0C9B9" w14:textId="77777777" w:rsidTr="465A6CE9">
        <w:trPr>
          <w:trHeight w:val="300"/>
        </w:trPr>
        <w:tc>
          <w:tcPr>
            <w:tcW w:w="1129" w:type="dxa"/>
            <w:vMerge/>
            <w:vAlign w:val="center"/>
            <w:hideMark/>
          </w:tcPr>
          <w:p w14:paraId="569D56D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D19B04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D8D624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BF1C016"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Fairly good.</w:t>
            </w:r>
          </w:p>
        </w:tc>
        <w:tc>
          <w:tcPr>
            <w:tcW w:w="1406" w:type="dxa"/>
            <w:vAlign w:val="center"/>
            <w:hideMark/>
          </w:tcPr>
          <w:p w14:paraId="5462D5C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0EF4318E" w14:textId="77777777" w:rsidTr="465A6CE9">
        <w:trPr>
          <w:trHeight w:val="300"/>
        </w:trPr>
        <w:tc>
          <w:tcPr>
            <w:tcW w:w="1129" w:type="dxa"/>
            <w:vMerge/>
            <w:vAlign w:val="center"/>
            <w:hideMark/>
          </w:tcPr>
          <w:p w14:paraId="0F37BD8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86E157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2397B7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7D5393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Moderate access.</w:t>
            </w:r>
          </w:p>
        </w:tc>
        <w:tc>
          <w:tcPr>
            <w:tcW w:w="1406" w:type="dxa"/>
            <w:vAlign w:val="center"/>
            <w:hideMark/>
          </w:tcPr>
          <w:p w14:paraId="1A000CB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7280E683" w14:textId="77777777" w:rsidTr="465A6CE9">
        <w:trPr>
          <w:trHeight w:val="300"/>
        </w:trPr>
        <w:tc>
          <w:tcPr>
            <w:tcW w:w="1129" w:type="dxa"/>
            <w:vMerge/>
            <w:vAlign w:val="center"/>
            <w:hideMark/>
          </w:tcPr>
          <w:p w14:paraId="491DD81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8F803D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DB6F60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1971CE0"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Limited access.</w:t>
            </w:r>
          </w:p>
        </w:tc>
        <w:tc>
          <w:tcPr>
            <w:tcW w:w="1406" w:type="dxa"/>
            <w:vAlign w:val="center"/>
            <w:hideMark/>
          </w:tcPr>
          <w:p w14:paraId="7D3B999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03FF632B" w14:textId="77777777" w:rsidTr="465A6CE9">
        <w:trPr>
          <w:trHeight w:val="300"/>
        </w:trPr>
        <w:tc>
          <w:tcPr>
            <w:tcW w:w="1129" w:type="dxa"/>
            <w:vMerge/>
            <w:vAlign w:val="center"/>
            <w:hideMark/>
          </w:tcPr>
          <w:p w14:paraId="56181EB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65EEDF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2DC831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840403E"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access at all.</w:t>
            </w:r>
          </w:p>
        </w:tc>
        <w:tc>
          <w:tcPr>
            <w:tcW w:w="1406" w:type="dxa"/>
            <w:vAlign w:val="center"/>
            <w:hideMark/>
          </w:tcPr>
          <w:p w14:paraId="43ED5C6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1127C2F4" w14:textId="77777777" w:rsidTr="465A6CE9">
        <w:trPr>
          <w:trHeight w:val="300"/>
        </w:trPr>
        <w:tc>
          <w:tcPr>
            <w:tcW w:w="1129" w:type="dxa"/>
            <w:vMerge/>
            <w:vAlign w:val="center"/>
            <w:hideMark/>
          </w:tcPr>
          <w:p w14:paraId="778C2A7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5746A3E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4C0B7CA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and your family have access to enough seasonal foods?</w:t>
            </w:r>
          </w:p>
        </w:tc>
        <w:tc>
          <w:tcPr>
            <w:tcW w:w="3686" w:type="dxa"/>
            <w:vAlign w:val="center"/>
            <w:hideMark/>
          </w:tcPr>
          <w:p w14:paraId="55D3A8B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Good access.</w:t>
            </w:r>
          </w:p>
        </w:tc>
        <w:tc>
          <w:tcPr>
            <w:tcW w:w="1406" w:type="dxa"/>
            <w:vAlign w:val="center"/>
            <w:hideMark/>
          </w:tcPr>
          <w:p w14:paraId="33FD22A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5EB7250A" w14:textId="77777777" w:rsidTr="465A6CE9">
        <w:trPr>
          <w:trHeight w:val="300"/>
        </w:trPr>
        <w:tc>
          <w:tcPr>
            <w:tcW w:w="1129" w:type="dxa"/>
            <w:vMerge/>
            <w:vAlign w:val="center"/>
            <w:hideMark/>
          </w:tcPr>
          <w:p w14:paraId="3D6ED36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FB0B1D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8A3716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36A83F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Fairly good.</w:t>
            </w:r>
          </w:p>
        </w:tc>
        <w:tc>
          <w:tcPr>
            <w:tcW w:w="1406" w:type="dxa"/>
            <w:vAlign w:val="center"/>
            <w:hideMark/>
          </w:tcPr>
          <w:p w14:paraId="3856383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26620661" w14:textId="77777777" w:rsidTr="465A6CE9">
        <w:trPr>
          <w:trHeight w:val="300"/>
        </w:trPr>
        <w:tc>
          <w:tcPr>
            <w:tcW w:w="1129" w:type="dxa"/>
            <w:vMerge/>
            <w:vAlign w:val="center"/>
            <w:hideMark/>
          </w:tcPr>
          <w:p w14:paraId="3314DE0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29693E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5B3D05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75FDDC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Moderate access.</w:t>
            </w:r>
          </w:p>
        </w:tc>
        <w:tc>
          <w:tcPr>
            <w:tcW w:w="1406" w:type="dxa"/>
            <w:vAlign w:val="center"/>
            <w:hideMark/>
          </w:tcPr>
          <w:p w14:paraId="13CC799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13D5F993" w14:textId="77777777" w:rsidTr="465A6CE9">
        <w:trPr>
          <w:trHeight w:val="300"/>
        </w:trPr>
        <w:tc>
          <w:tcPr>
            <w:tcW w:w="1129" w:type="dxa"/>
            <w:vMerge/>
            <w:vAlign w:val="center"/>
            <w:hideMark/>
          </w:tcPr>
          <w:p w14:paraId="199B6D4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ABB7BC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58781D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BE58984"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Limited access.</w:t>
            </w:r>
          </w:p>
        </w:tc>
        <w:tc>
          <w:tcPr>
            <w:tcW w:w="1406" w:type="dxa"/>
            <w:vAlign w:val="center"/>
            <w:hideMark/>
          </w:tcPr>
          <w:p w14:paraId="3FD97122"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7B72E264" w14:textId="77777777" w:rsidTr="465A6CE9">
        <w:trPr>
          <w:trHeight w:val="300"/>
        </w:trPr>
        <w:tc>
          <w:tcPr>
            <w:tcW w:w="1129" w:type="dxa"/>
            <w:vMerge/>
            <w:vAlign w:val="center"/>
            <w:hideMark/>
          </w:tcPr>
          <w:p w14:paraId="12D4362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22F118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2C1005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03C7742"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access at all.</w:t>
            </w:r>
          </w:p>
        </w:tc>
        <w:tc>
          <w:tcPr>
            <w:tcW w:w="1406" w:type="dxa"/>
            <w:vAlign w:val="center"/>
            <w:hideMark/>
          </w:tcPr>
          <w:p w14:paraId="7AB7E25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52F24EF5" w14:textId="77777777" w:rsidTr="465A6CE9">
        <w:trPr>
          <w:trHeight w:val="300"/>
        </w:trPr>
        <w:tc>
          <w:tcPr>
            <w:tcW w:w="1129" w:type="dxa"/>
            <w:vMerge/>
            <w:vAlign w:val="center"/>
            <w:hideMark/>
          </w:tcPr>
          <w:p w14:paraId="01641EE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90322A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hideMark/>
          </w:tcPr>
          <w:p w14:paraId="0855D94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and your family have access to enough traditional food?</w:t>
            </w:r>
          </w:p>
        </w:tc>
        <w:tc>
          <w:tcPr>
            <w:tcW w:w="3686" w:type="dxa"/>
            <w:vAlign w:val="center"/>
            <w:hideMark/>
          </w:tcPr>
          <w:p w14:paraId="4880A158"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Good access.</w:t>
            </w:r>
          </w:p>
        </w:tc>
        <w:tc>
          <w:tcPr>
            <w:tcW w:w="1406" w:type="dxa"/>
            <w:vAlign w:val="center"/>
            <w:hideMark/>
          </w:tcPr>
          <w:p w14:paraId="09BA80F8"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70C4103F" w14:textId="77777777" w:rsidTr="465A6CE9">
        <w:trPr>
          <w:trHeight w:val="300"/>
        </w:trPr>
        <w:tc>
          <w:tcPr>
            <w:tcW w:w="1129" w:type="dxa"/>
            <w:vMerge/>
            <w:vAlign w:val="center"/>
            <w:hideMark/>
          </w:tcPr>
          <w:p w14:paraId="34CBF4E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F8025D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23807E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9CAD66A"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Fairly good.</w:t>
            </w:r>
          </w:p>
        </w:tc>
        <w:tc>
          <w:tcPr>
            <w:tcW w:w="1406" w:type="dxa"/>
            <w:vAlign w:val="center"/>
            <w:hideMark/>
          </w:tcPr>
          <w:p w14:paraId="65906D7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6F0FAC13" w14:textId="77777777" w:rsidTr="465A6CE9">
        <w:trPr>
          <w:trHeight w:val="300"/>
        </w:trPr>
        <w:tc>
          <w:tcPr>
            <w:tcW w:w="1129" w:type="dxa"/>
            <w:vMerge/>
            <w:vAlign w:val="center"/>
            <w:hideMark/>
          </w:tcPr>
          <w:p w14:paraId="2CB02C8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DAA448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8142CC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7EF809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Moderate access.</w:t>
            </w:r>
          </w:p>
        </w:tc>
        <w:tc>
          <w:tcPr>
            <w:tcW w:w="1406" w:type="dxa"/>
            <w:vAlign w:val="center"/>
            <w:hideMark/>
          </w:tcPr>
          <w:p w14:paraId="4A24564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74F170D6" w14:textId="77777777" w:rsidTr="465A6CE9">
        <w:trPr>
          <w:trHeight w:val="300"/>
        </w:trPr>
        <w:tc>
          <w:tcPr>
            <w:tcW w:w="1129" w:type="dxa"/>
            <w:vMerge/>
            <w:vAlign w:val="center"/>
            <w:hideMark/>
          </w:tcPr>
          <w:p w14:paraId="4749488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16FD44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A2FB05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70FA0F4"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Limited access.</w:t>
            </w:r>
          </w:p>
        </w:tc>
        <w:tc>
          <w:tcPr>
            <w:tcW w:w="1406" w:type="dxa"/>
            <w:vAlign w:val="center"/>
            <w:hideMark/>
          </w:tcPr>
          <w:p w14:paraId="6D9E821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267388CA" w14:textId="77777777" w:rsidTr="465A6CE9">
        <w:trPr>
          <w:trHeight w:val="300"/>
        </w:trPr>
        <w:tc>
          <w:tcPr>
            <w:tcW w:w="1129" w:type="dxa"/>
            <w:vMerge/>
            <w:vAlign w:val="center"/>
            <w:hideMark/>
          </w:tcPr>
          <w:p w14:paraId="6D82C2D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C79B11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38C548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C79D5F0"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No access at all.</w:t>
            </w:r>
          </w:p>
        </w:tc>
        <w:tc>
          <w:tcPr>
            <w:tcW w:w="1406" w:type="dxa"/>
            <w:vAlign w:val="center"/>
            <w:hideMark/>
          </w:tcPr>
          <w:p w14:paraId="7911443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6CC303DA" w14:textId="77777777" w:rsidTr="465A6CE9">
        <w:trPr>
          <w:trHeight w:val="300"/>
        </w:trPr>
        <w:tc>
          <w:tcPr>
            <w:tcW w:w="1129" w:type="dxa"/>
            <w:vMerge w:val="restart"/>
            <w:shd w:val="clear" w:color="auto" w:fill="F6C5AC" w:themeFill="accent2" w:themeFillTint="66"/>
            <w:textDirection w:val="btLr"/>
            <w:vAlign w:val="center"/>
            <w:hideMark/>
          </w:tcPr>
          <w:p w14:paraId="395382E0" w14:textId="2023A38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FAIRNESS</w:t>
            </w:r>
          </w:p>
        </w:tc>
        <w:tc>
          <w:tcPr>
            <w:tcW w:w="284" w:type="dxa"/>
            <w:vMerge w:val="restart"/>
            <w:vAlign w:val="center"/>
            <w:hideMark/>
          </w:tcPr>
          <w:p w14:paraId="53D0AEE1"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07D1CFF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get a fair price for your produced CROPS?</w:t>
            </w:r>
          </w:p>
        </w:tc>
        <w:tc>
          <w:tcPr>
            <w:tcW w:w="3686" w:type="dxa"/>
            <w:vAlign w:val="center"/>
            <w:hideMark/>
          </w:tcPr>
          <w:p w14:paraId="641CD7D4"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Always get a fair price.</w:t>
            </w:r>
          </w:p>
        </w:tc>
        <w:tc>
          <w:tcPr>
            <w:tcW w:w="1406" w:type="dxa"/>
            <w:vAlign w:val="center"/>
            <w:hideMark/>
          </w:tcPr>
          <w:p w14:paraId="4190D83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04C7812B" w14:textId="77777777" w:rsidTr="465A6CE9">
        <w:trPr>
          <w:trHeight w:val="114"/>
        </w:trPr>
        <w:tc>
          <w:tcPr>
            <w:tcW w:w="1129" w:type="dxa"/>
            <w:vMerge/>
            <w:vAlign w:val="center"/>
            <w:hideMark/>
          </w:tcPr>
          <w:p w14:paraId="1077AE8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A6FD72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F9D9FA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B2ABD97"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Usually get a fair price, depending on the product.</w:t>
            </w:r>
          </w:p>
        </w:tc>
        <w:tc>
          <w:tcPr>
            <w:tcW w:w="1406" w:type="dxa"/>
            <w:vAlign w:val="center"/>
            <w:hideMark/>
          </w:tcPr>
          <w:p w14:paraId="31B841F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4C249222" w14:textId="77777777" w:rsidTr="465A6CE9">
        <w:trPr>
          <w:trHeight w:val="108"/>
        </w:trPr>
        <w:tc>
          <w:tcPr>
            <w:tcW w:w="1129" w:type="dxa"/>
            <w:vMerge/>
            <w:vAlign w:val="center"/>
            <w:hideMark/>
          </w:tcPr>
          <w:p w14:paraId="74B2F95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113F9E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666425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AB50FD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Occasionally get a fair price, depending on the product.</w:t>
            </w:r>
          </w:p>
        </w:tc>
        <w:tc>
          <w:tcPr>
            <w:tcW w:w="1406" w:type="dxa"/>
            <w:vAlign w:val="center"/>
            <w:hideMark/>
          </w:tcPr>
          <w:p w14:paraId="0F2CFE4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7A059781" w14:textId="77777777" w:rsidTr="465A6CE9">
        <w:trPr>
          <w:trHeight w:val="40"/>
        </w:trPr>
        <w:tc>
          <w:tcPr>
            <w:tcW w:w="1129" w:type="dxa"/>
            <w:vMerge/>
            <w:vAlign w:val="center"/>
            <w:hideMark/>
          </w:tcPr>
          <w:p w14:paraId="32070B1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341BBB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BCC0C9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5275422"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 get a fair price.</w:t>
            </w:r>
          </w:p>
        </w:tc>
        <w:tc>
          <w:tcPr>
            <w:tcW w:w="1406" w:type="dxa"/>
            <w:vAlign w:val="center"/>
            <w:hideMark/>
          </w:tcPr>
          <w:p w14:paraId="70D36CE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34A14F6B" w14:textId="77777777" w:rsidTr="465A6CE9">
        <w:trPr>
          <w:trHeight w:val="300"/>
        </w:trPr>
        <w:tc>
          <w:tcPr>
            <w:tcW w:w="1129" w:type="dxa"/>
            <w:vMerge/>
            <w:vAlign w:val="center"/>
            <w:hideMark/>
          </w:tcPr>
          <w:p w14:paraId="43923C0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C16B93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ECCE59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6774EE4" w14:textId="3FE13BA8"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 get a fair price.</w:t>
            </w:r>
            <w:r>
              <w:rPr>
                <w:rFonts w:ascii="Calibri" w:eastAsia="Times New Roman" w:hAnsi="Calibri" w:cs="Calibri"/>
                <w:i/>
                <w:iCs/>
                <w:color w:val="000000"/>
                <w:kern w:val="0"/>
                <w:sz w:val="20"/>
                <w:szCs w:val="20"/>
                <w14:ligatures w14:val="none"/>
              </w:rPr>
              <w:t xml:space="preserve"> /I don’t know</w:t>
            </w:r>
          </w:p>
        </w:tc>
        <w:tc>
          <w:tcPr>
            <w:tcW w:w="1406" w:type="dxa"/>
            <w:vAlign w:val="center"/>
            <w:hideMark/>
          </w:tcPr>
          <w:p w14:paraId="0A1A7904"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4A889E16" w14:textId="77777777" w:rsidTr="465A6CE9">
        <w:trPr>
          <w:trHeight w:val="40"/>
        </w:trPr>
        <w:tc>
          <w:tcPr>
            <w:tcW w:w="1129" w:type="dxa"/>
            <w:vMerge/>
            <w:vAlign w:val="center"/>
            <w:hideMark/>
          </w:tcPr>
          <w:p w14:paraId="2B7081D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6327B1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29A7D9C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get a fair price for your produced LIVESTOCK?</w:t>
            </w:r>
          </w:p>
        </w:tc>
        <w:tc>
          <w:tcPr>
            <w:tcW w:w="3686" w:type="dxa"/>
            <w:vAlign w:val="center"/>
            <w:hideMark/>
          </w:tcPr>
          <w:p w14:paraId="28BBD180"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Always get a fair price.</w:t>
            </w:r>
          </w:p>
        </w:tc>
        <w:tc>
          <w:tcPr>
            <w:tcW w:w="1406" w:type="dxa"/>
            <w:vAlign w:val="center"/>
            <w:hideMark/>
          </w:tcPr>
          <w:p w14:paraId="4860F44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4E7575A7" w14:textId="77777777" w:rsidTr="465A6CE9">
        <w:trPr>
          <w:trHeight w:val="40"/>
        </w:trPr>
        <w:tc>
          <w:tcPr>
            <w:tcW w:w="1129" w:type="dxa"/>
            <w:vMerge/>
            <w:vAlign w:val="center"/>
            <w:hideMark/>
          </w:tcPr>
          <w:p w14:paraId="76259EB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C469B7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BC6D4B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03EFF5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Usually get a fair price, depending on the product.</w:t>
            </w:r>
          </w:p>
        </w:tc>
        <w:tc>
          <w:tcPr>
            <w:tcW w:w="1406" w:type="dxa"/>
            <w:vAlign w:val="center"/>
            <w:hideMark/>
          </w:tcPr>
          <w:p w14:paraId="3BD7521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1266FD8B" w14:textId="77777777" w:rsidTr="465A6CE9">
        <w:trPr>
          <w:trHeight w:val="40"/>
        </w:trPr>
        <w:tc>
          <w:tcPr>
            <w:tcW w:w="1129" w:type="dxa"/>
            <w:vMerge/>
            <w:vAlign w:val="center"/>
            <w:hideMark/>
          </w:tcPr>
          <w:p w14:paraId="0B2F691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4DEDCD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4CADCE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0F3301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Occasionally get a fair price, depending on the product.</w:t>
            </w:r>
          </w:p>
        </w:tc>
        <w:tc>
          <w:tcPr>
            <w:tcW w:w="1406" w:type="dxa"/>
            <w:vAlign w:val="center"/>
            <w:hideMark/>
          </w:tcPr>
          <w:p w14:paraId="5C8917E8"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76600869" w14:textId="77777777" w:rsidTr="465A6CE9">
        <w:trPr>
          <w:trHeight w:val="300"/>
        </w:trPr>
        <w:tc>
          <w:tcPr>
            <w:tcW w:w="1129" w:type="dxa"/>
            <w:vMerge/>
            <w:vAlign w:val="center"/>
            <w:hideMark/>
          </w:tcPr>
          <w:p w14:paraId="1419844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1F570C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FF3CD2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746C62F"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 get a fair price.</w:t>
            </w:r>
          </w:p>
        </w:tc>
        <w:tc>
          <w:tcPr>
            <w:tcW w:w="1406" w:type="dxa"/>
            <w:vAlign w:val="center"/>
            <w:hideMark/>
          </w:tcPr>
          <w:p w14:paraId="212DD56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53F1FEBB" w14:textId="77777777" w:rsidTr="465A6CE9">
        <w:trPr>
          <w:trHeight w:val="300"/>
        </w:trPr>
        <w:tc>
          <w:tcPr>
            <w:tcW w:w="1129" w:type="dxa"/>
            <w:vMerge/>
            <w:vAlign w:val="center"/>
            <w:hideMark/>
          </w:tcPr>
          <w:p w14:paraId="5D2F8EF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48D810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39B28A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482269A" w14:textId="15376ADA"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 get a fair price.</w:t>
            </w:r>
            <w:r>
              <w:rPr>
                <w:rFonts w:ascii="Calibri" w:eastAsia="Times New Roman" w:hAnsi="Calibri" w:cs="Calibri"/>
                <w:i/>
                <w:iCs/>
                <w:color w:val="000000"/>
                <w:kern w:val="0"/>
                <w:sz w:val="20"/>
                <w:szCs w:val="20"/>
                <w14:ligatures w14:val="none"/>
              </w:rPr>
              <w:t xml:space="preserve"> /I don’t know</w:t>
            </w:r>
          </w:p>
        </w:tc>
        <w:tc>
          <w:tcPr>
            <w:tcW w:w="1406" w:type="dxa"/>
            <w:vAlign w:val="center"/>
            <w:hideMark/>
          </w:tcPr>
          <w:p w14:paraId="600FA9C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672B065A" w14:textId="77777777" w:rsidTr="465A6CE9">
        <w:trPr>
          <w:trHeight w:val="300"/>
        </w:trPr>
        <w:tc>
          <w:tcPr>
            <w:tcW w:w="1129" w:type="dxa"/>
            <w:vMerge/>
            <w:vAlign w:val="center"/>
            <w:hideMark/>
          </w:tcPr>
          <w:p w14:paraId="05C61CE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C50BDD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6090943C"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get a fair price for your produced FISH?</w:t>
            </w:r>
          </w:p>
        </w:tc>
        <w:tc>
          <w:tcPr>
            <w:tcW w:w="3686" w:type="dxa"/>
            <w:vAlign w:val="center"/>
            <w:hideMark/>
          </w:tcPr>
          <w:p w14:paraId="2DE889CE"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Always get a fair price.</w:t>
            </w:r>
          </w:p>
        </w:tc>
        <w:tc>
          <w:tcPr>
            <w:tcW w:w="1406" w:type="dxa"/>
            <w:vAlign w:val="center"/>
            <w:hideMark/>
          </w:tcPr>
          <w:p w14:paraId="4CFB7E5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1048B1ED" w14:textId="77777777" w:rsidTr="465A6CE9">
        <w:trPr>
          <w:trHeight w:val="40"/>
        </w:trPr>
        <w:tc>
          <w:tcPr>
            <w:tcW w:w="1129" w:type="dxa"/>
            <w:vMerge/>
            <w:vAlign w:val="center"/>
            <w:hideMark/>
          </w:tcPr>
          <w:p w14:paraId="789FABB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08BA9C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8FE165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F61096B"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Usually get a fair price, depending on the product.</w:t>
            </w:r>
          </w:p>
        </w:tc>
        <w:tc>
          <w:tcPr>
            <w:tcW w:w="1406" w:type="dxa"/>
            <w:vAlign w:val="center"/>
            <w:hideMark/>
          </w:tcPr>
          <w:p w14:paraId="78B3441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7B3A9D69" w14:textId="77777777" w:rsidTr="465A6CE9">
        <w:trPr>
          <w:trHeight w:val="615"/>
        </w:trPr>
        <w:tc>
          <w:tcPr>
            <w:tcW w:w="1129" w:type="dxa"/>
            <w:vMerge/>
            <w:vAlign w:val="center"/>
            <w:hideMark/>
          </w:tcPr>
          <w:p w14:paraId="4FDE9D2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A3FA2A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64FD76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E49A0B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Occasionally get a fair price, depending on the product.</w:t>
            </w:r>
          </w:p>
        </w:tc>
        <w:tc>
          <w:tcPr>
            <w:tcW w:w="1406" w:type="dxa"/>
            <w:vAlign w:val="center"/>
            <w:hideMark/>
          </w:tcPr>
          <w:p w14:paraId="69A85E68"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5F954A56" w14:textId="77777777" w:rsidTr="465A6CE9">
        <w:trPr>
          <w:trHeight w:val="300"/>
        </w:trPr>
        <w:tc>
          <w:tcPr>
            <w:tcW w:w="1129" w:type="dxa"/>
            <w:vMerge/>
            <w:vAlign w:val="center"/>
            <w:hideMark/>
          </w:tcPr>
          <w:p w14:paraId="12B5B8F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0866E7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049B48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9AF0BE0"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 get a fair price.</w:t>
            </w:r>
          </w:p>
        </w:tc>
        <w:tc>
          <w:tcPr>
            <w:tcW w:w="1406" w:type="dxa"/>
            <w:vAlign w:val="center"/>
            <w:hideMark/>
          </w:tcPr>
          <w:p w14:paraId="4B67939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0BD1FDB6" w14:textId="77777777" w:rsidTr="465A6CE9">
        <w:trPr>
          <w:trHeight w:val="300"/>
        </w:trPr>
        <w:tc>
          <w:tcPr>
            <w:tcW w:w="1129" w:type="dxa"/>
            <w:vMerge/>
            <w:vAlign w:val="center"/>
            <w:hideMark/>
          </w:tcPr>
          <w:p w14:paraId="7D51C09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455A07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3FADA9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D3719AD" w14:textId="39AD0A71"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 get a fair price.</w:t>
            </w:r>
            <w:r>
              <w:rPr>
                <w:rFonts w:ascii="Calibri" w:eastAsia="Times New Roman" w:hAnsi="Calibri" w:cs="Calibri"/>
                <w:i/>
                <w:iCs/>
                <w:color w:val="000000"/>
                <w:kern w:val="0"/>
                <w:sz w:val="20"/>
                <w:szCs w:val="20"/>
                <w14:ligatures w14:val="none"/>
              </w:rPr>
              <w:t xml:space="preserve"> /I don’t know</w:t>
            </w:r>
          </w:p>
        </w:tc>
        <w:tc>
          <w:tcPr>
            <w:tcW w:w="1406" w:type="dxa"/>
            <w:vAlign w:val="center"/>
            <w:hideMark/>
          </w:tcPr>
          <w:p w14:paraId="35E0CAD4"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56F41601" w14:textId="77777777" w:rsidTr="465A6CE9">
        <w:trPr>
          <w:trHeight w:val="300"/>
        </w:trPr>
        <w:tc>
          <w:tcPr>
            <w:tcW w:w="1129" w:type="dxa"/>
            <w:vMerge/>
            <w:vAlign w:val="center"/>
            <w:hideMark/>
          </w:tcPr>
          <w:p w14:paraId="11FEE8A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B30886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hideMark/>
          </w:tcPr>
          <w:p w14:paraId="0FEE2F5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get a fair price for your produced wood, bark, rubber, etc. (from TREES)?</w:t>
            </w:r>
          </w:p>
        </w:tc>
        <w:tc>
          <w:tcPr>
            <w:tcW w:w="3686" w:type="dxa"/>
            <w:vAlign w:val="center"/>
            <w:hideMark/>
          </w:tcPr>
          <w:p w14:paraId="5680596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Always get a fair price.</w:t>
            </w:r>
          </w:p>
        </w:tc>
        <w:tc>
          <w:tcPr>
            <w:tcW w:w="1406" w:type="dxa"/>
            <w:vAlign w:val="center"/>
            <w:hideMark/>
          </w:tcPr>
          <w:p w14:paraId="14F35AE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0217F19B" w14:textId="77777777" w:rsidTr="465A6CE9">
        <w:trPr>
          <w:trHeight w:val="615"/>
        </w:trPr>
        <w:tc>
          <w:tcPr>
            <w:tcW w:w="1129" w:type="dxa"/>
            <w:vMerge/>
            <w:vAlign w:val="center"/>
            <w:hideMark/>
          </w:tcPr>
          <w:p w14:paraId="6CFD116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390C17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35A6BD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30AF566"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Usually get a fair price, depending on the product.</w:t>
            </w:r>
          </w:p>
        </w:tc>
        <w:tc>
          <w:tcPr>
            <w:tcW w:w="1406" w:type="dxa"/>
            <w:vAlign w:val="center"/>
            <w:hideMark/>
          </w:tcPr>
          <w:p w14:paraId="7675039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6D19DA96" w14:textId="77777777" w:rsidTr="465A6CE9">
        <w:trPr>
          <w:trHeight w:val="615"/>
        </w:trPr>
        <w:tc>
          <w:tcPr>
            <w:tcW w:w="1129" w:type="dxa"/>
            <w:vMerge/>
            <w:vAlign w:val="center"/>
            <w:hideMark/>
          </w:tcPr>
          <w:p w14:paraId="6B9C85D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EC8AF8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403A89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7D2349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Occasionally get a fair price, depending on the product.</w:t>
            </w:r>
          </w:p>
        </w:tc>
        <w:tc>
          <w:tcPr>
            <w:tcW w:w="1406" w:type="dxa"/>
            <w:vAlign w:val="center"/>
            <w:hideMark/>
          </w:tcPr>
          <w:p w14:paraId="2638D39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3FC519E4" w14:textId="77777777" w:rsidTr="465A6CE9">
        <w:trPr>
          <w:trHeight w:val="300"/>
        </w:trPr>
        <w:tc>
          <w:tcPr>
            <w:tcW w:w="1129" w:type="dxa"/>
            <w:vMerge/>
            <w:vAlign w:val="center"/>
            <w:hideMark/>
          </w:tcPr>
          <w:p w14:paraId="13E3961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D00E17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5D6838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87E28C9"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 get a fair price.</w:t>
            </w:r>
          </w:p>
        </w:tc>
        <w:tc>
          <w:tcPr>
            <w:tcW w:w="1406" w:type="dxa"/>
            <w:vAlign w:val="center"/>
            <w:hideMark/>
          </w:tcPr>
          <w:p w14:paraId="2AEF776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76275441" w14:textId="77777777" w:rsidTr="465A6CE9">
        <w:trPr>
          <w:trHeight w:val="300"/>
        </w:trPr>
        <w:tc>
          <w:tcPr>
            <w:tcW w:w="1129" w:type="dxa"/>
            <w:vMerge/>
            <w:vAlign w:val="center"/>
            <w:hideMark/>
          </w:tcPr>
          <w:p w14:paraId="077F076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F4B265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10B05D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3FECA45" w14:textId="346613FD"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 get a fair price.</w:t>
            </w:r>
            <w:r>
              <w:rPr>
                <w:rFonts w:ascii="Calibri" w:eastAsia="Times New Roman" w:hAnsi="Calibri" w:cs="Calibri"/>
                <w:i/>
                <w:iCs/>
                <w:color w:val="000000"/>
                <w:kern w:val="0"/>
                <w:sz w:val="20"/>
                <w:szCs w:val="20"/>
                <w14:ligatures w14:val="none"/>
              </w:rPr>
              <w:t xml:space="preserve"> /I don’t know</w:t>
            </w:r>
          </w:p>
        </w:tc>
        <w:tc>
          <w:tcPr>
            <w:tcW w:w="1406" w:type="dxa"/>
            <w:vAlign w:val="center"/>
            <w:hideMark/>
          </w:tcPr>
          <w:p w14:paraId="00A2872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477039AA" w14:textId="77777777" w:rsidTr="465A6CE9">
        <w:trPr>
          <w:trHeight w:val="300"/>
        </w:trPr>
        <w:tc>
          <w:tcPr>
            <w:tcW w:w="1129" w:type="dxa"/>
            <w:vMerge/>
            <w:vAlign w:val="center"/>
            <w:hideMark/>
          </w:tcPr>
          <w:p w14:paraId="5DD83C3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4B8A35D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c>
          <w:tcPr>
            <w:tcW w:w="2551" w:type="dxa"/>
            <w:vMerge w:val="restart"/>
            <w:vAlign w:val="center"/>
            <w:hideMark/>
          </w:tcPr>
          <w:p w14:paraId="10402D42"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get a fair price for your produced HONEY?</w:t>
            </w:r>
          </w:p>
        </w:tc>
        <w:tc>
          <w:tcPr>
            <w:tcW w:w="3686" w:type="dxa"/>
            <w:vAlign w:val="center"/>
            <w:hideMark/>
          </w:tcPr>
          <w:p w14:paraId="05C647E2"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Always get a fair price.</w:t>
            </w:r>
          </w:p>
        </w:tc>
        <w:tc>
          <w:tcPr>
            <w:tcW w:w="1406" w:type="dxa"/>
            <w:vAlign w:val="center"/>
            <w:hideMark/>
          </w:tcPr>
          <w:p w14:paraId="22C0545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3AAB1FBF" w14:textId="77777777" w:rsidTr="465A6CE9">
        <w:trPr>
          <w:trHeight w:val="615"/>
        </w:trPr>
        <w:tc>
          <w:tcPr>
            <w:tcW w:w="1129" w:type="dxa"/>
            <w:vMerge/>
            <w:vAlign w:val="center"/>
            <w:hideMark/>
          </w:tcPr>
          <w:p w14:paraId="3761011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F74343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802E4F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1CDC1B6"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Usually get a fair price, depending on the product.</w:t>
            </w:r>
          </w:p>
        </w:tc>
        <w:tc>
          <w:tcPr>
            <w:tcW w:w="1406" w:type="dxa"/>
            <w:vAlign w:val="center"/>
            <w:hideMark/>
          </w:tcPr>
          <w:p w14:paraId="4D8D2401"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24855740" w14:textId="77777777" w:rsidTr="465A6CE9">
        <w:trPr>
          <w:trHeight w:val="615"/>
        </w:trPr>
        <w:tc>
          <w:tcPr>
            <w:tcW w:w="1129" w:type="dxa"/>
            <w:vMerge/>
            <w:vAlign w:val="center"/>
            <w:hideMark/>
          </w:tcPr>
          <w:p w14:paraId="51EDA3A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4ABF92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4827C4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0525F0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Occasionally get a fair price, depending on the product.</w:t>
            </w:r>
          </w:p>
        </w:tc>
        <w:tc>
          <w:tcPr>
            <w:tcW w:w="1406" w:type="dxa"/>
            <w:vAlign w:val="center"/>
            <w:hideMark/>
          </w:tcPr>
          <w:p w14:paraId="3314156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191377B2" w14:textId="77777777" w:rsidTr="465A6CE9">
        <w:trPr>
          <w:trHeight w:val="300"/>
        </w:trPr>
        <w:tc>
          <w:tcPr>
            <w:tcW w:w="1129" w:type="dxa"/>
            <w:vMerge/>
            <w:vAlign w:val="center"/>
            <w:hideMark/>
          </w:tcPr>
          <w:p w14:paraId="2A70F56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A82A73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155B11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07D85AC"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 get a fair price.</w:t>
            </w:r>
          </w:p>
        </w:tc>
        <w:tc>
          <w:tcPr>
            <w:tcW w:w="1406" w:type="dxa"/>
            <w:vAlign w:val="center"/>
            <w:hideMark/>
          </w:tcPr>
          <w:p w14:paraId="0A7DD9A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2B0CE983" w14:textId="77777777" w:rsidTr="465A6CE9">
        <w:trPr>
          <w:trHeight w:val="300"/>
        </w:trPr>
        <w:tc>
          <w:tcPr>
            <w:tcW w:w="1129" w:type="dxa"/>
            <w:vMerge/>
            <w:vAlign w:val="center"/>
            <w:hideMark/>
          </w:tcPr>
          <w:p w14:paraId="1AE3989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861CA2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A94DFD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CB4D88C" w14:textId="7D0DDCDD"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 get a fair price.</w:t>
            </w:r>
            <w:r>
              <w:rPr>
                <w:rFonts w:ascii="Calibri" w:eastAsia="Times New Roman" w:hAnsi="Calibri" w:cs="Calibri"/>
                <w:i/>
                <w:iCs/>
                <w:color w:val="000000"/>
                <w:kern w:val="0"/>
                <w:sz w:val="20"/>
                <w:szCs w:val="20"/>
                <w14:ligatures w14:val="none"/>
              </w:rPr>
              <w:t xml:space="preserve"> /I don’t know</w:t>
            </w:r>
          </w:p>
        </w:tc>
        <w:tc>
          <w:tcPr>
            <w:tcW w:w="1406" w:type="dxa"/>
            <w:vAlign w:val="center"/>
            <w:hideMark/>
          </w:tcPr>
          <w:p w14:paraId="60E42283"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4143A8E5" w14:textId="77777777" w:rsidTr="465A6CE9">
        <w:trPr>
          <w:trHeight w:val="300"/>
        </w:trPr>
        <w:tc>
          <w:tcPr>
            <w:tcW w:w="1129" w:type="dxa"/>
            <w:vMerge/>
            <w:vAlign w:val="center"/>
            <w:hideMark/>
          </w:tcPr>
          <w:p w14:paraId="29670BF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14330F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6</w:t>
            </w:r>
          </w:p>
        </w:tc>
        <w:tc>
          <w:tcPr>
            <w:tcW w:w="2551" w:type="dxa"/>
            <w:vMerge w:val="restart"/>
            <w:vAlign w:val="center"/>
            <w:hideMark/>
          </w:tcPr>
          <w:p w14:paraId="39B94D17"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Do you get a fair price for your produced OTHER products?</w:t>
            </w:r>
          </w:p>
        </w:tc>
        <w:tc>
          <w:tcPr>
            <w:tcW w:w="3686" w:type="dxa"/>
            <w:vAlign w:val="center"/>
            <w:hideMark/>
          </w:tcPr>
          <w:p w14:paraId="6ECC5EC4"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Always get a fair price.</w:t>
            </w:r>
          </w:p>
        </w:tc>
        <w:tc>
          <w:tcPr>
            <w:tcW w:w="1406" w:type="dxa"/>
            <w:vAlign w:val="center"/>
            <w:hideMark/>
          </w:tcPr>
          <w:p w14:paraId="315C6962"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364A5F5E" w14:textId="77777777" w:rsidTr="465A6CE9">
        <w:trPr>
          <w:trHeight w:val="615"/>
        </w:trPr>
        <w:tc>
          <w:tcPr>
            <w:tcW w:w="1129" w:type="dxa"/>
            <w:vMerge/>
            <w:vAlign w:val="center"/>
            <w:hideMark/>
          </w:tcPr>
          <w:p w14:paraId="5BB3404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6B654B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BDBBCCE"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15E188A"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Usually get a fair price, depending on the product.</w:t>
            </w:r>
          </w:p>
        </w:tc>
        <w:tc>
          <w:tcPr>
            <w:tcW w:w="1406" w:type="dxa"/>
            <w:vAlign w:val="center"/>
            <w:hideMark/>
          </w:tcPr>
          <w:p w14:paraId="21E055D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209434FD" w14:textId="77777777" w:rsidTr="465A6CE9">
        <w:trPr>
          <w:trHeight w:val="615"/>
        </w:trPr>
        <w:tc>
          <w:tcPr>
            <w:tcW w:w="1129" w:type="dxa"/>
            <w:vMerge/>
            <w:vAlign w:val="center"/>
            <w:hideMark/>
          </w:tcPr>
          <w:p w14:paraId="5E39647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ACF7EA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53B5FB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ABBC4AA"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Occasionally get a fair price, depending on the product.</w:t>
            </w:r>
          </w:p>
        </w:tc>
        <w:tc>
          <w:tcPr>
            <w:tcW w:w="1406" w:type="dxa"/>
            <w:vAlign w:val="center"/>
            <w:hideMark/>
          </w:tcPr>
          <w:p w14:paraId="50748161"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257359AB" w14:textId="77777777" w:rsidTr="465A6CE9">
        <w:trPr>
          <w:trHeight w:val="300"/>
        </w:trPr>
        <w:tc>
          <w:tcPr>
            <w:tcW w:w="1129" w:type="dxa"/>
            <w:vMerge/>
            <w:vAlign w:val="center"/>
            <w:hideMark/>
          </w:tcPr>
          <w:p w14:paraId="70C1A41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FC068C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37FBE0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A69B343" w14:textId="77777777"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Rarely get a fair price.</w:t>
            </w:r>
          </w:p>
        </w:tc>
        <w:tc>
          <w:tcPr>
            <w:tcW w:w="1406" w:type="dxa"/>
            <w:vAlign w:val="center"/>
            <w:hideMark/>
          </w:tcPr>
          <w:p w14:paraId="640EC39D"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63CC5AE1" w14:textId="77777777" w:rsidTr="465A6CE9">
        <w:trPr>
          <w:trHeight w:val="300"/>
        </w:trPr>
        <w:tc>
          <w:tcPr>
            <w:tcW w:w="1129" w:type="dxa"/>
            <w:vMerge/>
            <w:vAlign w:val="center"/>
            <w:hideMark/>
          </w:tcPr>
          <w:p w14:paraId="5543C3B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3B8587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2259E6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C770E56" w14:textId="0FCC2FF9" w:rsidR="00EA6AA9" w:rsidRPr="0037562D" w:rsidRDefault="00EA6AA9" w:rsidP="00EA6AA9">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Never get a fair price.</w:t>
            </w:r>
            <w:r>
              <w:rPr>
                <w:rFonts w:ascii="Calibri" w:eastAsia="Times New Roman" w:hAnsi="Calibri" w:cs="Calibri"/>
                <w:i/>
                <w:iCs/>
                <w:color w:val="000000"/>
                <w:kern w:val="0"/>
                <w:sz w:val="20"/>
                <w:szCs w:val="20"/>
                <w14:ligatures w14:val="none"/>
              </w:rPr>
              <w:t>/I don’t know</w:t>
            </w:r>
          </w:p>
        </w:tc>
        <w:tc>
          <w:tcPr>
            <w:tcW w:w="1406" w:type="dxa"/>
            <w:vAlign w:val="center"/>
            <w:hideMark/>
          </w:tcPr>
          <w:p w14:paraId="4E6DC286"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36D921CB" w14:textId="77777777" w:rsidTr="465A6CE9">
        <w:trPr>
          <w:trHeight w:val="56"/>
        </w:trPr>
        <w:tc>
          <w:tcPr>
            <w:tcW w:w="1129" w:type="dxa"/>
            <w:vMerge w:val="restart"/>
            <w:shd w:val="clear" w:color="auto" w:fill="FAE2D5" w:themeFill="accent2" w:themeFillTint="33"/>
            <w:textDirection w:val="btLr"/>
            <w:vAlign w:val="center"/>
            <w:hideMark/>
          </w:tcPr>
          <w:p w14:paraId="3779C26D" w14:textId="3231DE34"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CONNECTIVITY</w:t>
            </w:r>
          </w:p>
        </w:tc>
        <w:tc>
          <w:tcPr>
            <w:tcW w:w="284" w:type="dxa"/>
            <w:vMerge w:val="restart"/>
            <w:vAlign w:val="center"/>
            <w:hideMark/>
          </w:tcPr>
          <w:p w14:paraId="55249AC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785198B4" w14:textId="2C0385CF"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When you sell the produced CROPs, at least part of your production is sold to..</w:t>
            </w:r>
          </w:p>
        </w:tc>
        <w:tc>
          <w:tcPr>
            <w:tcW w:w="3686" w:type="dxa"/>
            <w:vAlign w:val="center"/>
            <w:hideMark/>
          </w:tcPr>
          <w:p w14:paraId="0526A320"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Directly to consumers.</w:t>
            </w:r>
          </w:p>
        </w:tc>
        <w:tc>
          <w:tcPr>
            <w:tcW w:w="1406" w:type="dxa"/>
            <w:vAlign w:val="center"/>
            <w:hideMark/>
          </w:tcPr>
          <w:p w14:paraId="364CAEC2"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6F694297" w14:textId="77777777" w:rsidTr="465A6CE9">
        <w:trPr>
          <w:trHeight w:val="300"/>
        </w:trPr>
        <w:tc>
          <w:tcPr>
            <w:tcW w:w="1129" w:type="dxa"/>
            <w:vMerge/>
            <w:vAlign w:val="center"/>
            <w:hideMark/>
          </w:tcPr>
          <w:p w14:paraId="42F2300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028663C"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8E6FDC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2D661A7"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farmers organization / cooperative.</w:t>
            </w:r>
          </w:p>
        </w:tc>
        <w:tc>
          <w:tcPr>
            <w:tcW w:w="1406" w:type="dxa"/>
            <w:vAlign w:val="center"/>
            <w:hideMark/>
          </w:tcPr>
          <w:p w14:paraId="756CF112"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4BDA6765" w14:textId="77777777" w:rsidTr="465A6CE9">
        <w:trPr>
          <w:trHeight w:val="615"/>
        </w:trPr>
        <w:tc>
          <w:tcPr>
            <w:tcW w:w="1129" w:type="dxa"/>
            <w:vMerge/>
            <w:vAlign w:val="center"/>
            <w:hideMark/>
          </w:tcPr>
          <w:p w14:paraId="342C7FC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A2F0F46"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A69AE5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31C04D6" w14:textId="3E64C59A"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retailers such as supermarkets, grocery stores, or restaurants.</w:t>
            </w:r>
          </w:p>
        </w:tc>
        <w:tc>
          <w:tcPr>
            <w:tcW w:w="1406" w:type="dxa"/>
            <w:vAlign w:val="center"/>
            <w:hideMark/>
          </w:tcPr>
          <w:p w14:paraId="34F23B51"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714922FB" w14:textId="77777777" w:rsidTr="465A6CE9">
        <w:trPr>
          <w:trHeight w:val="300"/>
        </w:trPr>
        <w:tc>
          <w:tcPr>
            <w:tcW w:w="1129" w:type="dxa"/>
            <w:vMerge/>
            <w:vAlign w:val="center"/>
            <w:hideMark/>
          </w:tcPr>
          <w:p w14:paraId="14BD66C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11CDF5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BB21BC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6552309"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a middle man / aggregator.</w:t>
            </w:r>
          </w:p>
        </w:tc>
        <w:tc>
          <w:tcPr>
            <w:tcW w:w="1406" w:type="dxa"/>
            <w:vAlign w:val="center"/>
            <w:hideMark/>
          </w:tcPr>
          <w:p w14:paraId="3B2E10D9"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EA6AA9" w:rsidRPr="0037562D" w14:paraId="6F973B52" w14:textId="77777777" w:rsidTr="465A6CE9">
        <w:trPr>
          <w:trHeight w:val="300"/>
        </w:trPr>
        <w:tc>
          <w:tcPr>
            <w:tcW w:w="1129" w:type="dxa"/>
            <w:vMerge/>
            <w:vAlign w:val="center"/>
            <w:hideMark/>
          </w:tcPr>
          <w:p w14:paraId="1DCFE25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B2AA72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E5A651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992553D" w14:textId="31246638" w:rsidR="00EA6AA9" w:rsidRPr="00DF5B79" w:rsidRDefault="006E1484"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 xml:space="preserve">No products are sold. </w:t>
            </w:r>
          </w:p>
        </w:tc>
        <w:tc>
          <w:tcPr>
            <w:tcW w:w="1406" w:type="dxa"/>
            <w:vAlign w:val="center"/>
            <w:hideMark/>
          </w:tcPr>
          <w:p w14:paraId="0DDCEDB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78A136B4" w14:textId="77777777" w:rsidTr="465A6CE9">
        <w:trPr>
          <w:trHeight w:val="300"/>
        </w:trPr>
        <w:tc>
          <w:tcPr>
            <w:tcW w:w="1129" w:type="dxa"/>
            <w:vMerge/>
            <w:vAlign w:val="center"/>
            <w:hideMark/>
          </w:tcPr>
          <w:p w14:paraId="17CBB67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D22FE6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428721E4" w14:textId="565F396E"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When you sell the produced LIVESTOCK, at least part of your production is sold to..</w:t>
            </w:r>
          </w:p>
        </w:tc>
        <w:tc>
          <w:tcPr>
            <w:tcW w:w="3686" w:type="dxa"/>
            <w:vAlign w:val="center"/>
            <w:hideMark/>
          </w:tcPr>
          <w:p w14:paraId="15C43DBA"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Directly to consumers.</w:t>
            </w:r>
          </w:p>
        </w:tc>
        <w:tc>
          <w:tcPr>
            <w:tcW w:w="1406" w:type="dxa"/>
            <w:vAlign w:val="center"/>
            <w:hideMark/>
          </w:tcPr>
          <w:p w14:paraId="2480B4B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4AAD72C4" w14:textId="77777777" w:rsidTr="465A6CE9">
        <w:trPr>
          <w:trHeight w:val="40"/>
        </w:trPr>
        <w:tc>
          <w:tcPr>
            <w:tcW w:w="1129" w:type="dxa"/>
            <w:vMerge/>
            <w:vAlign w:val="center"/>
            <w:hideMark/>
          </w:tcPr>
          <w:p w14:paraId="5BBC8502"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A47940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707163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CC5E67B"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farmers organization / cooperative.</w:t>
            </w:r>
          </w:p>
        </w:tc>
        <w:tc>
          <w:tcPr>
            <w:tcW w:w="1406" w:type="dxa"/>
            <w:vAlign w:val="center"/>
            <w:hideMark/>
          </w:tcPr>
          <w:p w14:paraId="4F27F34B"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02054590" w14:textId="77777777" w:rsidTr="465A6CE9">
        <w:trPr>
          <w:trHeight w:val="615"/>
        </w:trPr>
        <w:tc>
          <w:tcPr>
            <w:tcW w:w="1129" w:type="dxa"/>
            <w:vMerge/>
            <w:vAlign w:val="center"/>
            <w:hideMark/>
          </w:tcPr>
          <w:p w14:paraId="7B189FF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ABDD3F8"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F79BA11"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671A34F" w14:textId="28748806"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retailers such as supermarkets, grocery stores, or restaurants.</w:t>
            </w:r>
          </w:p>
        </w:tc>
        <w:tc>
          <w:tcPr>
            <w:tcW w:w="1406" w:type="dxa"/>
            <w:vAlign w:val="center"/>
            <w:hideMark/>
          </w:tcPr>
          <w:p w14:paraId="6092FD1E"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6C9A9ADA" w14:textId="77777777" w:rsidTr="465A6CE9">
        <w:trPr>
          <w:trHeight w:val="300"/>
        </w:trPr>
        <w:tc>
          <w:tcPr>
            <w:tcW w:w="1129" w:type="dxa"/>
            <w:vMerge/>
            <w:vAlign w:val="center"/>
            <w:hideMark/>
          </w:tcPr>
          <w:p w14:paraId="1F4A5ABD"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287CBB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E9E3DA3"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EC704A4"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a middle man / aggregator.</w:t>
            </w:r>
          </w:p>
        </w:tc>
        <w:tc>
          <w:tcPr>
            <w:tcW w:w="1406" w:type="dxa"/>
            <w:vAlign w:val="center"/>
            <w:hideMark/>
          </w:tcPr>
          <w:p w14:paraId="6409F22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56030B8A" w14:textId="77777777" w:rsidTr="465A6CE9">
        <w:trPr>
          <w:trHeight w:val="300"/>
        </w:trPr>
        <w:tc>
          <w:tcPr>
            <w:tcW w:w="1129" w:type="dxa"/>
            <w:vMerge/>
            <w:vAlign w:val="center"/>
            <w:hideMark/>
          </w:tcPr>
          <w:p w14:paraId="02338640"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DB1EBD7"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DB15F7C"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A72FCA8" w14:textId="4459DB08"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 xml:space="preserve">No products are sold. </w:t>
            </w:r>
          </w:p>
        </w:tc>
        <w:tc>
          <w:tcPr>
            <w:tcW w:w="1406" w:type="dxa"/>
            <w:vAlign w:val="center"/>
            <w:hideMark/>
          </w:tcPr>
          <w:p w14:paraId="18537D85"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EA6AA9" w:rsidRPr="0037562D" w14:paraId="248080BD" w14:textId="77777777" w:rsidTr="465A6CE9">
        <w:trPr>
          <w:trHeight w:val="40"/>
        </w:trPr>
        <w:tc>
          <w:tcPr>
            <w:tcW w:w="1129" w:type="dxa"/>
            <w:vMerge/>
            <w:vAlign w:val="center"/>
            <w:hideMark/>
          </w:tcPr>
          <w:p w14:paraId="4DDE9E2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7065082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6EF72B97" w14:textId="7F582B73"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When you sell the produced FISH, at least part of your production is sold to..</w:t>
            </w:r>
          </w:p>
        </w:tc>
        <w:tc>
          <w:tcPr>
            <w:tcW w:w="3686" w:type="dxa"/>
            <w:vAlign w:val="center"/>
            <w:hideMark/>
          </w:tcPr>
          <w:p w14:paraId="6F1863D1"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Directly to consumers.</w:t>
            </w:r>
          </w:p>
        </w:tc>
        <w:tc>
          <w:tcPr>
            <w:tcW w:w="1406" w:type="dxa"/>
            <w:vAlign w:val="center"/>
            <w:hideMark/>
          </w:tcPr>
          <w:p w14:paraId="15BA3B45"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EA6AA9" w:rsidRPr="0037562D" w14:paraId="32FDBAF2" w14:textId="77777777" w:rsidTr="465A6CE9">
        <w:trPr>
          <w:trHeight w:val="40"/>
        </w:trPr>
        <w:tc>
          <w:tcPr>
            <w:tcW w:w="1129" w:type="dxa"/>
            <w:vMerge/>
            <w:vAlign w:val="center"/>
            <w:hideMark/>
          </w:tcPr>
          <w:p w14:paraId="70D78EC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88C4F8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9D346DB"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DA80F98"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farmers organization / cooperative.</w:t>
            </w:r>
          </w:p>
        </w:tc>
        <w:tc>
          <w:tcPr>
            <w:tcW w:w="1406" w:type="dxa"/>
            <w:vAlign w:val="center"/>
            <w:hideMark/>
          </w:tcPr>
          <w:p w14:paraId="336B35DA"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EA6AA9" w:rsidRPr="0037562D" w14:paraId="694E3A99" w14:textId="77777777" w:rsidTr="465A6CE9">
        <w:trPr>
          <w:trHeight w:val="116"/>
        </w:trPr>
        <w:tc>
          <w:tcPr>
            <w:tcW w:w="1129" w:type="dxa"/>
            <w:vMerge/>
            <w:vAlign w:val="center"/>
            <w:hideMark/>
          </w:tcPr>
          <w:p w14:paraId="4AF9AC15"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74B771F"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525C3C4"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7BA392E" w14:textId="733CEB9F"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retailers such as supermarkets, grocery stores, or restaurants.</w:t>
            </w:r>
          </w:p>
        </w:tc>
        <w:tc>
          <w:tcPr>
            <w:tcW w:w="1406" w:type="dxa"/>
            <w:vAlign w:val="center"/>
            <w:hideMark/>
          </w:tcPr>
          <w:p w14:paraId="3E309844"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EA6AA9" w:rsidRPr="0037562D" w14:paraId="21D9D546" w14:textId="77777777" w:rsidTr="465A6CE9">
        <w:trPr>
          <w:trHeight w:val="300"/>
        </w:trPr>
        <w:tc>
          <w:tcPr>
            <w:tcW w:w="1129" w:type="dxa"/>
            <w:vMerge/>
            <w:vAlign w:val="center"/>
            <w:hideMark/>
          </w:tcPr>
          <w:p w14:paraId="792AEDE0"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EF49299"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7A8EAE7" w14:textId="77777777" w:rsidR="00EA6AA9" w:rsidRPr="0037562D" w:rsidRDefault="00EA6AA9" w:rsidP="00EA6AA9">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D19395E" w14:textId="77777777" w:rsidR="00EA6AA9" w:rsidRPr="00DF5B79" w:rsidRDefault="00EA6AA9" w:rsidP="00EA6AA9">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a middle man / aggregator.</w:t>
            </w:r>
          </w:p>
        </w:tc>
        <w:tc>
          <w:tcPr>
            <w:tcW w:w="1406" w:type="dxa"/>
            <w:vAlign w:val="center"/>
            <w:hideMark/>
          </w:tcPr>
          <w:p w14:paraId="5BBAA1B0" w14:textId="77777777" w:rsidR="00EA6AA9" w:rsidRPr="0037562D" w:rsidRDefault="00EA6AA9" w:rsidP="00EA6AA9">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689F806E" w14:textId="77777777" w:rsidTr="465A6CE9">
        <w:trPr>
          <w:trHeight w:val="58"/>
        </w:trPr>
        <w:tc>
          <w:tcPr>
            <w:tcW w:w="1129" w:type="dxa"/>
            <w:vMerge/>
            <w:vAlign w:val="center"/>
            <w:hideMark/>
          </w:tcPr>
          <w:p w14:paraId="3CD7AD5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3921539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E91C803"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2FAAE27" w14:textId="7C5CDFAF"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 xml:space="preserve">No products are sold. </w:t>
            </w:r>
          </w:p>
        </w:tc>
        <w:tc>
          <w:tcPr>
            <w:tcW w:w="1406" w:type="dxa"/>
            <w:vAlign w:val="center"/>
            <w:hideMark/>
          </w:tcPr>
          <w:p w14:paraId="15F8108C"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4F73AA77" w14:textId="77777777" w:rsidTr="465A6CE9">
        <w:trPr>
          <w:trHeight w:val="40"/>
        </w:trPr>
        <w:tc>
          <w:tcPr>
            <w:tcW w:w="1129" w:type="dxa"/>
            <w:vMerge/>
            <w:vAlign w:val="center"/>
            <w:hideMark/>
          </w:tcPr>
          <w:p w14:paraId="4A0EF74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3B31D156"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c>
          <w:tcPr>
            <w:tcW w:w="2551" w:type="dxa"/>
            <w:vMerge w:val="restart"/>
            <w:vAlign w:val="center"/>
            <w:hideMark/>
          </w:tcPr>
          <w:p w14:paraId="0138A8F6" w14:textId="4F943A7F"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 xml:space="preserve">When you sell the produced wood, bark, rubber, etc. </w:t>
            </w:r>
            <w:r w:rsidRPr="0037562D">
              <w:rPr>
                <w:rFonts w:ascii="Calibri" w:eastAsia="Times New Roman" w:hAnsi="Calibri" w:cs="Calibri"/>
                <w:color w:val="000000"/>
                <w:kern w:val="0"/>
                <w:sz w:val="20"/>
                <w:szCs w:val="20"/>
                <w14:ligatures w14:val="none"/>
              </w:rPr>
              <w:lastRenderedPageBreak/>
              <w:t>(from TREES), at least part of your production is sold to..</w:t>
            </w:r>
          </w:p>
        </w:tc>
        <w:tc>
          <w:tcPr>
            <w:tcW w:w="3686" w:type="dxa"/>
            <w:vAlign w:val="center"/>
            <w:hideMark/>
          </w:tcPr>
          <w:p w14:paraId="796E6400"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lastRenderedPageBreak/>
              <w:t>Directly to consumers.</w:t>
            </w:r>
          </w:p>
        </w:tc>
        <w:tc>
          <w:tcPr>
            <w:tcW w:w="1406" w:type="dxa"/>
            <w:vAlign w:val="center"/>
            <w:hideMark/>
          </w:tcPr>
          <w:p w14:paraId="1AFF4E8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6780774E" w14:textId="77777777" w:rsidTr="465A6CE9">
        <w:trPr>
          <w:trHeight w:val="40"/>
        </w:trPr>
        <w:tc>
          <w:tcPr>
            <w:tcW w:w="1129" w:type="dxa"/>
            <w:vMerge/>
            <w:vAlign w:val="center"/>
            <w:hideMark/>
          </w:tcPr>
          <w:p w14:paraId="235F7DE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16D1B19"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1B5594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06DB891"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farmers organization / cooperative.</w:t>
            </w:r>
          </w:p>
        </w:tc>
        <w:tc>
          <w:tcPr>
            <w:tcW w:w="1406" w:type="dxa"/>
            <w:vAlign w:val="center"/>
            <w:hideMark/>
          </w:tcPr>
          <w:p w14:paraId="7C4E6B8A"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6E1484" w:rsidRPr="0037562D" w14:paraId="2CC03251" w14:textId="77777777" w:rsidTr="465A6CE9">
        <w:trPr>
          <w:trHeight w:val="114"/>
        </w:trPr>
        <w:tc>
          <w:tcPr>
            <w:tcW w:w="1129" w:type="dxa"/>
            <w:vMerge/>
            <w:vAlign w:val="center"/>
            <w:hideMark/>
          </w:tcPr>
          <w:p w14:paraId="466DD403"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E6B4769"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49F7C8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ED0D671" w14:textId="39E6C25B"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retailers such as supermarkets, grocery stores, or restaurants.</w:t>
            </w:r>
          </w:p>
        </w:tc>
        <w:tc>
          <w:tcPr>
            <w:tcW w:w="1406" w:type="dxa"/>
            <w:vAlign w:val="center"/>
            <w:hideMark/>
          </w:tcPr>
          <w:p w14:paraId="0CBF94E8"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6007766A" w14:textId="77777777" w:rsidTr="465A6CE9">
        <w:trPr>
          <w:trHeight w:val="40"/>
        </w:trPr>
        <w:tc>
          <w:tcPr>
            <w:tcW w:w="1129" w:type="dxa"/>
            <w:vMerge/>
            <w:vAlign w:val="center"/>
            <w:hideMark/>
          </w:tcPr>
          <w:p w14:paraId="6457237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DF793F8"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DF47CD8"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4C29123"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a middle man / aggregator.</w:t>
            </w:r>
          </w:p>
        </w:tc>
        <w:tc>
          <w:tcPr>
            <w:tcW w:w="1406" w:type="dxa"/>
            <w:vAlign w:val="center"/>
            <w:hideMark/>
          </w:tcPr>
          <w:p w14:paraId="2746BE8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4681519B" w14:textId="77777777" w:rsidTr="465A6CE9">
        <w:trPr>
          <w:trHeight w:val="300"/>
        </w:trPr>
        <w:tc>
          <w:tcPr>
            <w:tcW w:w="1129" w:type="dxa"/>
            <w:vMerge/>
            <w:vAlign w:val="center"/>
            <w:hideMark/>
          </w:tcPr>
          <w:p w14:paraId="19569DA5"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AEA945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448A4F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B672499" w14:textId="4A428A72"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 xml:space="preserve">No products are sold. </w:t>
            </w:r>
          </w:p>
        </w:tc>
        <w:tc>
          <w:tcPr>
            <w:tcW w:w="1406" w:type="dxa"/>
            <w:vAlign w:val="center"/>
            <w:hideMark/>
          </w:tcPr>
          <w:p w14:paraId="5EF3B55B"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6ABEE20C" w14:textId="77777777" w:rsidTr="465A6CE9">
        <w:trPr>
          <w:trHeight w:val="40"/>
        </w:trPr>
        <w:tc>
          <w:tcPr>
            <w:tcW w:w="1129" w:type="dxa"/>
            <w:vMerge/>
            <w:vAlign w:val="center"/>
            <w:hideMark/>
          </w:tcPr>
          <w:p w14:paraId="6A247036"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12F1BDB5"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c>
          <w:tcPr>
            <w:tcW w:w="2551" w:type="dxa"/>
            <w:vMerge w:val="restart"/>
            <w:vAlign w:val="center"/>
            <w:hideMark/>
          </w:tcPr>
          <w:p w14:paraId="5F07866B" w14:textId="6BDDA499"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When you sell the produced HONEY, at least part of your production is sold to..</w:t>
            </w:r>
          </w:p>
        </w:tc>
        <w:tc>
          <w:tcPr>
            <w:tcW w:w="3686" w:type="dxa"/>
            <w:vAlign w:val="center"/>
            <w:hideMark/>
          </w:tcPr>
          <w:p w14:paraId="65D9E754"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Directly to consumers.</w:t>
            </w:r>
          </w:p>
        </w:tc>
        <w:tc>
          <w:tcPr>
            <w:tcW w:w="1406" w:type="dxa"/>
            <w:vAlign w:val="center"/>
            <w:hideMark/>
          </w:tcPr>
          <w:p w14:paraId="738C5C5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0920BC63" w14:textId="77777777" w:rsidTr="465A6CE9">
        <w:trPr>
          <w:trHeight w:val="96"/>
        </w:trPr>
        <w:tc>
          <w:tcPr>
            <w:tcW w:w="1129" w:type="dxa"/>
            <w:vMerge/>
            <w:vAlign w:val="center"/>
            <w:hideMark/>
          </w:tcPr>
          <w:p w14:paraId="37F2D6FA"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A2E0EE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3FDDAA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FBA5D61"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farmers organization / cooperative.</w:t>
            </w:r>
          </w:p>
        </w:tc>
        <w:tc>
          <w:tcPr>
            <w:tcW w:w="1406" w:type="dxa"/>
            <w:vAlign w:val="center"/>
            <w:hideMark/>
          </w:tcPr>
          <w:p w14:paraId="6B9D35AA"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6E1484" w:rsidRPr="0037562D" w14:paraId="1CA4C370" w14:textId="77777777" w:rsidTr="465A6CE9">
        <w:trPr>
          <w:trHeight w:val="40"/>
        </w:trPr>
        <w:tc>
          <w:tcPr>
            <w:tcW w:w="1129" w:type="dxa"/>
            <w:vMerge/>
            <w:vAlign w:val="center"/>
            <w:hideMark/>
          </w:tcPr>
          <w:p w14:paraId="47E7DEB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55891B0"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1D9DA0A"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00258B5" w14:textId="2486DC29"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retailers such as supermarkets, grocery stores, or restaurants.</w:t>
            </w:r>
          </w:p>
        </w:tc>
        <w:tc>
          <w:tcPr>
            <w:tcW w:w="1406" w:type="dxa"/>
            <w:vAlign w:val="center"/>
            <w:hideMark/>
          </w:tcPr>
          <w:p w14:paraId="0511F305"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00D62AD4" w14:textId="77777777" w:rsidTr="465A6CE9">
        <w:trPr>
          <w:trHeight w:val="40"/>
        </w:trPr>
        <w:tc>
          <w:tcPr>
            <w:tcW w:w="1129" w:type="dxa"/>
            <w:vMerge/>
            <w:vAlign w:val="center"/>
            <w:hideMark/>
          </w:tcPr>
          <w:p w14:paraId="77EA5123"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7337A76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91EAFE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3AAACC8"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a middle man / aggregator.</w:t>
            </w:r>
          </w:p>
        </w:tc>
        <w:tc>
          <w:tcPr>
            <w:tcW w:w="1406" w:type="dxa"/>
            <w:vAlign w:val="center"/>
            <w:hideMark/>
          </w:tcPr>
          <w:p w14:paraId="75B37681"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7A8E328D" w14:textId="77777777" w:rsidTr="465A6CE9">
        <w:trPr>
          <w:trHeight w:val="40"/>
        </w:trPr>
        <w:tc>
          <w:tcPr>
            <w:tcW w:w="1129" w:type="dxa"/>
            <w:vMerge/>
            <w:vAlign w:val="center"/>
            <w:hideMark/>
          </w:tcPr>
          <w:p w14:paraId="3335B326"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E26921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8C08206"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1A04DA0" w14:textId="57EDD70A"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 xml:space="preserve">No products are sold. </w:t>
            </w:r>
          </w:p>
        </w:tc>
        <w:tc>
          <w:tcPr>
            <w:tcW w:w="1406" w:type="dxa"/>
            <w:vAlign w:val="center"/>
            <w:hideMark/>
          </w:tcPr>
          <w:p w14:paraId="7DCE9DF1"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128B483F" w14:textId="77777777" w:rsidTr="465A6CE9">
        <w:trPr>
          <w:trHeight w:val="40"/>
        </w:trPr>
        <w:tc>
          <w:tcPr>
            <w:tcW w:w="1129" w:type="dxa"/>
            <w:vMerge/>
            <w:vAlign w:val="center"/>
            <w:hideMark/>
          </w:tcPr>
          <w:p w14:paraId="3C3652E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0B17D96A"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6</w:t>
            </w:r>
          </w:p>
        </w:tc>
        <w:tc>
          <w:tcPr>
            <w:tcW w:w="2551" w:type="dxa"/>
            <w:vMerge w:val="restart"/>
            <w:vAlign w:val="center"/>
            <w:hideMark/>
          </w:tcPr>
          <w:p w14:paraId="2CFC7B65" w14:textId="7FA45568"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When you sell OTHER products, at least part of your production is sold to..</w:t>
            </w:r>
          </w:p>
        </w:tc>
        <w:tc>
          <w:tcPr>
            <w:tcW w:w="3686" w:type="dxa"/>
            <w:vAlign w:val="center"/>
            <w:hideMark/>
          </w:tcPr>
          <w:p w14:paraId="17412ECB"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Directly to consumers.</w:t>
            </w:r>
          </w:p>
        </w:tc>
        <w:tc>
          <w:tcPr>
            <w:tcW w:w="1406" w:type="dxa"/>
            <w:vAlign w:val="center"/>
            <w:hideMark/>
          </w:tcPr>
          <w:p w14:paraId="3AACCEEE"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3405B6B8" w14:textId="77777777" w:rsidTr="465A6CE9">
        <w:trPr>
          <w:trHeight w:val="40"/>
        </w:trPr>
        <w:tc>
          <w:tcPr>
            <w:tcW w:w="1129" w:type="dxa"/>
            <w:vMerge/>
            <w:vAlign w:val="center"/>
            <w:hideMark/>
          </w:tcPr>
          <w:p w14:paraId="045F4CD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7129CA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011A63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23C01DD7"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farmers organization / cooperative.</w:t>
            </w:r>
          </w:p>
        </w:tc>
        <w:tc>
          <w:tcPr>
            <w:tcW w:w="1406" w:type="dxa"/>
            <w:vAlign w:val="center"/>
            <w:hideMark/>
          </w:tcPr>
          <w:p w14:paraId="1C45922E"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6E1484" w:rsidRPr="0037562D" w14:paraId="7A3A6045" w14:textId="77777777" w:rsidTr="465A6CE9">
        <w:trPr>
          <w:trHeight w:val="158"/>
        </w:trPr>
        <w:tc>
          <w:tcPr>
            <w:tcW w:w="1129" w:type="dxa"/>
            <w:vMerge/>
            <w:vAlign w:val="center"/>
            <w:hideMark/>
          </w:tcPr>
          <w:p w14:paraId="5A3F79AC"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02BAA9A"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63CBE19"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3C1F7CF" w14:textId="200FF9A6"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retailers such as supermarkets, grocery stores, or restaurants.</w:t>
            </w:r>
          </w:p>
        </w:tc>
        <w:tc>
          <w:tcPr>
            <w:tcW w:w="1406" w:type="dxa"/>
            <w:vAlign w:val="center"/>
            <w:hideMark/>
          </w:tcPr>
          <w:p w14:paraId="134C8942"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6DC744E7" w14:textId="77777777" w:rsidTr="465A6CE9">
        <w:trPr>
          <w:trHeight w:val="40"/>
        </w:trPr>
        <w:tc>
          <w:tcPr>
            <w:tcW w:w="1129" w:type="dxa"/>
            <w:vMerge/>
            <w:vAlign w:val="center"/>
            <w:hideMark/>
          </w:tcPr>
          <w:p w14:paraId="2C8C3938"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A7BE07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D5E841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BCC60D4" w14:textId="777777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To a middle man / aggregator.</w:t>
            </w:r>
          </w:p>
        </w:tc>
        <w:tc>
          <w:tcPr>
            <w:tcW w:w="1406" w:type="dxa"/>
            <w:vAlign w:val="center"/>
            <w:hideMark/>
          </w:tcPr>
          <w:p w14:paraId="0AAB6ED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60CF7E53" w14:textId="77777777" w:rsidTr="465A6CE9">
        <w:trPr>
          <w:trHeight w:val="300"/>
        </w:trPr>
        <w:tc>
          <w:tcPr>
            <w:tcW w:w="1129" w:type="dxa"/>
            <w:vMerge/>
            <w:vAlign w:val="center"/>
            <w:hideMark/>
          </w:tcPr>
          <w:p w14:paraId="10AB5139"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757C290"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CCFD366"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95F0AC9" w14:textId="57B2E577" w:rsidR="006E1484" w:rsidRPr="00DF5B79" w:rsidRDefault="006E1484" w:rsidP="006E1484">
            <w:pPr>
              <w:spacing w:after="0" w:line="240" w:lineRule="auto"/>
              <w:rPr>
                <w:rFonts w:ascii="Calibri" w:eastAsia="Times New Roman" w:hAnsi="Calibri" w:cs="Calibri"/>
                <w:i/>
                <w:iCs/>
                <w:color w:val="000000"/>
                <w:kern w:val="0"/>
                <w:sz w:val="20"/>
                <w:szCs w:val="20"/>
                <w14:ligatures w14:val="none"/>
              </w:rPr>
            </w:pPr>
            <w:r w:rsidRPr="00DF5B79">
              <w:rPr>
                <w:rFonts w:ascii="Calibri" w:eastAsia="Times New Roman" w:hAnsi="Calibri" w:cs="Calibri"/>
                <w:i/>
                <w:iCs/>
                <w:color w:val="000000"/>
                <w:kern w:val="0"/>
                <w:sz w:val="20"/>
                <w:szCs w:val="20"/>
                <w14:ligatures w14:val="none"/>
              </w:rPr>
              <w:t xml:space="preserve">No products are sold. </w:t>
            </w:r>
          </w:p>
        </w:tc>
        <w:tc>
          <w:tcPr>
            <w:tcW w:w="1406" w:type="dxa"/>
            <w:vAlign w:val="center"/>
            <w:hideMark/>
          </w:tcPr>
          <w:p w14:paraId="6E2D7431"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0C15699F" w14:textId="77777777" w:rsidTr="465A6CE9">
        <w:trPr>
          <w:trHeight w:val="300"/>
        </w:trPr>
        <w:tc>
          <w:tcPr>
            <w:tcW w:w="1129" w:type="dxa"/>
            <w:vMerge w:val="restart"/>
            <w:shd w:val="clear" w:color="auto" w:fill="F6C5AC" w:themeFill="accent2" w:themeFillTint="66"/>
            <w:textDirection w:val="btLr"/>
            <w:vAlign w:val="center"/>
            <w:hideMark/>
          </w:tcPr>
          <w:p w14:paraId="132E202E" w14:textId="41B473F1"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LAND AND NATURAL RESOURCE GOVERNANCE</w:t>
            </w:r>
          </w:p>
        </w:tc>
        <w:tc>
          <w:tcPr>
            <w:tcW w:w="284" w:type="dxa"/>
            <w:vMerge w:val="restart"/>
            <w:vAlign w:val="center"/>
            <w:hideMark/>
          </w:tcPr>
          <w:p w14:paraId="6B953902"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56B8F9B0"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How often does your household participate in activities and meetings related to the management of your community's land and natural resources?</w:t>
            </w:r>
          </w:p>
        </w:tc>
        <w:tc>
          <w:tcPr>
            <w:tcW w:w="3686" w:type="dxa"/>
            <w:vAlign w:val="center"/>
            <w:hideMark/>
          </w:tcPr>
          <w:p w14:paraId="37D726A4"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Always participates.</w:t>
            </w:r>
          </w:p>
        </w:tc>
        <w:tc>
          <w:tcPr>
            <w:tcW w:w="1406" w:type="dxa"/>
            <w:vAlign w:val="center"/>
            <w:hideMark/>
          </w:tcPr>
          <w:p w14:paraId="53F228D6"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1EB8CCDC" w14:textId="77777777" w:rsidTr="465A6CE9">
        <w:trPr>
          <w:trHeight w:val="300"/>
        </w:trPr>
        <w:tc>
          <w:tcPr>
            <w:tcW w:w="1129" w:type="dxa"/>
            <w:vMerge/>
            <w:vAlign w:val="center"/>
            <w:hideMark/>
          </w:tcPr>
          <w:p w14:paraId="2C819E0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3974A68"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E0E3A8A"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53E9F64"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Most of the times participates.</w:t>
            </w:r>
          </w:p>
        </w:tc>
        <w:tc>
          <w:tcPr>
            <w:tcW w:w="1406" w:type="dxa"/>
            <w:vAlign w:val="center"/>
            <w:hideMark/>
          </w:tcPr>
          <w:p w14:paraId="1E758D42"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6E1484" w:rsidRPr="0037562D" w14:paraId="10C5F061" w14:textId="77777777" w:rsidTr="465A6CE9">
        <w:trPr>
          <w:trHeight w:val="300"/>
        </w:trPr>
        <w:tc>
          <w:tcPr>
            <w:tcW w:w="1129" w:type="dxa"/>
            <w:vMerge/>
            <w:vAlign w:val="center"/>
            <w:hideMark/>
          </w:tcPr>
          <w:p w14:paraId="3297CA05"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42E013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3F0E42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73594F7"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Sometimes participates.</w:t>
            </w:r>
          </w:p>
        </w:tc>
        <w:tc>
          <w:tcPr>
            <w:tcW w:w="1406" w:type="dxa"/>
            <w:vAlign w:val="center"/>
            <w:hideMark/>
          </w:tcPr>
          <w:p w14:paraId="7DA07C1A"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32DE3EA4" w14:textId="77777777" w:rsidTr="465A6CE9">
        <w:trPr>
          <w:trHeight w:val="300"/>
        </w:trPr>
        <w:tc>
          <w:tcPr>
            <w:tcW w:w="1129" w:type="dxa"/>
            <w:vMerge/>
            <w:vAlign w:val="center"/>
            <w:hideMark/>
          </w:tcPr>
          <w:p w14:paraId="14A3615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AD98DC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6722242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55DD103"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Rarely participates.</w:t>
            </w:r>
          </w:p>
        </w:tc>
        <w:tc>
          <w:tcPr>
            <w:tcW w:w="1406" w:type="dxa"/>
            <w:vAlign w:val="center"/>
            <w:hideMark/>
          </w:tcPr>
          <w:p w14:paraId="5B2844A4"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3320CA16" w14:textId="77777777" w:rsidTr="465A6CE9">
        <w:trPr>
          <w:trHeight w:val="300"/>
        </w:trPr>
        <w:tc>
          <w:tcPr>
            <w:tcW w:w="1129" w:type="dxa"/>
            <w:vMerge/>
            <w:vAlign w:val="center"/>
            <w:hideMark/>
          </w:tcPr>
          <w:p w14:paraId="1315E51C"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A031A3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412A9C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30F66A6"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Never participates.</w:t>
            </w:r>
          </w:p>
        </w:tc>
        <w:tc>
          <w:tcPr>
            <w:tcW w:w="1406" w:type="dxa"/>
            <w:vAlign w:val="center"/>
            <w:hideMark/>
          </w:tcPr>
          <w:p w14:paraId="40E1D7CE"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309D7771" w14:textId="77777777" w:rsidTr="465A6CE9">
        <w:trPr>
          <w:trHeight w:val="300"/>
        </w:trPr>
        <w:tc>
          <w:tcPr>
            <w:tcW w:w="1129" w:type="dxa"/>
            <w:vMerge/>
            <w:vAlign w:val="center"/>
            <w:hideMark/>
          </w:tcPr>
          <w:p w14:paraId="0BF5761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62BF86B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c>
          <w:tcPr>
            <w:tcW w:w="2551" w:type="dxa"/>
            <w:vMerge w:val="restart"/>
            <w:vAlign w:val="center"/>
            <w:hideMark/>
          </w:tcPr>
          <w:p w14:paraId="689F6C06"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How often does your household influence the decision-making that goes into the management of your community's land and natural resources?</w:t>
            </w:r>
          </w:p>
        </w:tc>
        <w:tc>
          <w:tcPr>
            <w:tcW w:w="3686" w:type="dxa"/>
            <w:vAlign w:val="center"/>
            <w:hideMark/>
          </w:tcPr>
          <w:p w14:paraId="67A78423"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Contribute to all the decisions.</w:t>
            </w:r>
          </w:p>
        </w:tc>
        <w:tc>
          <w:tcPr>
            <w:tcW w:w="1406" w:type="dxa"/>
            <w:vAlign w:val="center"/>
            <w:hideMark/>
          </w:tcPr>
          <w:p w14:paraId="2085305F"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31256D0A" w14:textId="77777777" w:rsidTr="465A6CE9">
        <w:trPr>
          <w:trHeight w:val="300"/>
        </w:trPr>
        <w:tc>
          <w:tcPr>
            <w:tcW w:w="1129" w:type="dxa"/>
            <w:vMerge/>
            <w:vAlign w:val="center"/>
            <w:hideMark/>
          </w:tcPr>
          <w:p w14:paraId="23FBF61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41D2B4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3E12D30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1896BF1"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Contribute to almost all the decisions.</w:t>
            </w:r>
          </w:p>
        </w:tc>
        <w:tc>
          <w:tcPr>
            <w:tcW w:w="1406" w:type="dxa"/>
            <w:vAlign w:val="center"/>
            <w:hideMark/>
          </w:tcPr>
          <w:p w14:paraId="3FFEE85F"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6E1484" w:rsidRPr="0037562D" w14:paraId="7B46FCE2" w14:textId="77777777" w:rsidTr="465A6CE9">
        <w:trPr>
          <w:trHeight w:val="300"/>
        </w:trPr>
        <w:tc>
          <w:tcPr>
            <w:tcW w:w="1129" w:type="dxa"/>
            <w:vMerge/>
            <w:vAlign w:val="center"/>
            <w:hideMark/>
          </w:tcPr>
          <w:p w14:paraId="03D4DB06"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7E3261C"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039CB1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37B59FFD"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Contribute to some decisions.</w:t>
            </w:r>
          </w:p>
        </w:tc>
        <w:tc>
          <w:tcPr>
            <w:tcW w:w="1406" w:type="dxa"/>
            <w:vAlign w:val="center"/>
            <w:hideMark/>
          </w:tcPr>
          <w:p w14:paraId="4DC78BB2"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61F2DC1B" w14:textId="77777777" w:rsidTr="465A6CE9">
        <w:trPr>
          <w:trHeight w:val="300"/>
        </w:trPr>
        <w:tc>
          <w:tcPr>
            <w:tcW w:w="1129" w:type="dxa"/>
            <w:vMerge/>
            <w:vAlign w:val="center"/>
            <w:hideMark/>
          </w:tcPr>
          <w:p w14:paraId="6D606668"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6458AC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4EAF7B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0777549"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Contribute to few decisions.</w:t>
            </w:r>
          </w:p>
        </w:tc>
        <w:tc>
          <w:tcPr>
            <w:tcW w:w="1406" w:type="dxa"/>
            <w:vAlign w:val="center"/>
            <w:hideMark/>
          </w:tcPr>
          <w:p w14:paraId="51DB37A7"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4016B474" w14:textId="77777777" w:rsidTr="465A6CE9">
        <w:trPr>
          <w:trHeight w:val="40"/>
        </w:trPr>
        <w:tc>
          <w:tcPr>
            <w:tcW w:w="1129" w:type="dxa"/>
            <w:vMerge/>
            <w:vAlign w:val="center"/>
            <w:hideMark/>
          </w:tcPr>
          <w:p w14:paraId="3CF2DAD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BC32F1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9F196C4"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5BF2BB9B"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Did not contribute to any decision.</w:t>
            </w:r>
          </w:p>
        </w:tc>
        <w:tc>
          <w:tcPr>
            <w:tcW w:w="1406" w:type="dxa"/>
            <w:vAlign w:val="center"/>
            <w:hideMark/>
          </w:tcPr>
          <w:p w14:paraId="0A14192E"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542EB7E2" w14:textId="77777777" w:rsidTr="465A6CE9">
        <w:trPr>
          <w:trHeight w:val="300"/>
        </w:trPr>
        <w:tc>
          <w:tcPr>
            <w:tcW w:w="1129" w:type="dxa"/>
            <w:vMerge/>
            <w:vAlign w:val="center"/>
            <w:hideMark/>
          </w:tcPr>
          <w:p w14:paraId="4215AF9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restart"/>
            <w:vAlign w:val="center"/>
            <w:hideMark/>
          </w:tcPr>
          <w:p w14:paraId="54FD16F4"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c>
          <w:tcPr>
            <w:tcW w:w="2551" w:type="dxa"/>
            <w:vMerge w:val="restart"/>
            <w:vAlign w:val="center"/>
            <w:hideMark/>
          </w:tcPr>
          <w:p w14:paraId="0C668136"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your opinion, are your community's land and natural resources well-managed?</w:t>
            </w:r>
          </w:p>
        </w:tc>
        <w:tc>
          <w:tcPr>
            <w:tcW w:w="3686" w:type="dxa"/>
            <w:vAlign w:val="center"/>
            <w:hideMark/>
          </w:tcPr>
          <w:p w14:paraId="2EE8E45E"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Extremely well-managed.</w:t>
            </w:r>
          </w:p>
        </w:tc>
        <w:tc>
          <w:tcPr>
            <w:tcW w:w="1406" w:type="dxa"/>
            <w:vAlign w:val="center"/>
            <w:hideMark/>
          </w:tcPr>
          <w:p w14:paraId="378DC0EB"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5AA4B0D4" w14:textId="77777777" w:rsidTr="465A6CE9">
        <w:trPr>
          <w:trHeight w:val="300"/>
        </w:trPr>
        <w:tc>
          <w:tcPr>
            <w:tcW w:w="1129" w:type="dxa"/>
            <w:vMerge/>
            <w:vAlign w:val="center"/>
            <w:hideMark/>
          </w:tcPr>
          <w:p w14:paraId="1F51420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0B5DDF3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B499D1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006F5A0"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Well-managed.</w:t>
            </w:r>
          </w:p>
        </w:tc>
        <w:tc>
          <w:tcPr>
            <w:tcW w:w="1406" w:type="dxa"/>
            <w:vAlign w:val="center"/>
            <w:hideMark/>
          </w:tcPr>
          <w:p w14:paraId="2609A250"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4</w:t>
            </w:r>
          </w:p>
        </w:tc>
      </w:tr>
      <w:tr w:rsidR="006E1484" w:rsidRPr="0037562D" w14:paraId="517F7727" w14:textId="77777777" w:rsidTr="465A6CE9">
        <w:trPr>
          <w:trHeight w:val="300"/>
        </w:trPr>
        <w:tc>
          <w:tcPr>
            <w:tcW w:w="1129" w:type="dxa"/>
            <w:vMerge/>
            <w:vAlign w:val="center"/>
            <w:hideMark/>
          </w:tcPr>
          <w:p w14:paraId="7B208D5A"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2ADBBBD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4AC12029"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83F0CE4"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Moderately managed.</w:t>
            </w:r>
          </w:p>
        </w:tc>
        <w:tc>
          <w:tcPr>
            <w:tcW w:w="1406" w:type="dxa"/>
            <w:vAlign w:val="center"/>
            <w:hideMark/>
          </w:tcPr>
          <w:p w14:paraId="55DE701A"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7BA9C251" w14:textId="77777777" w:rsidTr="465A6CE9">
        <w:trPr>
          <w:trHeight w:val="300"/>
        </w:trPr>
        <w:tc>
          <w:tcPr>
            <w:tcW w:w="1129" w:type="dxa"/>
            <w:vMerge/>
            <w:vAlign w:val="center"/>
            <w:hideMark/>
          </w:tcPr>
          <w:p w14:paraId="220AE79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76440B6"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C135550"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49F08C3"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Poorly managed.</w:t>
            </w:r>
          </w:p>
        </w:tc>
        <w:tc>
          <w:tcPr>
            <w:tcW w:w="1406" w:type="dxa"/>
            <w:vAlign w:val="center"/>
            <w:hideMark/>
          </w:tcPr>
          <w:p w14:paraId="24200698"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7BDAF5B5" w14:textId="77777777" w:rsidTr="465A6CE9">
        <w:trPr>
          <w:trHeight w:val="40"/>
        </w:trPr>
        <w:tc>
          <w:tcPr>
            <w:tcW w:w="1129" w:type="dxa"/>
            <w:vMerge/>
            <w:vAlign w:val="center"/>
            <w:hideMark/>
          </w:tcPr>
          <w:p w14:paraId="3A909A1B"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874E13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16F1BC6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04E93BCD" w14:textId="77777777" w:rsidR="006E1484" w:rsidRPr="001464C9" w:rsidRDefault="006E1484" w:rsidP="006E1484">
            <w:pPr>
              <w:spacing w:after="0" w:line="240" w:lineRule="auto"/>
              <w:rPr>
                <w:rFonts w:ascii="Calibri" w:eastAsia="Times New Roman" w:hAnsi="Calibri" w:cs="Calibri"/>
                <w:i/>
                <w:iCs/>
                <w:color w:val="000000"/>
                <w:kern w:val="0"/>
                <w:sz w:val="20"/>
                <w:szCs w:val="20"/>
                <w14:ligatures w14:val="none"/>
              </w:rPr>
            </w:pPr>
            <w:r w:rsidRPr="001464C9">
              <w:rPr>
                <w:rFonts w:ascii="Calibri" w:eastAsia="Times New Roman" w:hAnsi="Calibri" w:cs="Calibri"/>
                <w:i/>
                <w:iCs/>
                <w:color w:val="000000"/>
                <w:kern w:val="0"/>
                <w:sz w:val="20"/>
                <w:szCs w:val="20"/>
                <w14:ligatures w14:val="none"/>
              </w:rPr>
              <w:t>Not at all well-managed.</w:t>
            </w:r>
          </w:p>
        </w:tc>
        <w:tc>
          <w:tcPr>
            <w:tcW w:w="1406" w:type="dxa"/>
            <w:vAlign w:val="center"/>
            <w:hideMark/>
          </w:tcPr>
          <w:p w14:paraId="02A7D675"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62AFDFA8" w14:textId="77777777" w:rsidTr="465A6CE9">
        <w:trPr>
          <w:trHeight w:val="1089"/>
        </w:trPr>
        <w:tc>
          <w:tcPr>
            <w:tcW w:w="1129" w:type="dxa"/>
            <w:vMerge w:val="restart"/>
            <w:shd w:val="clear" w:color="auto" w:fill="FAE2D5" w:themeFill="accent2" w:themeFillTint="33"/>
            <w:textDirection w:val="btLr"/>
            <w:vAlign w:val="center"/>
            <w:hideMark/>
          </w:tcPr>
          <w:p w14:paraId="1A110B3B" w14:textId="145E074C"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PARTICIPATION</w:t>
            </w:r>
          </w:p>
        </w:tc>
        <w:tc>
          <w:tcPr>
            <w:tcW w:w="284" w:type="dxa"/>
            <w:vMerge w:val="restart"/>
            <w:vAlign w:val="center"/>
            <w:hideMark/>
          </w:tcPr>
          <w:p w14:paraId="1AE8A530"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c>
          <w:tcPr>
            <w:tcW w:w="2551" w:type="dxa"/>
            <w:vMerge w:val="restart"/>
            <w:vAlign w:val="center"/>
            <w:hideMark/>
          </w:tcPr>
          <w:p w14:paraId="6A15D23D" w14:textId="405FDBCF"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In your opinion, how effective are farmer associations/organizations at supporting farmers in business?</w:t>
            </w:r>
          </w:p>
        </w:tc>
        <w:tc>
          <w:tcPr>
            <w:tcW w:w="3686" w:type="dxa"/>
            <w:vAlign w:val="center"/>
            <w:hideMark/>
          </w:tcPr>
          <w:p w14:paraId="5002FEF5" w14:textId="77777777" w:rsidR="006E1484" w:rsidRPr="0037562D" w:rsidRDefault="006E1484" w:rsidP="006E1484">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Associations/organizations demonstrate exceptional effectiveness in supporting farmers' business ventures, offering comprehensive assistance, fostering growth, and ensuring long-term success.</w:t>
            </w:r>
          </w:p>
        </w:tc>
        <w:tc>
          <w:tcPr>
            <w:tcW w:w="1406" w:type="dxa"/>
            <w:vAlign w:val="center"/>
            <w:hideMark/>
          </w:tcPr>
          <w:p w14:paraId="1DFBDF3D"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5</w:t>
            </w:r>
          </w:p>
        </w:tc>
      </w:tr>
      <w:tr w:rsidR="006E1484" w:rsidRPr="0037562D" w14:paraId="486FABA0" w14:textId="77777777" w:rsidTr="465A6CE9">
        <w:trPr>
          <w:trHeight w:val="657"/>
        </w:trPr>
        <w:tc>
          <w:tcPr>
            <w:tcW w:w="1129" w:type="dxa"/>
            <w:vMerge/>
            <w:vAlign w:val="center"/>
            <w:hideMark/>
          </w:tcPr>
          <w:p w14:paraId="1024083A"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15C4487"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BBDD65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4F4694A3" w14:textId="77777777" w:rsidR="006E1484" w:rsidRPr="0037562D" w:rsidRDefault="006E1484" w:rsidP="006E1484">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 xml:space="preserve">Associations/organizations play a significant role in supporting farmers' businesses, providing valuable resources, </w:t>
            </w:r>
            <w:r w:rsidRPr="0037562D">
              <w:rPr>
                <w:rFonts w:ascii="Calibri" w:eastAsia="Times New Roman" w:hAnsi="Calibri" w:cs="Calibri"/>
                <w:i/>
                <w:iCs/>
                <w:color w:val="000000"/>
                <w:kern w:val="0"/>
                <w:sz w:val="20"/>
                <w:szCs w:val="20"/>
                <w14:ligatures w14:val="none"/>
              </w:rPr>
              <w:lastRenderedPageBreak/>
              <w:t>market opportunities, and essential services.</w:t>
            </w:r>
          </w:p>
        </w:tc>
        <w:tc>
          <w:tcPr>
            <w:tcW w:w="1406" w:type="dxa"/>
            <w:vAlign w:val="center"/>
            <w:hideMark/>
          </w:tcPr>
          <w:p w14:paraId="61C11C8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lastRenderedPageBreak/>
              <w:t>4</w:t>
            </w:r>
          </w:p>
        </w:tc>
      </w:tr>
      <w:tr w:rsidR="006E1484" w:rsidRPr="0037562D" w14:paraId="06D286A5" w14:textId="77777777" w:rsidTr="465A6CE9">
        <w:trPr>
          <w:trHeight w:val="869"/>
        </w:trPr>
        <w:tc>
          <w:tcPr>
            <w:tcW w:w="1129" w:type="dxa"/>
            <w:vMerge/>
            <w:vAlign w:val="center"/>
            <w:hideMark/>
          </w:tcPr>
          <w:p w14:paraId="7F17F163"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5494621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5B84FC2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6B17CA7D"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Associations/organizations offer satisfactory support to farmers, aiding them in various aspects of their businesses (e.g., market access, information sharing, and capacity development).</w:t>
            </w:r>
          </w:p>
        </w:tc>
        <w:tc>
          <w:tcPr>
            <w:tcW w:w="1406" w:type="dxa"/>
            <w:vAlign w:val="center"/>
            <w:hideMark/>
          </w:tcPr>
          <w:p w14:paraId="0AC01AD8"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3</w:t>
            </w:r>
          </w:p>
        </w:tc>
      </w:tr>
      <w:tr w:rsidR="006E1484" w:rsidRPr="0037562D" w14:paraId="176A4941" w14:textId="77777777" w:rsidTr="465A6CE9">
        <w:trPr>
          <w:trHeight w:val="30"/>
        </w:trPr>
        <w:tc>
          <w:tcPr>
            <w:tcW w:w="1129" w:type="dxa"/>
            <w:vMerge/>
            <w:vAlign w:val="center"/>
            <w:hideMark/>
          </w:tcPr>
          <w:p w14:paraId="558427EE"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49FCB3F2"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7E90269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16033CC1" w14:textId="77777777" w:rsidR="006E1484" w:rsidRPr="0037562D" w:rsidRDefault="006E1484" w:rsidP="006E1484">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Associations/organizations provide limited support to farmers in business, with marginal impact on their overall success.</w:t>
            </w:r>
          </w:p>
        </w:tc>
        <w:tc>
          <w:tcPr>
            <w:tcW w:w="1406" w:type="dxa"/>
            <w:vAlign w:val="center"/>
            <w:hideMark/>
          </w:tcPr>
          <w:p w14:paraId="153E706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2</w:t>
            </w:r>
          </w:p>
        </w:tc>
      </w:tr>
      <w:tr w:rsidR="006E1484" w:rsidRPr="0037562D" w14:paraId="3CCF2965" w14:textId="77777777" w:rsidTr="465A6CE9">
        <w:trPr>
          <w:trHeight w:val="30"/>
        </w:trPr>
        <w:tc>
          <w:tcPr>
            <w:tcW w:w="1129" w:type="dxa"/>
            <w:vMerge/>
            <w:vAlign w:val="center"/>
            <w:hideMark/>
          </w:tcPr>
          <w:p w14:paraId="6388FA6F"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18FC5A87"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2429BD98"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4F943E0" w14:textId="77777777" w:rsidR="006E1484" w:rsidRPr="0037562D" w:rsidRDefault="006E1484" w:rsidP="006E1484">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Associations/organizations offer no support to farmers' businesses.</w:t>
            </w:r>
          </w:p>
        </w:tc>
        <w:tc>
          <w:tcPr>
            <w:tcW w:w="1406" w:type="dxa"/>
            <w:vAlign w:val="center"/>
            <w:hideMark/>
          </w:tcPr>
          <w:p w14:paraId="19ADD4F3"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r w:rsidR="006E1484" w:rsidRPr="0037562D" w14:paraId="7ABB1EB5" w14:textId="77777777" w:rsidTr="465A6CE9">
        <w:trPr>
          <w:trHeight w:val="300"/>
        </w:trPr>
        <w:tc>
          <w:tcPr>
            <w:tcW w:w="1129" w:type="dxa"/>
            <w:vMerge/>
            <w:vAlign w:val="center"/>
            <w:hideMark/>
          </w:tcPr>
          <w:p w14:paraId="7273ED97"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84" w:type="dxa"/>
            <w:vMerge/>
            <w:vAlign w:val="center"/>
            <w:hideMark/>
          </w:tcPr>
          <w:p w14:paraId="646EBB4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2551" w:type="dxa"/>
            <w:vMerge/>
            <w:vAlign w:val="center"/>
            <w:hideMark/>
          </w:tcPr>
          <w:p w14:paraId="0712A121" w14:textId="77777777" w:rsidR="006E1484" w:rsidRPr="0037562D" w:rsidRDefault="006E1484" w:rsidP="006E1484">
            <w:pPr>
              <w:spacing w:after="0" w:line="240" w:lineRule="auto"/>
              <w:rPr>
                <w:rFonts w:ascii="Calibri" w:eastAsia="Times New Roman" w:hAnsi="Calibri" w:cs="Calibri"/>
                <w:color w:val="000000"/>
                <w:kern w:val="0"/>
                <w:sz w:val="20"/>
                <w:szCs w:val="20"/>
                <w14:ligatures w14:val="none"/>
              </w:rPr>
            </w:pPr>
          </w:p>
        </w:tc>
        <w:tc>
          <w:tcPr>
            <w:tcW w:w="3686" w:type="dxa"/>
            <w:vAlign w:val="center"/>
            <w:hideMark/>
          </w:tcPr>
          <w:p w14:paraId="7F1B0306" w14:textId="77777777" w:rsidR="006E1484" w:rsidRPr="0037562D" w:rsidRDefault="006E1484" w:rsidP="006E1484">
            <w:pPr>
              <w:spacing w:after="0" w:line="240" w:lineRule="auto"/>
              <w:rPr>
                <w:rFonts w:ascii="Calibri" w:eastAsia="Times New Roman" w:hAnsi="Calibri" w:cs="Calibri"/>
                <w:i/>
                <w:iCs/>
                <w:color w:val="000000"/>
                <w:kern w:val="0"/>
                <w:sz w:val="20"/>
                <w:szCs w:val="20"/>
                <w14:ligatures w14:val="none"/>
              </w:rPr>
            </w:pPr>
            <w:r w:rsidRPr="0037562D">
              <w:rPr>
                <w:rFonts w:ascii="Calibri" w:eastAsia="Times New Roman" w:hAnsi="Calibri" w:cs="Calibri"/>
                <w:i/>
                <w:iCs/>
                <w:color w:val="000000"/>
                <w:kern w:val="0"/>
                <w:sz w:val="20"/>
                <w:szCs w:val="20"/>
                <w14:ligatures w14:val="none"/>
              </w:rPr>
              <w:t>I don't know.</w:t>
            </w:r>
          </w:p>
        </w:tc>
        <w:tc>
          <w:tcPr>
            <w:tcW w:w="1406" w:type="dxa"/>
            <w:vAlign w:val="center"/>
            <w:hideMark/>
          </w:tcPr>
          <w:p w14:paraId="4A500420" w14:textId="77777777" w:rsidR="006E1484" w:rsidRPr="0037562D" w:rsidRDefault="006E1484" w:rsidP="006E1484">
            <w:pPr>
              <w:spacing w:after="0" w:line="240" w:lineRule="auto"/>
              <w:jc w:val="center"/>
              <w:rPr>
                <w:rFonts w:ascii="Calibri" w:eastAsia="Times New Roman" w:hAnsi="Calibri" w:cs="Calibri"/>
                <w:color w:val="000000"/>
                <w:kern w:val="0"/>
                <w:sz w:val="20"/>
                <w:szCs w:val="20"/>
                <w14:ligatures w14:val="none"/>
              </w:rPr>
            </w:pPr>
            <w:r w:rsidRPr="0037562D">
              <w:rPr>
                <w:rFonts w:ascii="Calibri" w:eastAsia="Times New Roman" w:hAnsi="Calibri" w:cs="Calibri"/>
                <w:color w:val="000000"/>
                <w:kern w:val="0"/>
                <w:sz w:val="20"/>
                <w:szCs w:val="20"/>
                <w14:ligatures w14:val="none"/>
              </w:rPr>
              <w:t>1</w:t>
            </w:r>
          </w:p>
        </w:tc>
      </w:tr>
    </w:tbl>
    <w:p w14:paraId="20AD6547" w14:textId="55D22AD7" w:rsidR="740F6C5B" w:rsidRDefault="740F6C5B"/>
    <w:p w14:paraId="3AB2AA7F" w14:textId="77777777" w:rsidR="00191C32" w:rsidRDefault="00191C32">
      <w:pPr>
        <w:rPr>
          <w:rFonts w:asciiTheme="majorHAnsi" w:eastAsiaTheme="majorEastAsia" w:hAnsiTheme="majorHAnsi" w:cstheme="majorBidi"/>
          <w:color w:val="0F4761" w:themeColor="accent1" w:themeShade="BF"/>
          <w:sz w:val="28"/>
          <w:szCs w:val="28"/>
        </w:rPr>
      </w:pPr>
      <w:bookmarkStart w:id="165" w:name="_Toc166680131"/>
      <w:r>
        <w:br w:type="page"/>
      </w:r>
    </w:p>
    <w:p w14:paraId="0F3CBFC8" w14:textId="736D145A" w:rsidR="006D4B19" w:rsidRPr="0037562D" w:rsidRDefault="006D4B19" w:rsidP="00B96422">
      <w:pPr>
        <w:pStyle w:val="Heading2"/>
      </w:pPr>
      <w:bookmarkStart w:id="166" w:name="_Toc213065217"/>
      <w:r w:rsidRPr="0037562D">
        <w:lastRenderedPageBreak/>
        <w:t>Performance indicators</w:t>
      </w:r>
      <w:bookmarkEnd w:id="165"/>
      <w:bookmarkEnd w:id="166"/>
    </w:p>
    <w:p w14:paraId="37D7679F" w14:textId="57D09125" w:rsidR="00BB786A" w:rsidRPr="0037562D" w:rsidRDefault="007575FD" w:rsidP="006D4B19">
      <w:r w:rsidRPr="0037562D">
        <w:t>HOLPA users can c</w:t>
      </w:r>
      <w:r w:rsidR="006D4B19" w:rsidRPr="0037562D">
        <w:t xml:space="preserve">alculate key performance indicator </w:t>
      </w:r>
      <w:r w:rsidR="00EF0B6D" w:rsidRPr="0037562D">
        <w:t xml:space="preserve">scores </w:t>
      </w:r>
      <w:r w:rsidR="006D4B19" w:rsidRPr="0037562D">
        <w:t xml:space="preserve">using </w:t>
      </w:r>
      <w:r w:rsidR="006D4B19" w:rsidRPr="0037562D">
        <w:fldChar w:fldCharType="begin"/>
      </w:r>
      <w:r w:rsidR="006D4B19" w:rsidRPr="0037562D">
        <w:instrText xml:space="preserve"> REF _Ref165495675 \h </w:instrText>
      </w:r>
      <w:r w:rsidR="006D4B19" w:rsidRPr="0037562D">
        <w:fldChar w:fldCharType="separate"/>
      </w:r>
      <w:r w:rsidR="006D4B19" w:rsidRPr="0037562D">
        <w:t>Table 7</w:t>
      </w:r>
      <w:r w:rsidR="006D4B19" w:rsidRPr="0037562D">
        <w:fldChar w:fldCharType="end"/>
      </w:r>
      <w:r w:rsidR="006D4B19" w:rsidRPr="0037562D">
        <w:t xml:space="preserve"> for each of the 18 performance themes. </w:t>
      </w:r>
      <w:r w:rsidR="003C7FB7" w:rsidRPr="0037562D">
        <w:t>Users can then</w:t>
      </w:r>
      <w:r w:rsidR="00EF0B6D" w:rsidRPr="0037562D">
        <w:t xml:space="preserve"> </w:t>
      </w:r>
      <w:r w:rsidR="006D4B19" w:rsidRPr="0037562D">
        <w:t xml:space="preserve">use </w:t>
      </w:r>
      <w:r w:rsidR="006D4B19" w:rsidRPr="0037562D">
        <w:fldChar w:fldCharType="begin"/>
      </w:r>
      <w:r w:rsidR="006D4B19" w:rsidRPr="0037562D">
        <w:instrText xml:space="preserve"> REF _Ref165495663 \h </w:instrText>
      </w:r>
      <w:r w:rsidR="006D4B19" w:rsidRPr="0037562D">
        <w:fldChar w:fldCharType="separate"/>
      </w:r>
      <w:r w:rsidR="006D4B19" w:rsidRPr="0037562D">
        <w:t>Table 8</w:t>
      </w:r>
      <w:r w:rsidR="006D4B19" w:rsidRPr="0037562D">
        <w:fldChar w:fldCharType="end"/>
      </w:r>
      <w:r w:rsidR="006D4B19" w:rsidRPr="0037562D">
        <w:t xml:space="preserve"> to convert</w:t>
      </w:r>
      <w:r w:rsidR="00EF0B6D" w:rsidRPr="0037562D">
        <w:t xml:space="preserve"> </w:t>
      </w:r>
      <w:r w:rsidR="006D4B19" w:rsidRPr="0037562D">
        <w:t xml:space="preserve">indicator </w:t>
      </w:r>
      <w:r w:rsidR="00EF0B6D" w:rsidRPr="0037562D">
        <w:t>scores</w:t>
      </w:r>
      <w:r w:rsidR="006D4B19" w:rsidRPr="0037562D">
        <w:t xml:space="preserve"> onto a standardised scale from 0 to 100 to calculate an overall performance score. </w:t>
      </w:r>
    </w:p>
    <w:p w14:paraId="1C7D7F42" w14:textId="77777777" w:rsidR="006D4B19" w:rsidRPr="0037562D" w:rsidRDefault="006D4B19" w:rsidP="006D4B19">
      <w:pPr>
        <w:pStyle w:val="Caption"/>
        <w:keepNext/>
        <w:outlineLvl w:val="2"/>
      </w:pPr>
      <w:bookmarkStart w:id="167" w:name="_Ref165495675"/>
      <w:bookmarkStart w:id="168" w:name="_Toc166680132"/>
      <w:r w:rsidRPr="0037562D">
        <w:t xml:space="preserve">Table </w:t>
      </w:r>
      <w:r w:rsidRPr="0037562D">
        <w:fldChar w:fldCharType="begin"/>
      </w:r>
      <w:r w:rsidRPr="0037562D">
        <w:instrText xml:space="preserve"> SEQ Table \* ARABIC </w:instrText>
      </w:r>
      <w:r w:rsidRPr="0037562D">
        <w:fldChar w:fldCharType="separate"/>
      </w:r>
      <w:r w:rsidRPr="0037562D">
        <w:t>7</w:t>
      </w:r>
      <w:r w:rsidRPr="0037562D">
        <w:fldChar w:fldCharType="end"/>
      </w:r>
      <w:bookmarkEnd w:id="167"/>
      <w:r w:rsidRPr="0037562D">
        <w:t>: Method for calculating key performance indicators</w:t>
      </w:r>
      <w:bookmarkEnd w:id="168"/>
    </w:p>
    <w:tbl>
      <w:tblPr>
        <w:tblStyle w:val="TableGrid"/>
        <w:tblW w:w="0" w:type="auto"/>
        <w:tblLayout w:type="fixed"/>
        <w:tblLook w:val="04A0" w:firstRow="1" w:lastRow="0" w:firstColumn="1" w:lastColumn="0" w:noHBand="0" w:noVBand="1"/>
      </w:tblPr>
      <w:tblGrid>
        <w:gridCol w:w="1555"/>
        <w:gridCol w:w="708"/>
        <w:gridCol w:w="1985"/>
        <w:gridCol w:w="1417"/>
        <w:gridCol w:w="1560"/>
        <w:gridCol w:w="1275"/>
        <w:gridCol w:w="850"/>
      </w:tblGrid>
      <w:tr w:rsidR="00552278" w:rsidRPr="0037562D" w14:paraId="16714210" w14:textId="77777777" w:rsidTr="5038A7C3">
        <w:trPr>
          <w:tblHeader/>
        </w:trPr>
        <w:tc>
          <w:tcPr>
            <w:tcW w:w="1555" w:type="dxa"/>
          </w:tcPr>
          <w:p w14:paraId="1587D9B3" w14:textId="05B7A53B" w:rsidR="006D4B19" w:rsidRPr="0037562D" w:rsidRDefault="007A16FC">
            <w:pPr>
              <w:rPr>
                <w:b/>
                <w:bCs/>
                <w:sz w:val="20"/>
                <w:szCs w:val="20"/>
              </w:rPr>
            </w:pPr>
            <w:r w:rsidRPr="0037562D">
              <w:rPr>
                <w:b/>
                <w:bCs/>
                <w:sz w:val="20"/>
                <w:szCs w:val="20"/>
              </w:rPr>
              <w:t>Performance theme</w:t>
            </w:r>
            <w:r w:rsidR="009D6934" w:rsidRPr="0037562D">
              <w:rPr>
                <w:b/>
                <w:bCs/>
                <w:sz w:val="20"/>
                <w:szCs w:val="20"/>
              </w:rPr>
              <w:t xml:space="preserve"> (indicator #)</w:t>
            </w:r>
          </w:p>
        </w:tc>
        <w:tc>
          <w:tcPr>
            <w:tcW w:w="708" w:type="dxa"/>
          </w:tcPr>
          <w:p w14:paraId="17B76FE3" w14:textId="77777777" w:rsidR="006D4B19" w:rsidRPr="0037562D" w:rsidRDefault="006D4B19">
            <w:pPr>
              <w:rPr>
                <w:b/>
                <w:bCs/>
                <w:sz w:val="20"/>
                <w:szCs w:val="20"/>
              </w:rPr>
            </w:pPr>
            <w:r w:rsidRPr="0037562D">
              <w:rPr>
                <w:b/>
                <w:bCs/>
                <w:sz w:val="20"/>
                <w:szCs w:val="20"/>
              </w:rPr>
              <w:t>ID</w:t>
            </w:r>
          </w:p>
        </w:tc>
        <w:tc>
          <w:tcPr>
            <w:tcW w:w="1985" w:type="dxa"/>
          </w:tcPr>
          <w:p w14:paraId="734C125B" w14:textId="77777777" w:rsidR="006D4B19" w:rsidRPr="0037562D" w:rsidRDefault="006D4B19">
            <w:pPr>
              <w:rPr>
                <w:b/>
                <w:bCs/>
                <w:sz w:val="20"/>
                <w:szCs w:val="20"/>
              </w:rPr>
            </w:pPr>
            <w:r w:rsidRPr="0037562D">
              <w:rPr>
                <w:b/>
                <w:bCs/>
                <w:sz w:val="20"/>
                <w:szCs w:val="20"/>
              </w:rPr>
              <w:t xml:space="preserve">Question </w:t>
            </w:r>
          </w:p>
        </w:tc>
        <w:tc>
          <w:tcPr>
            <w:tcW w:w="1417" w:type="dxa"/>
          </w:tcPr>
          <w:p w14:paraId="4869246B" w14:textId="77777777" w:rsidR="006D4B19" w:rsidRPr="0037562D" w:rsidRDefault="006D4B19">
            <w:pPr>
              <w:rPr>
                <w:b/>
                <w:bCs/>
                <w:sz w:val="20"/>
                <w:szCs w:val="20"/>
              </w:rPr>
            </w:pPr>
            <w:r w:rsidRPr="0037562D">
              <w:rPr>
                <w:b/>
                <w:bCs/>
                <w:sz w:val="20"/>
                <w:szCs w:val="20"/>
              </w:rPr>
              <w:t>Response with assigned scores</w:t>
            </w:r>
          </w:p>
        </w:tc>
        <w:tc>
          <w:tcPr>
            <w:tcW w:w="1560" w:type="dxa"/>
          </w:tcPr>
          <w:p w14:paraId="04A7045A" w14:textId="77777777" w:rsidR="006D4B19" w:rsidRPr="0037562D" w:rsidRDefault="006D4B19">
            <w:pPr>
              <w:rPr>
                <w:b/>
                <w:bCs/>
                <w:sz w:val="20"/>
                <w:szCs w:val="20"/>
              </w:rPr>
            </w:pPr>
            <w:r w:rsidRPr="0037562D">
              <w:rPr>
                <w:b/>
                <w:bCs/>
                <w:sz w:val="20"/>
                <w:szCs w:val="20"/>
              </w:rPr>
              <w:t>Indicator calculation method</w:t>
            </w:r>
          </w:p>
        </w:tc>
        <w:tc>
          <w:tcPr>
            <w:tcW w:w="1275" w:type="dxa"/>
          </w:tcPr>
          <w:p w14:paraId="165E9E41" w14:textId="77777777" w:rsidR="006D4B19" w:rsidRPr="0037562D" w:rsidRDefault="006D4B19">
            <w:pPr>
              <w:rPr>
                <w:b/>
                <w:bCs/>
                <w:sz w:val="20"/>
                <w:szCs w:val="20"/>
              </w:rPr>
            </w:pPr>
            <w:r w:rsidRPr="0037562D">
              <w:rPr>
                <w:b/>
                <w:bCs/>
                <w:sz w:val="20"/>
                <w:szCs w:val="20"/>
              </w:rPr>
              <w:t>Indicator</w:t>
            </w:r>
          </w:p>
        </w:tc>
        <w:tc>
          <w:tcPr>
            <w:tcW w:w="850" w:type="dxa"/>
          </w:tcPr>
          <w:p w14:paraId="46E9E7DF" w14:textId="77777777" w:rsidR="006D4B19" w:rsidRPr="0037562D" w:rsidRDefault="006D4B19">
            <w:pPr>
              <w:rPr>
                <w:b/>
                <w:bCs/>
                <w:sz w:val="20"/>
                <w:szCs w:val="20"/>
              </w:rPr>
            </w:pPr>
            <w:r w:rsidRPr="0037562D">
              <w:rPr>
                <w:b/>
                <w:bCs/>
                <w:sz w:val="20"/>
                <w:szCs w:val="20"/>
              </w:rPr>
              <w:t>Indicator units</w:t>
            </w:r>
          </w:p>
        </w:tc>
      </w:tr>
      <w:tr w:rsidR="00552278" w:rsidRPr="0037562D" w14:paraId="3B2A8DCE" w14:textId="77777777" w:rsidTr="5038A7C3">
        <w:tc>
          <w:tcPr>
            <w:tcW w:w="1555" w:type="dxa"/>
            <w:shd w:val="clear" w:color="auto" w:fill="B3E5A1" w:themeFill="accent6" w:themeFillTint="66"/>
          </w:tcPr>
          <w:p w14:paraId="12001072" w14:textId="509DBAAB" w:rsidR="006D4B19" w:rsidRPr="0037562D" w:rsidRDefault="006D4B19">
            <w:pPr>
              <w:rPr>
                <w:sz w:val="20"/>
                <w:szCs w:val="20"/>
              </w:rPr>
            </w:pPr>
            <w:r w:rsidRPr="0037562D">
              <w:rPr>
                <w:sz w:val="20"/>
                <w:szCs w:val="20"/>
              </w:rPr>
              <w:t>Crop health</w:t>
            </w:r>
            <w:r w:rsidR="007A16FC" w:rsidRPr="0037562D">
              <w:rPr>
                <w:sz w:val="20"/>
                <w:szCs w:val="20"/>
              </w:rPr>
              <w:t xml:space="preserve"> </w:t>
            </w:r>
            <w:r w:rsidR="00552278" w:rsidRPr="0037562D">
              <w:rPr>
                <w:sz w:val="20"/>
                <w:szCs w:val="20"/>
              </w:rPr>
              <w:t>(1)</w:t>
            </w:r>
          </w:p>
        </w:tc>
        <w:tc>
          <w:tcPr>
            <w:tcW w:w="708" w:type="dxa"/>
          </w:tcPr>
          <w:p w14:paraId="27839479" w14:textId="34132AB2" w:rsidR="006D4B19" w:rsidRPr="0037562D" w:rsidRDefault="006D4B19">
            <w:pPr>
              <w:rPr>
                <w:sz w:val="20"/>
                <w:szCs w:val="20"/>
              </w:rPr>
            </w:pPr>
            <w:r w:rsidRPr="0037562D">
              <w:rPr>
                <w:sz w:val="20"/>
                <w:szCs w:val="20"/>
              </w:rPr>
              <w:t>1</w:t>
            </w:r>
            <w:r w:rsidR="00F03093" w:rsidRPr="0037562D">
              <w:rPr>
                <w:sz w:val="20"/>
                <w:szCs w:val="20"/>
              </w:rPr>
              <w:t>.1</w:t>
            </w:r>
          </w:p>
        </w:tc>
        <w:tc>
          <w:tcPr>
            <w:tcW w:w="1985" w:type="dxa"/>
          </w:tcPr>
          <w:p w14:paraId="7DE39C20" w14:textId="77777777" w:rsidR="006D4B19" w:rsidRPr="0037562D" w:rsidRDefault="006D4B19">
            <w:pPr>
              <w:rPr>
                <w:sz w:val="20"/>
                <w:szCs w:val="20"/>
              </w:rPr>
            </w:pPr>
            <w:r w:rsidRPr="0037562D">
              <w:rPr>
                <w:sz w:val="20"/>
                <w:szCs w:val="20"/>
              </w:rPr>
              <w:t>What percentage of the total crop production was lost or damaged in the last 12 months?</w:t>
            </w:r>
          </w:p>
        </w:tc>
        <w:tc>
          <w:tcPr>
            <w:tcW w:w="1417" w:type="dxa"/>
          </w:tcPr>
          <w:p w14:paraId="1FE98458" w14:textId="77777777" w:rsidR="006D4B19" w:rsidRPr="0037562D" w:rsidRDefault="006D4B19">
            <w:pPr>
              <w:rPr>
                <w:sz w:val="20"/>
                <w:szCs w:val="20"/>
              </w:rPr>
            </w:pPr>
            <w:r w:rsidRPr="0037562D">
              <w:rPr>
                <w:sz w:val="20"/>
                <w:szCs w:val="20"/>
              </w:rPr>
              <w:t>[%]</w:t>
            </w:r>
          </w:p>
        </w:tc>
        <w:tc>
          <w:tcPr>
            <w:tcW w:w="1560" w:type="dxa"/>
          </w:tcPr>
          <w:p w14:paraId="5C86DC3D" w14:textId="77777777" w:rsidR="006D4B19" w:rsidRPr="0037562D" w:rsidRDefault="006D4B19">
            <w:pPr>
              <w:rPr>
                <w:sz w:val="20"/>
                <w:szCs w:val="20"/>
              </w:rPr>
            </w:pPr>
            <w:r w:rsidRPr="0037562D">
              <w:rPr>
                <w:sz w:val="20"/>
                <w:szCs w:val="20"/>
              </w:rPr>
              <w:t>n/a</w:t>
            </w:r>
          </w:p>
        </w:tc>
        <w:tc>
          <w:tcPr>
            <w:tcW w:w="1275" w:type="dxa"/>
          </w:tcPr>
          <w:p w14:paraId="3CBBF9CF" w14:textId="77777777" w:rsidR="006D4B19" w:rsidRPr="0037562D" w:rsidRDefault="006D4B19">
            <w:pPr>
              <w:rPr>
                <w:sz w:val="20"/>
                <w:szCs w:val="20"/>
              </w:rPr>
            </w:pPr>
            <w:r w:rsidRPr="0037562D">
              <w:rPr>
                <w:sz w:val="20"/>
                <w:szCs w:val="20"/>
              </w:rPr>
              <w:t>% crops damaged or lost</w:t>
            </w:r>
          </w:p>
        </w:tc>
        <w:tc>
          <w:tcPr>
            <w:tcW w:w="850" w:type="dxa"/>
          </w:tcPr>
          <w:p w14:paraId="126B5863" w14:textId="77777777" w:rsidR="006D4B19" w:rsidRPr="0037562D" w:rsidRDefault="006D4B19">
            <w:pPr>
              <w:rPr>
                <w:sz w:val="20"/>
                <w:szCs w:val="20"/>
              </w:rPr>
            </w:pPr>
            <w:r w:rsidRPr="0037562D">
              <w:rPr>
                <w:sz w:val="20"/>
                <w:szCs w:val="20"/>
              </w:rPr>
              <w:t>%</w:t>
            </w:r>
          </w:p>
        </w:tc>
      </w:tr>
      <w:tr w:rsidR="00552278" w:rsidRPr="0037562D" w14:paraId="09EF5F1D" w14:textId="77777777" w:rsidTr="5038A7C3">
        <w:tc>
          <w:tcPr>
            <w:tcW w:w="1555" w:type="dxa"/>
            <w:shd w:val="clear" w:color="auto" w:fill="B3E5A1" w:themeFill="accent6" w:themeFillTint="66"/>
          </w:tcPr>
          <w:p w14:paraId="23A6E684" w14:textId="7F356697" w:rsidR="00552278" w:rsidRPr="0037562D" w:rsidRDefault="00552278">
            <w:pPr>
              <w:rPr>
                <w:sz w:val="20"/>
                <w:szCs w:val="20"/>
              </w:rPr>
            </w:pPr>
            <w:r w:rsidRPr="0037562D">
              <w:rPr>
                <w:sz w:val="20"/>
                <w:szCs w:val="20"/>
              </w:rPr>
              <w:t>Crop health (2)</w:t>
            </w:r>
          </w:p>
        </w:tc>
        <w:tc>
          <w:tcPr>
            <w:tcW w:w="708" w:type="dxa"/>
          </w:tcPr>
          <w:p w14:paraId="54E60ED3" w14:textId="4615C19E" w:rsidR="00552278" w:rsidRPr="0037562D" w:rsidRDefault="00552278">
            <w:pPr>
              <w:rPr>
                <w:sz w:val="20"/>
                <w:szCs w:val="20"/>
              </w:rPr>
            </w:pPr>
            <w:r w:rsidRPr="0037562D">
              <w:rPr>
                <w:sz w:val="20"/>
                <w:szCs w:val="20"/>
              </w:rPr>
              <w:t>1.2</w:t>
            </w:r>
          </w:p>
        </w:tc>
        <w:tc>
          <w:tcPr>
            <w:tcW w:w="1985" w:type="dxa"/>
          </w:tcPr>
          <w:p w14:paraId="17C24A42" w14:textId="45DA27B0" w:rsidR="00996D37" w:rsidRPr="0037562D" w:rsidRDefault="00FF1091" w:rsidP="00996D37">
            <w:pPr>
              <w:rPr>
                <w:sz w:val="20"/>
                <w:szCs w:val="20"/>
              </w:rPr>
            </w:pPr>
            <w:r w:rsidRPr="0037562D">
              <w:rPr>
                <w:sz w:val="20"/>
                <w:szCs w:val="20"/>
              </w:rPr>
              <w:t xml:space="preserve">How would you describe crop health from </w:t>
            </w:r>
            <w:r w:rsidR="003152A9" w:rsidRPr="0037562D">
              <w:rPr>
                <w:sz w:val="20"/>
                <w:szCs w:val="20"/>
              </w:rPr>
              <w:t xml:space="preserve">a score of </w:t>
            </w:r>
            <w:r w:rsidRPr="0037562D">
              <w:rPr>
                <w:sz w:val="20"/>
                <w:szCs w:val="20"/>
              </w:rPr>
              <w:t xml:space="preserve">1 </w:t>
            </w:r>
            <w:r w:rsidR="002A5514" w:rsidRPr="0037562D">
              <w:rPr>
                <w:sz w:val="20"/>
                <w:szCs w:val="20"/>
              </w:rPr>
              <w:t xml:space="preserve">(lowest) </w:t>
            </w:r>
            <w:r w:rsidRPr="0037562D">
              <w:rPr>
                <w:sz w:val="20"/>
                <w:szCs w:val="20"/>
              </w:rPr>
              <w:t>to</w:t>
            </w:r>
            <w:r w:rsidR="003F4443" w:rsidRPr="0037562D">
              <w:rPr>
                <w:sz w:val="20"/>
                <w:szCs w:val="20"/>
              </w:rPr>
              <w:t xml:space="preserve"> 5</w:t>
            </w:r>
            <w:r w:rsidR="002A5514" w:rsidRPr="0037562D">
              <w:rPr>
                <w:sz w:val="20"/>
                <w:szCs w:val="20"/>
              </w:rPr>
              <w:t xml:space="preserve"> (highest)</w:t>
            </w:r>
            <w:r w:rsidR="003152A9" w:rsidRPr="0037562D">
              <w:rPr>
                <w:sz w:val="20"/>
                <w:szCs w:val="20"/>
              </w:rPr>
              <w:t>, for each of the following indicators</w:t>
            </w:r>
            <w:r w:rsidRPr="0037562D">
              <w:rPr>
                <w:sz w:val="20"/>
                <w:szCs w:val="20"/>
              </w:rPr>
              <w:t>?</w:t>
            </w:r>
          </w:p>
          <w:p w14:paraId="79BE0E4E" w14:textId="617F0C9C" w:rsidR="00996D37" w:rsidRPr="0037562D" w:rsidRDefault="00996D37" w:rsidP="007331EE">
            <w:pPr>
              <w:pStyle w:val="ListParagraph"/>
              <w:numPr>
                <w:ilvl w:val="0"/>
                <w:numId w:val="65"/>
              </w:numPr>
              <w:rPr>
                <w:sz w:val="20"/>
                <w:szCs w:val="20"/>
              </w:rPr>
            </w:pPr>
            <w:r w:rsidRPr="0037562D">
              <w:rPr>
                <w:sz w:val="20"/>
                <w:szCs w:val="20"/>
              </w:rPr>
              <w:t>Appearance</w:t>
            </w:r>
          </w:p>
          <w:p w14:paraId="0B37B888" w14:textId="69DCFC16" w:rsidR="00996D37" w:rsidRPr="0037562D" w:rsidRDefault="00996D37" w:rsidP="007331EE">
            <w:pPr>
              <w:pStyle w:val="ListParagraph"/>
              <w:numPr>
                <w:ilvl w:val="0"/>
                <w:numId w:val="65"/>
              </w:numPr>
              <w:rPr>
                <w:sz w:val="20"/>
                <w:szCs w:val="20"/>
              </w:rPr>
            </w:pPr>
            <w:r w:rsidRPr="0037562D">
              <w:rPr>
                <w:sz w:val="20"/>
                <w:szCs w:val="20"/>
              </w:rPr>
              <w:t>Crop growth</w:t>
            </w:r>
          </w:p>
          <w:p w14:paraId="73AEE5FC" w14:textId="689B7DD1" w:rsidR="00996D37" w:rsidRPr="0037562D" w:rsidRDefault="00996D37" w:rsidP="007331EE">
            <w:pPr>
              <w:pStyle w:val="ListParagraph"/>
              <w:numPr>
                <w:ilvl w:val="0"/>
                <w:numId w:val="65"/>
              </w:numPr>
              <w:rPr>
                <w:sz w:val="20"/>
                <w:szCs w:val="20"/>
              </w:rPr>
            </w:pPr>
            <w:r w:rsidRPr="0037562D">
              <w:rPr>
                <w:sz w:val="20"/>
                <w:szCs w:val="20"/>
              </w:rPr>
              <w:t>Disease incidence</w:t>
            </w:r>
          </w:p>
          <w:p w14:paraId="17B9F7AD" w14:textId="42CBA018" w:rsidR="00996D37" w:rsidRPr="0037562D" w:rsidRDefault="00996D37" w:rsidP="007331EE">
            <w:pPr>
              <w:pStyle w:val="ListParagraph"/>
              <w:numPr>
                <w:ilvl w:val="0"/>
                <w:numId w:val="65"/>
              </w:numPr>
              <w:rPr>
                <w:sz w:val="20"/>
                <w:szCs w:val="20"/>
              </w:rPr>
            </w:pPr>
            <w:r w:rsidRPr="0037562D">
              <w:rPr>
                <w:sz w:val="20"/>
                <w:szCs w:val="20"/>
              </w:rPr>
              <w:t>Insect pest incidence</w:t>
            </w:r>
          </w:p>
          <w:p w14:paraId="545F5687" w14:textId="095F089E" w:rsidR="00996D37" w:rsidRPr="0037562D" w:rsidRDefault="00996D37" w:rsidP="007331EE">
            <w:pPr>
              <w:pStyle w:val="ListParagraph"/>
              <w:numPr>
                <w:ilvl w:val="0"/>
                <w:numId w:val="65"/>
              </w:numPr>
              <w:rPr>
                <w:sz w:val="20"/>
                <w:szCs w:val="20"/>
              </w:rPr>
            </w:pPr>
            <w:r w:rsidRPr="0037562D">
              <w:rPr>
                <w:sz w:val="20"/>
                <w:szCs w:val="20"/>
              </w:rPr>
              <w:t>Natural enemy abundance and diversity</w:t>
            </w:r>
          </w:p>
          <w:p w14:paraId="68875919" w14:textId="300F62F9" w:rsidR="00996D37" w:rsidRPr="0037562D" w:rsidRDefault="00996D37" w:rsidP="007331EE">
            <w:pPr>
              <w:pStyle w:val="ListParagraph"/>
              <w:numPr>
                <w:ilvl w:val="0"/>
                <w:numId w:val="65"/>
              </w:numPr>
              <w:rPr>
                <w:sz w:val="20"/>
                <w:szCs w:val="20"/>
              </w:rPr>
            </w:pPr>
            <w:r w:rsidRPr="0037562D">
              <w:rPr>
                <w:sz w:val="20"/>
                <w:szCs w:val="20"/>
              </w:rPr>
              <w:t>Weed competition and pressure</w:t>
            </w:r>
          </w:p>
          <w:p w14:paraId="2B720F0A" w14:textId="5AFB89D8" w:rsidR="00996D37" w:rsidRPr="0037562D" w:rsidRDefault="00996D37" w:rsidP="007331EE">
            <w:pPr>
              <w:pStyle w:val="ListParagraph"/>
              <w:numPr>
                <w:ilvl w:val="0"/>
                <w:numId w:val="65"/>
              </w:numPr>
              <w:rPr>
                <w:sz w:val="20"/>
                <w:szCs w:val="20"/>
              </w:rPr>
            </w:pPr>
            <w:r w:rsidRPr="0037562D">
              <w:rPr>
                <w:sz w:val="20"/>
                <w:szCs w:val="20"/>
              </w:rPr>
              <w:t>Actual or potential yield</w:t>
            </w:r>
          </w:p>
          <w:p w14:paraId="51B7CF3E" w14:textId="699687AD" w:rsidR="00996D37" w:rsidRPr="0037562D" w:rsidRDefault="00996D37" w:rsidP="007331EE">
            <w:pPr>
              <w:pStyle w:val="ListParagraph"/>
              <w:numPr>
                <w:ilvl w:val="0"/>
                <w:numId w:val="65"/>
              </w:numPr>
              <w:rPr>
                <w:sz w:val="20"/>
                <w:szCs w:val="20"/>
              </w:rPr>
            </w:pPr>
            <w:r w:rsidRPr="0037562D">
              <w:rPr>
                <w:sz w:val="20"/>
                <w:szCs w:val="20"/>
              </w:rPr>
              <w:t>Vegetational diversity</w:t>
            </w:r>
          </w:p>
          <w:p w14:paraId="13966AD9" w14:textId="387A437D" w:rsidR="00996D37" w:rsidRPr="0037562D" w:rsidRDefault="00996D37" w:rsidP="007331EE">
            <w:pPr>
              <w:pStyle w:val="ListParagraph"/>
              <w:numPr>
                <w:ilvl w:val="0"/>
                <w:numId w:val="65"/>
              </w:numPr>
              <w:rPr>
                <w:sz w:val="20"/>
                <w:szCs w:val="20"/>
              </w:rPr>
            </w:pPr>
            <w:r w:rsidRPr="0037562D">
              <w:rPr>
                <w:sz w:val="20"/>
                <w:szCs w:val="20"/>
              </w:rPr>
              <w:t>Natural surrounding vegetation</w:t>
            </w:r>
          </w:p>
          <w:p w14:paraId="18D38953" w14:textId="465C1CC7" w:rsidR="00552278" w:rsidRPr="0037562D" w:rsidRDefault="00996D37" w:rsidP="007331EE">
            <w:pPr>
              <w:pStyle w:val="ListParagraph"/>
              <w:numPr>
                <w:ilvl w:val="0"/>
                <w:numId w:val="65"/>
              </w:numPr>
              <w:rPr>
                <w:sz w:val="20"/>
                <w:szCs w:val="20"/>
              </w:rPr>
            </w:pPr>
            <w:r w:rsidRPr="0037562D">
              <w:rPr>
                <w:sz w:val="20"/>
                <w:szCs w:val="20"/>
              </w:rPr>
              <w:t>Management system</w:t>
            </w:r>
          </w:p>
        </w:tc>
        <w:tc>
          <w:tcPr>
            <w:tcW w:w="1417" w:type="dxa"/>
          </w:tcPr>
          <w:p w14:paraId="0647F25F" w14:textId="268C6D21" w:rsidR="00552278" w:rsidRPr="0037562D" w:rsidRDefault="00836EDB">
            <w:pPr>
              <w:rPr>
                <w:sz w:val="20"/>
                <w:szCs w:val="20"/>
              </w:rPr>
            </w:pPr>
            <w:r w:rsidRPr="0037562D">
              <w:rPr>
                <w:sz w:val="20"/>
                <w:szCs w:val="20"/>
              </w:rPr>
              <w:t>Likert s</w:t>
            </w:r>
            <w:r w:rsidR="003152A9" w:rsidRPr="0037562D">
              <w:rPr>
                <w:sz w:val="20"/>
                <w:szCs w:val="20"/>
              </w:rPr>
              <w:t>cale 1-</w:t>
            </w:r>
            <w:r w:rsidR="003F4443" w:rsidRPr="0037562D">
              <w:rPr>
                <w:sz w:val="20"/>
                <w:szCs w:val="20"/>
              </w:rPr>
              <w:t>5</w:t>
            </w:r>
            <w:r w:rsidR="003152A9" w:rsidRPr="0037562D">
              <w:rPr>
                <w:sz w:val="20"/>
                <w:szCs w:val="20"/>
              </w:rPr>
              <w:t xml:space="preserve"> for each crop health indicator</w:t>
            </w:r>
          </w:p>
        </w:tc>
        <w:tc>
          <w:tcPr>
            <w:tcW w:w="1560" w:type="dxa"/>
          </w:tcPr>
          <w:p w14:paraId="1129E95A" w14:textId="53935070" w:rsidR="00552278" w:rsidRPr="0037562D" w:rsidRDefault="003152A9">
            <w:pPr>
              <w:rPr>
                <w:sz w:val="20"/>
                <w:szCs w:val="20"/>
              </w:rPr>
            </w:pPr>
            <w:r w:rsidRPr="0037562D">
              <w:rPr>
                <w:sz w:val="20"/>
                <w:szCs w:val="20"/>
              </w:rPr>
              <w:t>Take median</w:t>
            </w:r>
          </w:p>
        </w:tc>
        <w:tc>
          <w:tcPr>
            <w:tcW w:w="1275" w:type="dxa"/>
          </w:tcPr>
          <w:p w14:paraId="0FE9D613" w14:textId="15AFD759" w:rsidR="00552278" w:rsidRPr="0037562D" w:rsidRDefault="00B84C8C">
            <w:pPr>
              <w:rPr>
                <w:sz w:val="20"/>
                <w:szCs w:val="20"/>
              </w:rPr>
            </w:pPr>
            <w:r w:rsidRPr="0037562D">
              <w:rPr>
                <w:sz w:val="20"/>
                <w:szCs w:val="20"/>
              </w:rPr>
              <w:t xml:space="preserve">Crop health, on a score of 1 (poor) to </w:t>
            </w:r>
            <w:r w:rsidR="003F4443" w:rsidRPr="0037562D">
              <w:rPr>
                <w:sz w:val="20"/>
                <w:szCs w:val="20"/>
              </w:rPr>
              <w:t>5</w:t>
            </w:r>
            <w:r w:rsidRPr="0037562D">
              <w:rPr>
                <w:sz w:val="20"/>
                <w:szCs w:val="20"/>
              </w:rPr>
              <w:t xml:space="preserve"> (good)</w:t>
            </w:r>
          </w:p>
        </w:tc>
        <w:tc>
          <w:tcPr>
            <w:tcW w:w="850" w:type="dxa"/>
          </w:tcPr>
          <w:p w14:paraId="18C6491B" w14:textId="36F77FE0" w:rsidR="00552278" w:rsidRPr="0037562D" w:rsidRDefault="00821E39">
            <w:pPr>
              <w:rPr>
                <w:sz w:val="20"/>
                <w:szCs w:val="20"/>
              </w:rPr>
            </w:pPr>
            <w:r w:rsidRPr="0037562D">
              <w:rPr>
                <w:sz w:val="20"/>
                <w:szCs w:val="20"/>
              </w:rPr>
              <w:t>Continuous in range 1-5</w:t>
            </w:r>
          </w:p>
        </w:tc>
      </w:tr>
      <w:tr w:rsidR="00552278" w:rsidRPr="0037562D" w14:paraId="60210332" w14:textId="77777777" w:rsidTr="5038A7C3">
        <w:tc>
          <w:tcPr>
            <w:tcW w:w="1555" w:type="dxa"/>
            <w:vMerge w:val="restart"/>
            <w:shd w:val="clear" w:color="auto" w:fill="B3E5A1" w:themeFill="accent6" w:themeFillTint="66"/>
          </w:tcPr>
          <w:p w14:paraId="6A8EE862" w14:textId="675C7B01" w:rsidR="006D4B19" w:rsidRPr="0037562D" w:rsidRDefault="006D4B19">
            <w:pPr>
              <w:rPr>
                <w:sz w:val="20"/>
                <w:szCs w:val="20"/>
              </w:rPr>
            </w:pPr>
            <w:r w:rsidRPr="0037562D">
              <w:rPr>
                <w:sz w:val="20"/>
                <w:szCs w:val="20"/>
              </w:rPr>
              <w:lastRenderedPageBreak/>
              <w:t>Animal health</w:t>
            </w:r>
            <w:r w:rsidR="007A16FC" w:rsidRPr="0037562D">
              <w:rPr>
                <w:sz w:val="20"/>
                <w:szCs w:val="20"/>
              </w:rPr>
              <w:t xml:space="preserve"> </w:t>
            </w:r>
          </w:p>
        </w:tc>
        <w:tc>
          <w:tcPr>
            <w:tcW w:w="708" w:type="dxa"/>
          </w:tcPr>
          <w:p w14:paraId="0775DB8F" w14:textId="77777777" w:rsidR="006D4B19" w:rsidRPr="0037562D" w:rsidRDefault="006D4B19">
            <w:pPr>
              <w:rPr>
                <w:sz w:val="20"/>
                <w:szCs w:val="20"/>
              </w:rPr>
            </w:pPr>
            <w:r w:rsidRPr="0037562D">
              <w:rPr>
                <w:sz w:val="20"/>
                <w:szCs w:val="20"/>
              </w:rPr>
              <w:t>2.1</w:t>
            </w:r>
          </w:p>
        </w:tc>
        <w:tc>
          <w:tcPr>
            <w:tcW w:w="1985" w:type="dxa"/>
          </w:tcPr>
          <w:p w14:paraId="4F74BC43" w14:textId="77777777" w:rsidR="006D4B19" w:rsidRPr="0037562D" w:rsidRDefault="006D4B19">
            <w:pPr>
              <w:rPr>
                <w:sz w:val="20"/>
                <w:szCs w:val="20"/>
              </w:rPr>
            </w:pPr>
            <w:r w:rsidRPr="0037562D">
              <w:rPr>
                <w:sz w:val="20"/>
                <w:szCs w:val="20"/>
              </w:rPr>
              <w:t>What was the extent of injury, illness, or death of livestock due to diseases in the last 12 months?</w:t>
            </w:r>
          </w:p>
        </w:tc>
        <w:tc>
          <w:tcPr>
            <w:tcW w:w="1417" w:type="dxa"/>
          </w:tcPr>
          <w:p w14:paraId="7E643DFE" w14:textId="77777777" w:rsidR="003C7D22" w:rsidRDefault="003C7D22">
            <w:pPr>
              <w:rPr>
                <w:sz w:val="20"/>
                <w:szCs w:val="20"/>
              </w:rPr>
            </w:pPr>
            <w:r>
              <w:rPr>
                <w:sz w:val="20"/>
                <w:szCs w:val="20"/>
              </w:rPr>
              <w:t>5-None</w:t>
            </w:r>
          </w:p>
          <w:p w14:paraId="4C6742D6" w14:textId="4E902228" w:rsidR="006D4B19" w:rsidRPr="0037562D" w:rsidRDefault="007A13AC">
            <w:pPr>
              <w:rPr>
                <w:sz w:val="20"/>
                <w:szCs w:val="20"/>
              </w:rPr>
            </w:pPr>
            <w:r>
              <w:rPr>
                <w:sz w:val="20"/>
                <w:szCs w:val="20"/>
              </w:rPr>
              <w:t>3.66</w:t>
            </w:r>
            <w:r w:rsidR="006D4B19" w:rsidRPr="0037562D">
              <w:rPr>
                <w:sz w:val="20"/>
                <w:szCs w:val="20"/>
              </w:rPr>
              <w:t>-Low</w:t>
            </w:r>
          </w:p>
          <w:p w14:paraId="307BE62F" w14:textId="2FA0C817" w:rsidR="006D4B19" w:rsidRPr="0037562D" w:rsidRDefault="006D4B19">
            <w:pPr>
              <w:rPr>
                <w:sz w:val="20"/>
                <w:szCs w:val="20"/>
              </w:rPr>
            </w:pPr>
            <w:r w:rsidRPr="0037562D">
              <w:rPr>
                <w:sz w:val="20"/>
                <w:szCs w:val="20"/>
              </w:rPr>
              <w:t>2</w:t>
            </w:r>
            <w:r w:rsidR="007A13AC">
              <w:rPr>
                <w:sz w:val="20"/>
                <w:szCs w:val="20"/>
              </w:rPr>
              <w:t>.34</w:t>
            </w:r>
            <w:r w:rsidRPr="0037562D">
              <w:rPr>
                <w:sz w:val="20"/>
                <w:szCs w:val="20"/>
              </w:rPr>
              <w:t>-Medium</w:t>
            </w:r>
          </w:p>
          <w:p w14:paraId="1C3A55C5" w14:textId="2CAE4E05" w:rsidR="006D4B19" w:rsidRPr="0037562D" w:rsidRDefault="007A13AC">
            <w:pPr>
              <w:rPr>
                <w:sz w:val="20"/>
                <w:szCs w:val="20"/>
              </w:rPr>
            </w:pPr>
            <w:r>
              <w:rPr>
                <w:sz w:val="20"/>
                <w:szCs w:val="20"/>
              </w:rPr>
              <w:t>1</w:t>
            </w:r>
            <w:r w:rsidR="006D4B19" w:rsidRPr="0037562D">
              <w:rPr>
                <w:sz w:val="20"/>
                <w:szCs w:val="20"/>
              </w:rPr>
              <w:t>-High</w:t>
            </w:r>
          </w:p>
        </w:tc>
        <w:tc>
          <w:tcPr>
            <w:tcW w:w="1560" w:type="dxa"/>
            <w:vMerge w:val="restart"/>
          </w:tcPr>
          <w:p w14:paraId="04F91EFE" w14:textId="77777777" w:rsidR="006D4B19" w:rsidRPr="0037562D" w:rsidRDefault="006D4B19">
            <w:pPr>
              <w:rPr>
                <w:sz w:val="20"/>
                <w:szCs w:val="20"/>
              </w:rPr>
            </w:pPr>
            <w:r w:rsidRPr="0037562D">
              <w:rPr>
                <w:sz w:val="20"/>
                <w:szCs w:val="20"/>
              </w:rPr>
              <w:t>Take the median value</w:t>
            </w:r>
          </w:p>
        </w:tc>
        <w:tc>
          <w:tcPr>
            <w:tcW w:w="1275" w:type="dxa"/>
            <w:vMerge w:val="restart"/>
          </w:tcPr>
          <w:p w14:paraId="6426A121" w14:textId="77777777" w:rsidR="006D4B19" w:rsidRPr="0037562D" w:rsidRDefault="006D4B19">
            <w:pPr>
              <w:rPr>
                <w:sz w:val="20"/>
                <w:szCs w:val="20"/>
              </w:rPr>
            </w:pPr>
            <w:r w:rsidRPr="0037562D">
              <w:rPr>
                <w:sz w:val="20"/>
                <w:szCs w:val="20"/>
              </w:rPr>
              <w:t>Extent of injury, illness or death</w:t>
            </w:r>
          </w:p>
        </w:tc>
        <w:tc>
          <w:tcPr>
            <w:tcW w:w="850" w:type="dxa"/>
            <w:vMerge w:val="restart"/>
          </w:tcPr>
          <w:p w14:paraId="39006B4C" w14:textId="656129B3" w:rsidR="006D4B19" w:rsidRPr="0037562D" w:rsidRDefault="0074293B">
            <w:pPr>
              <w:rPr>
                <w:sz w:val="20"/>
                <w:szCs w:val="20"/>
              </w:rPr>
            </w:pPr>
            <w:r w:rsidRPr="0037562D">
              <w:rPr>
                <w:sz w:val="20"/>
                <w:szCs w:val="20"/>
              </w:rPr>
              <w:t xml:space="preserve">Continuous in range 1 to </w:t>
            </w:r>
            <w:r w:rsidR="007A13AC">
              <w:rPr>
                <w:sz w:val="20"/>
                <w:szCs w:val="20"/>
              </w:rPr>
              <w:t>5</w:t>
            </w:r>
          </w:p>
        </w:tc>
      </w:tr>
      <w:tr w:rsidR="00552278" w:rsidRPr="0037562D" w14:paraId="36E8F3F0" w14:textId="77777777" w:rsidTr="5038A7C3">
        <w:tc>
          <w:tcPr>
            <w:tcW w:w="1555" w:type="dxa"/>
            <w:vMerge/>
          </w:tcPr>
          <w:p w14:paraId="6D848508" w14:textId="77777777" w:rsidR="006D4B19" w:rsidRPr="0037562D" w:rsidRDefault="006D4B19">
            <w:pPr>
              <w:rPr>
                <w:sz w:val="20"/>
                <w:szCs w:val="20"/>
              </w:rPr>
            </w:pPr>
          </w:p>
        </w:tc>
        <w:tc>
          <w:tcPr>
            <w:tcW w:w="708" w:type="dxa"/>
          </w:tcPr>
          <w:p w14:paraId="0FF06504" w14:textId="77777777" w:rsidR="006D4B19" w:rsidRPr="0037562D" w:rsidRDefault="006D4B19">
            <w:pPr>
              <w:rPr>
                <w:sz w:val="20"/>
                <w:szCs w:val="20"/>
              </w:rPr>
            </w:pPr>
            <w:r w:rsidRPr="0037562D">
              <w:rPr>
                <w:sz w:val="20"/>
                <w:szCs w:val="20"/>
              </w:rPr>
              <w:t>2.2</w:t>
            </w:r>
          </w:p>
        </w:tc>
        <w:tc>
          <w:tcPr>
            <w:tcW w:w="1985" w:type="dxa"/>
          </w:tcPr>
          <w:p w14:paraId="14600D84" w14:textId="356BA056" w:rsidR="00187351" w:rsidRPr="0037562D" w:rsidRDefault="006D4B19" w:rsidP="00187351">
            <w:pPr>
              <w:rPr>
                <w:sz w:val="20"/>
                <w:szCs w:val="20"/>
              </w:rPr>
            </w:pPr>
            <w:r w:rsidRPr="0037562D">
              <w:rPr>
                <w:sz w:val="20"/>
                <w:szCs w:val="20"/>
              </w:rPr>
              <w:t>What was the extent of injury, illness or death of fish due to diseases in the last 12 months?</w:t>
            </w:r>
          </w:p>
        </w:tc>
        <w:tc>
          <w:tcPr>
            <w:tcW w:w="1417" w:type="dxa"/>
          </w:tcPr>
          <w:p w14:paraId="2798A442" w14:textId="77777777" w:rsidR="007A13AC" w:rsidRDefault="007A13AC" w:rsidP="007A13AC">
            <w:pPr>
              <w:rPr>
                <w:sz w:val="20"/>
                <w:szCs w:val="20"/>
              </w:rPr>
            </w:pPr>
            <w:r>
              <w:rPr>
                <w:sz w:val="20"/>
                <w:szCs w:val="20"/>
              </w:rPr>
              <w:t>5-None</w:t>
            </w:r>
          </w:p>
          <w:p w14:paraId="25E23379" w14:textId="77777777" w:rsidR="007A13AC" w:rsidRPr="0037562D" w:rsidRDefault="007A13AC" w:rsidP="007A13AC">
            <w:pPr>
              <w:rPr>
                <w:sz w:val="20"/>
                <w:szCs w:val="20"/>
              </w:rPr>
            </w:pPr>
            <w:r>
              <w:rPr>
                <w:sz w:val="20"/>
                <w:szCs w:val="20"/>
              </w:rPr>
              <w:t>3.66</w:t>
            </w:r>
            <w:r w:rsidRPr="0037562D">
              <w:rPr>
                <w:sz w:val="20"/>
                <w:szCs w:val="20"/>
              </w:rPr>
              <w:t>-Low</w:t>
            </w:r>
          </w:p>
          <w:p w14:paraId="71DD64F9" w14:textId="77777777" w:rsidR="007A13AC" w:rsidRPr="0037562D" w:rsidRDefault="007A13AC" w:rsidP="007A13AC">
            <w:pPr>
              <w:rPr>
                <w:sz w:val="20"/>
                <w:szCs w:val="20"/>
              </w:rPr>
            </w:pPr>
            <w:r w:rsidRPr="0037562D">
              <w:rPr>
                <w:sz w:val="20"/>
                <w:szCs w:val="20"/>
              </w:rPr>
              <w:t>2</w:t>
            </w:r>
            <w:r>
              <w:rPr>
                <w:sz w:val="20"/>
                <w:szCs w:val="20"/>
              </w:rPr>
              <w:t>.34</w:t>
            </w:r>
            <w:r w:rsidRPr="0037562D">
              <w:rPr>
                <w:sz w:val="20"/>
                <w:szCs w:val="20"/>
              </w:rPr>
              <w:t>-Medium</w:t>
            </w:r>
          </w:p>
          <w:p w14:paraId="5B9A4B6C" w14:textId="55779140" w:rsidR="006D4B19" w:rsidRPr="00A34BBF" w:rsidRDefault="007A13AC">
            <w:pPr>
              <w:rPr>
                <w:sz w:val="20"/>
                <w:szCs w:val="20"/>
                <w:lang w:val="en-US"/>
              </w:rPr>
            </w:pPr>
            <w:r>
              <w:rPr>
                <w:sz w:val="20"/>
                <w:szCs w:val="20"/>
              </w:rPr>
              <w:t>1</w:t>
            </w:r>
            <w:r w:rsidRPr="0037562D">
              <w:rPr>
                <w:sz w:val="20"/>
                <w:szCs w:val="20"/>
              </w:rPr>
              <w:t>-</w:t>
            </w:r>
            <w:r w:rsidR="006D4B19" w:rsidRPr="0037562D">
              <w:rPr>
                <w:sz w:val="20"/>
                <w:szCs w:val="20"/>
              </w:rPr>
              <w:t>High</w:t>
            </w:r>
          </w:p>
        </w:tc>
        <w:tc>
          <w:tcPr>
            <w:tcW w:w="1560" w:type="dxa"/>
            <w:vMerge/>
          </w:tcPr>
          <w:p w14:paraId="494C5CC1" w14:textId="77777777" w:rsidR="006D4B19" w:rsidRPr="0037562D" w:rsidRDefault="006D4B19">
            <w:pPr>
              <w:rPr>
                <w:sz w:val="20"/>
                <w:szCs w:val="20"/>
              </w:rPr>
            </w:pPr>
          </w:p>
        </w:tc>
        <w:tc>
          <w:tcPr>
            <w:tcW w:w="1275" w:type="dxa"/>
            <w:vMerge/>
          </w:tcPr>
          <w:p w14:paraId="118F2EE2" w14:textId="77777777" w:rsidR="006D4B19" w:rsidRPr="0037562D" w:rsidRDefault="006D4B19">
            <w:pPr>
              <w:rPr>
                <w:sz w:val="20"/>
                <w:szCs w:val="20"/>
              </w:rPr>
            </w:pPr>
          </w:p>
        </w:tc>
        <w:tc>
          <w:tcPr>
            <w:tcW w:w="850" w:type="dxa"/>
            <w:vMerge/>
          </w:tcPr>
          <w:p w14:paraId="3D06549E" w14:textId="77777777" w:rsidR="006D4B19" w:rsidRPr="0037562D" w:rsidRDefault="006D4B19">
            <w:pPr>
              <w:rPr>
                <w:sz w:val="20"/>
                <w:szCs w:val="20"/>
              </w:rPr>
            </w:pPr>
          </w:p>
        </w:tc>
      </w:tr>
      <w:tr w:rsidR="00552278" w:rsidRPr="0037562D" w14:paraId="55523490" w14:textId="77777777" w:rsidTr="5038A7C3">
        <w:tc>
          <w:tcPr>
            <w:tcW w:w="1555" w:type="dxa"/>
            <w:vMerge w:val="restart"/>
            <w:shd w:val="clear" w:color="auto" w:fill="B3E5A1" w:themeFill="accent6" w:themeFillTint="66"/>
          </w:tcPr>
          <w:p w14:paraId="1A455B4C" w14:textId="5DB75ED3" w:rsidR="006E139A" w:rsidRPr="0037562D" w:rsidRDefault="006E139A">
            <w:pPr>
              <w:rPr>
                <w:sz w:val="20"/>
                <w:szCs w:val="20"/>
              </w:rPr>
            </w:pPr>
            <w:r w:rsidRPr="0037562D">
              <w:rPr>
                <w:sz w:val="20"/>
                <w:szCs w:val="20"/>
              </w:rPr>
              <w:t>Soil health (1)</w:t>
            </w:r>
          </w:p>
        </w:tc>
        <w:tc>
          <w:tcPr>
            <w:tcW w:w="708" w:type="dxa"/>
          </w:tcPr>
          <w:p w14:paraId="71CC28C8" w14:textId="288D9FB6" w:rsidR="006E139A" w:rsidRPr="0037562D" w:rsidRDefault="006E139A">
            <w:pPr>
              <w:rPr>
                <w:sz w:val="20"/>
                <w:szCs w:val="20"/>
              </w:rPr>
            </w:pPr>
            <w:r w:rsidRPr="0037562D">
              <w:rPr>
                <w:sz w:val="20"/>
                <w:szCs w:val="20"/>
              </w:rPr>
              <w:t>3.1</w:t>
            </w:r>
          </w:p>
        </w:tc>
        <w:tc>
          <w:tcPr>
            <w:tcW w:w="1985" w:type="dxa"/>
          </w:tcPr>
          <w:p w14:paraId="40456702" w14:textId="44D972CA" w:rsidR="006E139A" w:rsidRPr="0037562D" w:rsidRDefault="006E139A">
            <w:pPr>
              <w:rPr>
                <w:sz w:val="20"/>
                <w:szCs w:val="20"/>
              </w:rPr>
            </w:pPr>
            <w:r w:rsidRPr="0037562D">
              <w:rPr>
                <w:sz w:val="20"/>
                <w:szCs w:val="20"/>
              </w:rPr>
              <w:t>What is the soil organic carbon content of soils on the farm?</w:t>
            </w:r>
          </w:p>
        </w:tc>
        <w:tc>
          <w:tcPr>
            <w:tcW w:w="1417" w:type="dxa"/>
          </w:tcPr>
          <w:p w14:paraId="418D965C" w14:textId="0A677034" w:rsidR="006E139A" w:rsidRPr="0037562D" w:rsidRDefault="006E139A">
            <w:pPr>
              <w:rPr>
                <w:sz w:val="20"/>
                <w:szCs w:val="20"/>
              </w:rPr>
            </w:pPr>
            <w:r w:rsidRPr="0037562D">
              <w:rPr>
                <w:sz w:val="20"/>
                <w:szCs w:val="20"/>
              </w:rPr>
              <w:t>[%, from three composite soil samples per farm]</w:t>
            </w:r>
          </w:p>
        </w:tc>
        <w:tc>
          <w:tcPr>
            <w:tcW w:w="1560" w:type="dxa"/>
            <w:vMerge w:val="restart"/>
          </w:tcPr>
          <w:p w14:paraId="6FCE3111" w14:textId="13F44284" w:rsidR="006E139A" w:rsidRPr="0037562D" w:rsidRDefault="006E139A">
            <w:pPr>
              <w:rPr>
                <w:sz w:val="20"/>
                <w:szCs w:val="20"/>
              </w:rPr>
            </w:pPr>
            <w:r w:rsidRPr="0037562D">
              <w:rPr>
                <w:sz w:val="20"/>
                <w:szCs w:val="20"/>
              </w:rPr>
              <w:t>Use</w:t>
            </w:r>
            <w:r w:rsidR="006B13CA" w:rsidRPr="0037562D">
              <w:rPr>
                <w:sz w:val="20"/>
                <w:szCs w:val="20"/>
              </w:rPr>
              <w:t xml:space="preserve"> established</w:t>
            </w:r>
            <w:r w:rsidRPr="0037562D">
              <w:rPr>
                <w:sz w:val="20"/>
                <w:szCs w:val="20"/>
              </w:rPr>
              <w:t xml:space="preserve"> formulas to calculate the saturation of soil organic carbon (%) for each sample, and take the median</w:t>
            </w:r>
          </w:p>
        </w:tc>
        <w:tc>
          <w:tcPr>
            <w:tcW w:w="1275" w:type="dxa"/>
            <w:vMerge w:val="restart"/>
          </w:tcPr>
          <w:p w14:paraId="543D5DB9" w14:textId="6A5CD63B" w:rsidR="006E139A" w:rsidRPr="0037562D" w:rsidRDefault="006E139A">
            <w:pPr>
              <w:rPr>
                <w:sz w:val="20"/>
                <w:szCs w:val="20"/>
              </w:rPr>
            </w:pPr>
            <w:r w:rsidRPr="0037562D">
              <w:rPr>
                <w:sz w:val="20"/>
                <w:szCs w:val="20"/>
              </w:rPr>
              <w:t>% saturation of soil organic carbon</w:t>
            </w:r>
          </w:p>
        </w:tc>
        <w:tc>
          <w:tcPr>
            <w:tcW w:w="850" w:type="dxa"/>
            <w:vMerge w:val="restart"/>
          </w:tcPr>
          <w:p w14:paraId="5141687C" w14:textId="5B9D5B5E" w:rsidR="006E139A" w:rsidRPr="0037562D" w:rsidRDefault="006E139A">
            <w:pPr>
              <w:rPr>
                <w:sz w:val="20"/>
                <w:szCs w:val="20"/>
              </w:rPr>
            </w:pPr>
            <w:r w:rsidRPr="0037562D">
              <w:rPr>
                <w:sz w:val="20"/>
                <w:szCs w:val="20"/>
              </w:rPr>
              <w:t>%</w:t>
            </w:r>
          </w:p>
        </w:tc>
      </w:tr>
      <w:tr w:rsidR="00552278" w:rsidRPr="0037562D" w14:paraId="218C7EAA" w14:textId="77777777" w:rsidTr="5038A7C3">
        <w:tc>
          <w:tcPr>
            <w:tcW w:w="1555" w:type="dxa"/>
            <w:vMerge/>
          </w:tcPr>
          <w:p w14:paraId="734085B9" w14:textId="77777777" w:rsidR="006E139A" w:rsidRPr="0037562D" w:rsidRDefault="006E139A" w:rsidP="00127A4A">
            <w:pPr>
              <w:rPr>
                <w:sz w:val="20"/>
                <w:szCs w:val="20"/>
              </w:rPr>
            </w:pPr>
          </w:p>
        </w:tc>
        <w:tc>
          <w:tcPr>
            <w:tcW w:w="708" w:type="dxa"/>
          </w:tcPr>
          <w:p w14:paraId="0D56FA87" w14:textId="4D4FBF92" w:rsidR="006E139A" w:rsidRPr="0037562D" w:rsidRDefault="006E139A" w:rsidP="00127A4A">
            <w:pPr>
              <w:rPr>
                <w:sz w:val="20"/>
                <w:szCs w:val="20"/>
              </w:rPr>
            </w:pPr>
            <w:r w:rsidRPr="0037562D">
              <w:rPr>
                <w:sz w:val="20"/>
                <w:szCs w:val="20"/>
              </w:rPr>
              <w:t>3.2</w:t>
            </w:r>
          </w:p>
        </w:tc>
        <w:tc>
          <w:tcPr>
            <w:tcW w:w="1985" w:type="dxa"/>
          </w:tcPr>
          <w:p w14:paraId="5CD5CB4F" w14:textId="07751B1C" w:rsidR="006E139A" w:rsidRPr="0037562D" w:rsidRDefault="006E139A" w:rsidP="00127A4A">
            <w:pPr>
              <w:rPr>
                <w:sz w:val="20"/>
                <w:szCs w:val="20"/>
              </w:rPr>
            </w:pPr>
            <w:r w:rsidRPr="0037562D">
              <w:rPr>
                <w:sz w:val="20"/>
                <w:szCs w:val="20"/>
              </w:rPr>
              <w:t>What is the share of clay, sand and silt of soils on the farm?</w:t>
            </w:r>
          </w:p>
        </w:tc>
        <w:tc>
          <w:tcPr>
            <w:tcW w:w="1417" w:type="dxa"/>
          </w:tcPr>
          <w:p w14:paraId="10E56D5E" w14:textId="329DB732" w:rsidR="006E139A" w:rsidRPr="0037562D" w:rsidRDefault="006E139A" w:rsidP="00127A4A">
            <w:pPr>
              <w:rPr>
                <w:sz w:val="20"/>
                <w:szCs w:val="20"/>
              </w:rPr>
            </w:pPr>
            <w:r w:rsidRPr="0037562D">
              <w:rPr>
                <w:sz w:val="20"/>
                <w:szCs w:val="20"/>
              </w:rPr>
              <w:t>[%, from three composite soil samples per farm]</w:t>
            </w:r>
          </w:p>
        </w:tc>
        <w:tc>
          <w:tcPr>
            <w:tcW w:w="1560" w:type="dxa"/>
            <w:vMerge/>
          </w:tcPr>
          <w:p w14:paraId="4CA1768E" w14:textId="77777777" w:rsidR="006E139A" w:rsidRPr="0037562D" w:rsidRDefault="006E139A" w:rsidP="00127A4A">
            <w:pPr>
              <w:rPr>
                <w:sz w:val="20"/>
                <w:szCs w:val="20"/>
                <w:highlight w:val="yellow"/>
              </w:rPr>
            </w:pPr>
          </w:p>
        </w:tc>
        <w:tc>
          <w:tcPr>
            <w:tcW w:w="1275" w:type="dxa"/>
            <w:vMerge/>
          </w:tcPr>
          <w:p w14:paraId="694E0365" w14:textId="77777777" w:rsidR="006E139A" w:rsidRPr="0037562D" w:rsidRDefault="006E139A" w:rsidP="00127A4A">
            <w:pPr>
              <w:rPr>
                <w:sz w:val="20"/>
                <w:szCs w:val="20"/>
                <w:highlight w:val="yellow"/>
              </w:rPr>
            </w:pPr>
          </w:p>
        </w:tc>
        <w:tc>
          <w:tcPr>
            <w:tcW w:w="850" w:type="dxa"/>
            <w:vMerge/>
          </w:tcPr>
          <w:p w14:paraId="70E5236A" w14:textId="77777777" w:rsidR="006E139A" w:rsidRPr="0037562D" w:rsidRDefault="006E139A" w:rsidP="00127A4A">
            <w:pPr>
              <w:rPr>
                <w:sz w:val="20"/>
                <w:szCs w:val="20"/>
                <w:highlight w:val="yellow"/>
              </w:rPr>
            </w:pPr>
          </w:p>
        </w:tc>
      </w:tr>
      <w:tr w:rsidR="0074293B" w:rsidRPr="0037562D" w14:paraId="2DAE1291" w14:textId="77777777" w:rsidTr="5038A7C3">
        <w:tc>
          <w:tcPr>
            <w:tcW w:w="1555" w:type="dxa"/>
            <w:vMerge w:val="restart"/>
            <w:shd w:val="clear" w:color="auto" w:fill="B3E5A1" w:themeFill="accent6" w:themeFillTint="66"/>
          </w:tcPr>
          <w:p w14:paraId="36ECB114" w14:textId="6FC8F708" w:rsidR="0074293B" w:rsidRPr="0037562D" w:rsidRDefault="0074293B" w:rsidP="00127A4A">
            <w:pPr>
              <w:rPr>
                <w:sz w:val="20"/>
                <w:szCs w:val="20"/>
              </w:rPr>
            </w:pPr>
            <w:r w:rsidRPr="0037562D">
              <w:rPr>
                <w:sz w:val="20"/>
                <w:szCs w:val="20"/>
              </w:rPr>
              <w:t>Soil health (2)</w:t>
            </w:r>
          </w:p>
        </w:tc>
        <w:tc>
          <w:tcPr>
            <w:tcW w:w="708" w:type="dxa"/>
          </w:tcPr>
          <w:p w14:paraId="31522CD9" w14:textId="03592BF3" w:rsidR="0074293B" w:rsidRPr="0037562D" w:rsidRDefault="0074293B" w:rsidP="00127A4A">
            <w:pPr>
              <w:rPr>
                <w:sz w:val="20"/>
                <w:szCs w:val="20"/>
              </w:rPr>
            </w:pPr>
            <w:r w:rsidRPr="0037562D">
              <w:rPr>
                <w:sz w:val="20"/>
                <w:szCs w:val="20"/>
              </w:rPr>
              <w:t>3.3</w:t>
            </w:r>
          </w:p>
        </w:tc>
        <w:tc>
          <w:tcPr>
            <w:tcW w:w="1985" w:type="dxa"/>
          </w:tcPr>
          <w:p w14:paraId="388F5FD8" w14:textId="357EB9BA" w:rsidR="0074293B" w:rsidRPr="0037562D" w:rsidRDefault="0074293B" w:rsidP="00127A4A">
            <w:pPr>
              <w:rPr>
                <w:sz w:val="20"/>
                <w:szCs w:val="20"/>
              </w:rPr>
            </w:pPr>
            <w:r w:rsidRPr="0037562D">
              <w:rPr>
                <w:sz w:val="20"/>
                <w:szCs w:val="20"/>
              </w:rPr>
              <w:t>How would you describe the fertility of soil on your farmland?</w:t>
            </w:r>
          </w:p>
        </w:tc>
        <w:tc>
          <w:tcPr>
            <w:tcW w:w="1417" w:type="dxa"/>
          </w:tcPr>
          <w:p w14:paraId="63217B66" w14:textId="130B15D2" w:rsidR="0074293B" w:rsidRPr="0037562D" w:rsidRDefault="0074293B" w:rsidP="007331EE">
            <w:pPr>
              <w:pStyle w:val="ListParagraph"/>
              <w:numPr>
                <w:ilvl w:val="0"/>
                <w:numId w:val="50"/>
              </w:numPr>
              <w:ind w:left="152" w:hanging="142"/>
              <w:rPr>
                <w:sz w:val="20"/>
                <w:szCs w:val="20"/>
              </w:rPr>
            </w:pPr>
            <w:r w:rsidRPr="0037562D">
              <w:rPr>
                <w:sz w:val="20"/>
                <w:szCs w:val="20"/>
              </w:rPr>
              <w:t xml:space="preserve">Highly fertile (score </w:t>
            </w:r>
            <w:r w:rsidR="000A21FD">
              <w:rPr>
                <w:sz w:val="20"/>
                <w:szCs w:val="20"/>
              </w:rPr>
              <w:t>5</w:t>
            </w:r>
            <w:r w:rsidRPr="0037562D">
              <w:rPr>
                <w:sz w:val="20"/>
                <w:szCs w:val="20"/>
              </w:rPr>
              <w:t>)</w:t>
            </w:r>
          </w:p>
          <w:p w14:paraId="2BCEDD7B" w14:textId="46CAE38A" w:rsidR="0074293B" w:rsidRPr="0037562D" w:rsidRDefault="0074293B" w:rsidP="007331EE">
            <w:pPr>
              <w:pStyle w:val="ListParagraph"/>
              <w:numPr>
                <w:ilvl w:val="0"/>
                <w:numId w:val="50"/>
              </w:numPr>
              <w:ind w:left="152" w:hanging="142"/>
              <w:rPr>
                <w:sz w:val="20"/>
                <w:szCs w:val="20"/>
              </w:rPr>
            </w:pPr>
            <w:r w:rsidRPr="0037562D">
              <w:rPr>
                <w:sz w:val="20"/>
                <w:szCs w:val="20"/>
              </w:rPr>
              <w:t xml:space="preserve">Moderately fertile (score </w:t>
            </w:r>
            <w:r w:rsidR="000A21FD">
              <w:rPr>
                <w:sz w:val="20"/>
                <w:szCs w:val="20"/>
              </w:rPr>
              <w:t>3</w:t>
            </w:r>
            <w:r w:rsidRPr="0037562D">
              <w:rPr>
                <w:sz w:val="20"/>
                <w:szCs w:val="20"/>
              </w:rPr>
              <w:t>.</w:t>
            </w:r>
            <w:r w:rsidR="000A21FD">
              <w:rPr>
                <w:sz w:val="20"/>
                <w:szCs w:val="20"/>
              </w:rPr>
              <w:t>66</w:t>
            </w:r>
            <w:r w:rsidRPr="0037562D">
              <w:rPr>
                <w:sz w:val="20"/>
                <w:szCs w:val="20"/>
              </w:rPr>
              <w:t>)</w:t>
            </w:r>
          </w:p>
          <w:p w14:paraId="3A9855F8" w14:textId="12F1359E" w:rsidR="0074293B" w:rsidRPr="0037562D" w:rsidRDefault="0074293B" w:rsidP="007331EE">
            <w:pPr>
              <w:pStyle w:val="ListParagraph"/>
              <w:numPr>
                <w:ilvl w:val="0"/>
                <w:numId w:val="50"/>
              </w:numPr>
              <w:ind w:left="152" w:hanging="142"/>
              <w:rPr>
                <w:sz w:val="20"/>
                <w:szCs w:val="20"/>
              </w:rPr>
            </w:pPr>
            <w:r w:rsidRPr="0037562D">
              <w:rPr>
                <w:sz w:val="20"/>
                <w:szCs w:val="20"/>
              </w:rPr>
              <w:t xml:space="preserve">Low fertility (score </w:t>
            </w:r>
            <w:r w:rsidR="000A21FD">
              <w:rPr>
                <w:sz w:val="20"/>
                <w:szCs w:val="20"/>
              </w:rPr>
              <w:t>2</w:t>
            </w:r>
            <w:r w:rsidRPr="0037562D">
              <w:rPr>
                <w:sz w:val="20"/>
                <w:szCs w:val="20"/>
              </w:rPr>
              <w:t>.</w:t>
            </w:r>
            <w:r w:rsidR="000A21FD">
              <w:rPr>
                <w:sz w:val="20"/>
                <w:szCs w:val="20"/>
              </w:rPr>
              <w:t>33</w:t>
            </w:r>
            <w:r w:rsidRPr="0037562D">
              <w:rPr>
                <w:sz w:val="20"/>
                <w:szCs w:val="20"/>
              </w:rPr>
              <w:t>)</w:t>
            </w:r>
          </w:p>
          <w:p w14:paraId="6F5CA13B" w14:textId="4FDF0A3B" w:rsidR="0074293B" w:rsidRPr="0037562D" w:rsidRDefault="0074293B" w:rsidP="007331EE">
            <w:pPr>
              <w:pStyle w:val="ListParagraph"/>
              <w:numPr>
                <w:ilvl w:val="0"/>
                <w:numId w:val="50"/>
              </w:numPr>
              <w:ind w:left="152" w:hanging="142"/>
              <w:rPr>
                <w:sz w:val="20"/>
                <w:szCs w:val="20"/>
              </w:rPr>
            </w:pPr>
            <w:r w:rsidRPr="0037562D">
              <w:rPr>
                <w:sz w:val="20"/>
                <w:szCs w:val="20"/>
              </w:rPr>
              <w:t>Infertile (score 1).</w:t>
            </w:r>
          </w:p>
        </w:tc>
        <w:tc>
          <w:tcPr>
            <w:tcW w:w="1560" w:type="dxa"/>
            <w:vMerge w:val="restart"/>
          </w:tcPr>
          <w:p w14:paraId="4FA24460" w14:textId="1C0FEA0D" w:rsidR="0074293B" w:rsidRPr="0037562D" w:rsidRDefault="0074293B" w:rsidP="00127A4A">
            <w:pPr>
              <w:rPr>
                <w:sz w:val="20"/>
                <w:szCs w:val="20"/>
              </w:rPr>
            </w:pPr>
            <w:r w:rsidRPr="0037562D">
              <w:rPr>
                <w:sz w:val="20"/>
                <w:szCs w:val="20"/>
              </w:rPr>
              <w:t>Take the median</w:t>
            </w:r>
          </w:p>
        </w:tc>
        <w:tc>
          <w:tcPr>
            <w:tcW w:w="1275" w:type="dxa"/>
            <w:vMerge w:val="restart"/>
          </w:tcPr>
          <w:p w14:paraId="1F25FF1A" w14:textId="77EC8568" w:rsidR="0074293B" w:rsidRPr="0037562D" w:rsidRDefault="0074293B" w:rsidP="00127A4A">
            <w:pPr>
              <w:rPr>
                <w:sz w:val="20"/>
                <w:szCs w:val="20"/>
              </w:rPr>
            </w:pPr>
            <w:r w:rsidRPr="0037562D">
              <w:rPr>
                <w:sz w:val="20"/>
                <w:szCs w:val="20"/>
              </w:rPr>
              <w:t xml:space="preserve">Perception of soil erosion and fertility, from 1 (infertile and major soil erosion) to </w:t>
            </w:r>
            <w:r w:rsidR="000A21FD">
              <w:rPr>
                <w:sz w:val="20"/>
                <w:szCs w:val="20"/>
              </w:rPr>
              <w:t>5</w:t>
            </w:r>
            <w:r w:rsidRPr="0037562D">
              <w:rPr>
                <w:sz w:val="20"/>
                <w:szCs w:val="20"/>
              </w:rPr>
              <w:t xml:space="preserve"> (highly fertile with no soil erosion), by taking the median across the fertility and erosion responses</w:t>
            </w:r>
          </w:p>
        </w:tc>
        <w:tc>
          <w:tcPr>
            <w:tcW w:w="850" w:type="dxa"/>
            <w:vMerge w:val="restart"/>
          </w:tcPr>
          <w:p w14:paraId="0FB85553" w14:textId="32045C2C" w:rsidR="0074293B" w:rsidRPr="0037562D" w:rsidRDefault="0074293B" w:rsidP="00127A4A">
            <w:pPr>
              <w:rPr>
                <w:sz w:val="20"/>
                <w:szCs w:val="20"/>
              </w:rPr>
            </w:pPr>
            <w:r w:rsidRPr="0037562D">
              <w:rPr>
                <w:sz w:val="20"/>
                <w:szCs w:val="20"/>
              </w:rPr>
              <w:t>Continuous in range 1-</w:t>
            </w:r>
            <w:r w:rsidR="000A21FD">
              <w:rPr>
                <w:sz w:val="20"/>
                <w:szCs w:val="20"/>
              </w:rPr>
              <w:t>5</w:t>
            </w:r>
          </w:p>
        </w:tc>
      </w:tr>
      <w:tr w:rsidR="0074293B" w:rsidRPr="0037562D" w14:paraId="42CD60B3" w14:textId="77777777" w:rsidTr="5038A7C3">
        <w:tc>
          <w:tcPr>
            <w:tcW w:w="1555" w:type="dxa"/>
            <w:vMerge/>
          </w:tcPr>
          <w:p w14:paraId="70B4D542" w14:textId="77777777" w:rsidR="0074293B" w:rsidRPr="0037562D" w:rsidRDefault="0074293B" w:rsidP="00A536B1">
            <w:pPr>
              <w:rPr>
                <w:sz w:val="20"/>
                <w:szCs w:val="20"/>
              </w:rPr>
            </w:pPr>
          </w:p>
        </w:tc>
        <w:tc>
          <w:tcPr>
            <w:tcW w:w="708" w:type="dxa"/>
          </w:tcPr>
          <w:p w14:paraId="646648B3" w14:textId="2ED28721" w:rsidR="0074293B" w:rsidRPr="0037562D" w:rsidRDefault="0074293B" w:rsidP="00A536B1">
            <w:pPr>
              <w:rPr>
                <w:sz w:val="20"/>
                <w:szCs w:val="20"/>
              </w:rPr>
            </w:pPr>
            <w:r w:rsidRPr="0037562D">
              <w:rPr>
                <w:sz w:val="20"/>
                <w:szCs w:val="20"/>
              </w:rPr>
              <w:t>3.4</w:t>
            </w:r>
          </w:p>
        </w:tc>
        <w:tc>
          <w:tcPr>
            <w:tcW w:w="1985" w:type="dxa"/>
          </w:tcPr>
          <w:p w14:paraId="5D96CA3D" w14:textId="77777777" w:rsidR="0074293B" w:rsidRPr="0037562D" w:rsidRDefault="0074293B" w:rsidP="00A536B1">
            <w:pPr>
              <w:rPr>
                <w:sz w:val="20"/>
                <w:szCs w:val="20"/>
              </w:rPr>
            </w:pPr>
            <w:r w:rsidRPr="0037562D">
              <w:rPr>
                <w:sz w:val="20"/>
                <w:szCs w:val="20"/>
              </w:rPr>
              <w:t>How would you describe the level of soil erosion problems on your farmland?</w:t>
            </w:r>
          </w:p>
          <w:p w14:paraId="42FFE174" w14:textId="77777777" w:rsidR="0074293B" w:rsidRPr="0037562D" w:rsidRDefault="0074293B" w:rsidP="00A536B1">
            <w:pPr>
              <w:rPr>
                <w:sz w:val="20"/>
                <w:szCs w:val="20"/>
              </w:rPr>
            </w:pPr>
          </w:p>
        </w:tc>
        <w:tc>
          <w:tcPr>
            <w:tcW w:w="1417" w:type="dxa"/>
          </w:tcPr>
          <w:p w14:paraId="7CD96A69" w14:textId="4015C38D" w:rsidR="0074293B" w:rsidRPr="0037562D" w:rsidRDefault="0074293B" w:rsidP="007331EE">
            <w:pPr>
              <w:pStyle w:val="ListParagraph"/>
              <w:numPr>
                <w:ilvl w:val="0"/>
                <w:numId w:val="51"/>
              </w:numPr>
              <w:ind w:left="234" w:hanging="234"/>
              <w:rPr>
                <w:sz w:val="20"/>
                <w:szCs w:val="20"/>
              </w:rPr>
            </w:pPr>
            <w:r w:rsidRPr="0037562D">
              <w:rPr>
                <w:sz w:val="20"/>
                <w:szCs w:val="20"/>
              </w:rPr>
              <w:t xml:space="preserve">Soil erosion is a major problem on my farm (score </w:t>
            </w:r>
            <w:r w:rsidR="000A21FD">
              <w:rPr>
                <w:sz w:val="20"/>
                <w:szCs w:val="20"/>
              </w:rPr>
              <w:t>1</w:t>
            </w:r>
            <w:r w:rsidRPr="0037562D">
              <w:rPr>
                <w:sz w:val="20"/>
                <w:szCs w:val="20"/>
              </w:rPr>
              <w:t>)</w:t>
            </w:r>
          </w:p>
          <w:p w14:paraId="3BD43FB2" w14:textId="49D87DAE" w:rsidR="0074293B" w:rsidRPr="0037562D" w:rsidRDefault="0074293B" w:rsidP="007331EE">
            <w:pPr>
              <w:pStyle w:val="ListParagraph"/>
              <w:numPr>
                <w:ilvl w:val="0"/>
                <w:numId w:val="51"/>
              </w:numPr>
              <w:ind w:left="234" w:hanging="234"/>
              <w:rPr>
                <w:sz w:val="20"/>
                <w:szCs w:val="20"/>
              </w:rPr>
            </w:pPr>
            <w:r w:rsidRPr="0037562D">
              <w:rPr>
                <w:sz w:val="20"/>
                <w:szCs w:val="20"/>
              </w:rPr>
              <w:t xml:space="preserve">Soil erosion is a minor problem on my farm (score </w:t>
            </w:r>
            <w:r w:rsidR="000A21FD">
              <w:rPr>
                <w:sz w:val="20"/>
                <w:szCs w:val="20"/>
              </w:rPr>
              <w:t>3</w:t>
            </w:r>
            <w:r w:rsidRPr="0037562D">
              <w:rPr>
                <w:sz w:val="20"/>
                <w:szCs w:val="20"/>
              </w:rPr>
              <w:t>)</w:t>
            </w:r>
          </w:p>
          <w:p w14:paraId="6D790497" w14:textId="5107D1D1" w:rsidR="0074293B" w:rsidRPr="0037562D" w:rsidRDefault="0074293B" w:rsidP="007331EE">
            <w:pPr>
              <w:pStyle w:val="ListParagraph"/>
              <w:numPr>
                <w:ilvl w:val="0"/>
                <w:numId w:val="50"/>
              </w:numPr>
              <w:ind w:left="152" w:hanging="142"/>
              <w:rPr>
                <w:sz w:val="20"/>
                <w:szCs w:val="20"/>
              </w:rPr>
            </w:pPr>
            <w:r w:rsidRPr="0037562D">
              <w:rPr>
                <w:sz w:val="20"/>
                <w:szCs w:val="20"/>
              </w:rPr>
              <w:t xml:space="preserve">Soil erosion is not a problem on </w:t>
            </w:r>
            <w:r w:rsidRPr="0037562D">
              <w:rPr>
                <w:sz w:val="20"/>
                <w:szCs w:val="20"/>
              </w:rPr>
              <w:lastRenderedPageBreak/>
              <w:t xml:space="preserve">my farm (score </w:t>
            </w:r>
            <w:r w:rsidR="000A21FD">
              <w:rPr>
                <w:sz w:val="20"/>
                <w:szCs w:val="20"/>
              </w:rPr>
              <w:t>5</w:t>
            </w:r>
            <w:r w:rsidRPr="0037562D">
              <w:rPr>
                <w:sz w:val="20"/>
                <w:szCs w:val="20"/>
              </w:rPr>
              <w:t>)</w:t>
            </w:r>
          </w:p>
        </w:tc>
        <w:tc>
          <w:tcPr>
            <w:tcW w:w="1560" w:type="dxa"/>
            <w:vMerge/>
          </w:tcPr>
          <w:p w14:paraId="56B212CF" w14:textId="77777777" w:rsidR="0074293B" w:rsidRPr="0037562D" w:rsidRDefault="0074293B" w:rsidP="00A536B1">
            <w:pPr>
              <w:rPr>
                <w:sz w:val="20"/>
                <w:szCs w:val="20"/>
              </w:rPr>
            </w:pPr>
          </w:p>
        </w:tc>
        <w:tc>
          <w:tcPr>
            <w:tcW w:w="1275" w:type="dxa"/>
            <w:vMerge/>
          </w:tcPr>
          <w:p w14:paraId="08887614" w14:textId="77777777" w:rsidR="0074293B" w:rsidRPr="0037562D" w:rsidRDefault="0074293B" w:rsidP="00A536B1">
            <w:pPr>
              <w:rPr>
                <w:sz w:val="20"/>
                <w:szCs w:val="20"/>
              </w:rPr>
            </w:pPr>
          </w:p>
        </w:tc>
        <w:tc>
          <w:tcPr>
            <w:tcW w:w="850" w:type="dxa"/>
            <w:vMerge/>
          </w:tcPr>
          <w:p w14:paraId="76269FCD" w14:textId="77777777" w:rsidR="0074293B" w:rsidRPr="0037562D" w:rsidRDefault="0074293B" w:rsidP="00A536B1">
            <w:pPr>
              <w:rPr>
                <w:sz w:val="20"/>
                <w:szCs w:val="20"/>
              </w:rPr>
            </w:pPr>
          </w:p>
        </w:tc>
      </w:tr>
      <w:tr w:rsidR="00552278" w:rsidRPr="0037562D" w14:paraId="4B1BD6C9" w14:textId="77777777" w:rsidTr="5038A7C3">
        <w:tc>
          <w:tcPr>
            <w:tcW w:w="1555" w:type="dxa"/>
            <w:vMerge w:val="restart"/>
            <w:shd w:val="clear" w:color="auto" w:fill="B3E5A1" w:themeFill="accent6" w:themeFillTint="66"/>
          </w:tcPr>
          <w:p w14:paraId="4D2401DA" w14:textId="77777777" w:rsidR="00723CE2" w:rsidRPr="0037562D" w:rsidRDefault="00723CE2" w:rsidP="00A536B1">
            <w:pPr>
              <w:rPr>
                <w:sz w:val="20"/>
                <w:szCs w:val="20"/>
              </w:rPr>
            </w:pPr>
            <w:r w:rsidRPr="0037562D">
              <w:rPr>
                <w:sz w:val="20"/>
                <w:szCs w:val="20"/>
              </w:rPr>
              <w:t>Nutrient use</w:t>
            </w:r>
          </w:p>
        </w:tc>
        <w:tc>
          <w:tcPr>
            <w:tcW w:w="708" w:type="dxa"/>
          </w:tcPr>
          <w:p w14:paraId="7967D6F1" w14:textId="12D6C385" w:rsidR="00723CE2" w:rsidRPr="0037562D" w:rsidRDefault="00723CE2" w:rsidP="00A536B1">
            <w:pPr>
              <w:rPr>
                <w:sz w:val="20"/>
                <w:szCs w:val="20"/>
              </w:rPr>
            </w:pPr>
            <w:r w:rsidRPr="0037562D">
              <w:rPr>
                <w:sz w:val="20"/>
                <w:szCs w:val="20"/>
              </w:rPr>
              <w:t>4.1</w:t>
            </w:r>
          </w:p>
        </w:tc>
        <w:tc>
          <w:tcPr>
            <w:tcW w:w="1985" w:type="dxa"/>
          </w:tcPr>
          <w:p w14:paraId="1FADD815" w14:textId="77777777" w:rsidR="00723CE2" w:rsidRPr="0037562D" w:rsidRDefault="00723CE2" w:rsidP="00A536B1">
            <w:pPr>
              <w:rPr>
                <w:sz w:val="20"/>
                <w:szCs w:val="20"/>
              </w:rPr>
            </w:pPr>
            <w:r w:rsidRPr="0037562D">
              <w:rPr>
                <w:sz w:val="20"/>
                <w:szCs w:val="20"/>
              </w:rPr>
              <w:t>Over the past 12 months, how much CHEMICAL FERTILIZER was applied to cropland?</w:t>
            </w:r>
          </w:p>
        </w:tc>
        <w:tc>
          <w:tcPr>
            <w:tcW w:w="1417" w:type="dxa"/>
          </w:tcPr>
          <w:p w14:paraId="6B477345" w14:textId="77777777" w:rsidR="00723CE2" w:rsidRPr="0037562D" w:rsidRDefault="00723CE2" w:rsidP="00A536B1">
            <w:pPr>
              <w:rPr>
                <w:sz w:val="20"/>
                <w:szCs w:val="20"/>
              </w:rPr>
            </w:pPr>
            <w:r w:rsidRPr="0037562D">
              <w:rPr>
                <w:sz w:val="20"/>
                <w:szCs w:val="20"/>
              </w:rPr>
              <w:t>[amount applied in kg; area it was applied to in hectares or acres]</w:t>
            </w:r>
          </w:p>
        </w:tc>
        <w:tc>
          <w:tcPr>
            <w:tcW w:w="1560" w:type="dxa"/>
            <w:vMerge w:val="restart"/>
          </w:tcPr>
          <w:p w14:paraId="2F1E0F82" w14:textId="12EDD5F7" w:rsidR="00723CE2" w:rsidRPr="0037562D" w:rsidRDefault="00723CE2" w:rsidP="00A536B1">
            <w:pPr>
              <w:rPr>
                <w:sz w:val="20"/>
                <w:szCs w:val="20"/>
              </w:rPr>
            </w:pPr>
            <w:r w:rsidRPr="0037562D">
              <w:rPr>
                <w:sz w:val="20"/>
                <w:szCs w:val="20"/>
              </w:rPr>
              <w:t>Convert the amount applied to kg and the areas to hectares if needed. Divide to get the total kg fertilizer applied per ha</w:t>
            </w:r>
          </w:p>
        </w:tc>
        <w:tc>
          <w:tcPr>
            <w:tcW w:w="1275" w:type="dxa"/>
            <w:vMerge w:val="restart"/>
          </w:tcPr>
          <w:p w14:paraId="2F45C85E" w14:textId="1360D81C" w:rsidR="00723CE2" w:rsidRPr="0037562D" w:rsidRDefault="00723CE2" w:rsidP="00A536B1">
            <w:pPr>
              <w:rPr>
                <w:sz w:val="20"/>
                <w:szCs w:val="20"/>
              </w:rPr>
            </w:pPr>
            <w:r w:rsidRPr="0037562D">
              <w:rPr>
                <w:sz w:val="20"/>
                <w:szCs w:val="20"/>
              </w:rPr>
              <w:t>Total fertilizer applied per unit of cropland. Can be presented as a ratio of recommended fertilizer input intensity in the landscape obtained from extension services and literature</w:t>
            </w:r>
          </w:p>
        </w:tc>
        <w:tc>
          <w:tcPr>
            <w:tcW w:w="850" w:type="dxa"/>
            <w:vMerge w:val="restart"/>
          </w:tcPr>
          <w:p w14:paraId="23248555" w14:textId="1AE02EB5" w:rsidR="00723CE2" w:rsidRPr="0037562D" w:rsidRDefault="00723CE2" w:rsidP="00A536B1">
            <w:pPr>
              <w:rPr>
                <w:sz w:val="20"/>
                <w:szCs w:val="20"/>
              </w:rPr>
            </w:pPr>
            <w:r w:rsidRPr="0037562D">
              <w:rPr>
                <w:sz w:val="20"/>
                <w:szCs w:val="20"/>
              </w:rPr>
              <w:t>Kg/ha (or a ratio)</w:t>
            </w:r>
          </w:p>
        </w:tc>
      </w:tr>
      <w:tr w:rsidR="00552278" w:rsidRPr="0037562D" w14:paraId="19C80148" w14:textId="77777777" w:rsidTr="5038A7C3">
        <w:tc>
          <w:tcPr>
            <w:tcW w:w="1555" w:type="dxa"/>
            <w:vMerge/>
          </w:tcPr>
          <w:p w14:paraId="6ABE8FA4" w14:textId="77777777" w:rsidR="00723CE2" w:rsidRPr="0037562D" w:rsidRDefault="00723CE2" w:rsidP="00E74211">
            <w:pPr>
              <w:rPr>
                <w:sz w:val="20"/>
                <w:szCs w:val="20"/>
              </w:rPr>
            </w:pPr>
          </w:p>
        </w:tc>
        <w:tc>
          <w:tcPr>
            <w:tcW w:w="708" w:type="dxa"/>
          </w:tcPr>
          <w:p w14:paraId="2B996F41" w14:textId="6225AED0" w:rsidR="00723CE2" w:rsidRPr="0037562D" w:rsidRDefault="00723CE2" w:rsidP="00E74211">
            <w:pPr>
              <w:rPr>
                <w:sz w:val="20"/>
                <w:szCs w:val="20"/>
              </w:rPr>
            </w:pPr>
            <w:r w:rsidRPr="0037562D">
              <w:rPr>
                <w:sz w:val="20"/>
                <w:szCs w:val="20"/>
              </w:rPr>
              <w:t>4.2</w:t>
            </w:r>
          </w:p>
        </w:tc>
        <w:tc>
          <w:tcPr>
            <w:tcW w:w="1985" w:type="dxa"/>
          </w:tcPr>
          <w:p w14:paraId="384DE0F0" w14:textId="5AB05626" w:rsidR="00723CE2" w:rsidRPr="0037562D" w:rsidRDefault="00723CE2" w:rsidP="00E74211">
            <w:pPr>
              <w:rPr>
                <w:sz w:val="20"/>
                <w:szCs w:val="20"/>
              </w:rPr>
            </w:pPr>
            <w:r w:rsidRPr="0037562D">
              <w:rPr>
                <w:sz w:val="20"/>
                <w:szCs w:val="20"/>
              </w:rPr>
              <w:t>Over the past 12 months, how much ORGANIC FERTILIZER was applied to cropland?</w:t>
            </w:r>
          </w:p>
        </w:tc>
        <w:tc>
          <w:tcPr>
            <w:tcW w:w="1417" w:type="dxa"/>
          </w:tcPr>
          <w:p w14:paraId="1EBB263D" w14:textId="39E5E1EC" w:rsidR="00723CE2" w:rsidRPr="0037562D" w:rsidRDefault="00723CE2" w:rsidP="00E74211">
            <w:pPr>
              <w:rPr>
                <w:sz w:val="20"/>
                <w:szCs w:val="20"/>
              </w:rPr>
            </w:pPr>
            <w:r w:rsidRPr="0037562D">
              <w:rPr>
                <w:sz w:val="20"/>
                <w:szCs w:val="20"/>
              </w:rPr>
              <w:t>[amount applied in kg; area it was applied to in hectares or acres]</w:t>
            </w:r>
          </w:p>
        </w:tc>
        <w:tc>
          <w:tcPr>
            <w:tcW w:w="1560" w:type="dxa"/>
            <w:vMerge/>
          </w:tcPr>
          <w:p w14:paraId="0CB6BDD7" w14:textId="77777777" w:rsidR="00723CE2" w:rsidRPr="0037562D" w:rsidRDefault="00723CE2" w:rsidP="00E74211">
            <w:pPr>
              <w:rPr>
                <w:sz w:val="20"/>
                <w:szCs w:val="20"/>
              </w:rPr>
            </w:pPr>
          </w:p>
        </w:tc>
        <w:tc>
          <w:tcPr>
            <w:tcW w:w="1275" w:type="dxa"/>
            <w:vMerge/>
          </w:tcPr>
          <w:p w14:paraId="599DA61D" w14:textId="77777777" w:rsidR="00723CE2" w:rsidRPr="0037562D" w:rsidRDefault="00723CE2" w:rsidP="00E74211">
            <w:pPr>
              <w:rPr>
                <w:sz w:val="20"/>
                <w:szCs w:val="20"/>
              </w:rPr>
            </w:pPr>
          </w:p>
        </w:tc>
        <w:tc>
          <w:tcPr>
            <w:tcW w:w="850" w:type="dxa"/>
            <w:vMerge/>
          </w:tcPr>
          <w:p w14:paraId="0FFA8B8B" w14:textId="77777777" w:rsidR="00723CE2" w:rsidRPr="0037562D" w:rsidRDefault="00723CE2" w:rsidP="00E74211">
            <w:pPr>
              <w:rPr>
                <w:sz w:val="20"/>
                <w:szCs w:val="20"/>
              </w:rPr>
            </w:pPr>
          </w:p>
        </w:tc>
      </w:tr>
      <w:tr w:rsidR="00D44F6F" w:rsidRPr="0037562D" w14:paraId="20902F52" w14:textId="77777777" w:rsidTr="5038A7C3">
        <w:tc>
          <w:tcPr>
            <w:tcW w:w="1555" w:type="dxa"/>
            <w:vMerge w:val="restart"/>
            <w:shd w:val="clear" w:color="auto" w:fill="588B13"/>
          </w:tcPr>
          <w:p w14:paraId="060BACBF" w14:textId="3B541319" w:rsidR="00D44F6F" w:rsidRPr="0037562D" w:rsidRDefault="00D44F6F" w:rsidP="00E74211">
            <w:pPr>
              <w:rPr>
                <w:sz w:val="20"/>
                <w:szCs w:val="20"/>
              </w:rPr>
            </w:pPr>
            <w:r w:rsidRPr="0037562D">
              <w:rPr>
                <w:sz w:val="20"/>
                <w:szCs w:val="20"/>
              </w:rPr>
              <w:t>Biodiversity (1)</w:t>
            </w:r>
          </w:p>
        </w:tc>
        <w:tc>
          <w:tcPr>
            <w:tcW w:w="708" w:type="dxa"/>
          </w:tcPr>
          <w:p w14:paraId="08EED90E" w14:textId="77777777" w:rsidR="00D44F6F" w:rsidRPr="0037562D" w:rsidRDefault="00D44F6F" w:rsidP="00E74211">
            <w:pPr>
              <w:rPr>
                <w:sz w:val="20"/>
                <w:szCs w:val="20"/>
              </w:rPr>
            </w:pPr>
            <w:r w:rsidRPr="0037562D">
              <w:rPr>
                <w:sz w:val="20"/>
                <w:szCs w:val="20"/>
              </w:rPr>
              <w:t>5.1</w:t>
            </w:r>
          </w:p>
        </w:tc>
        <w:tc>
          <w:tcPr>
            <w:tcW w:w="1985" w:type="dxa"/>
          </w:tcPr>
          <w:p w14:paraId="4E09B45E" w14:textId="48B01D3A" w:rsidR="00D44F6F" w:rsidRPr="0037562D" w:rsidRDefault="00D44F6F" w:rsidP="00E74211">
            <w:pPr>
              <w:rPr>
                <w:sz w:val="20"/>
                <w:szCs w:val="20"/>
              </w:rPr>
            </w:pPr>
            <w:r w:rsidRPr="0037562D">
              <w:rPr>
                <w:sz w:val="20"/>
                <w:szCs w:val="20"/>
              </w:rPr>
              <w:t>How would you describe the diversity of insect pollinators on your farm?</w:t>
            </w:r>
          </w:p>
        </w:tc>
        <w:tc>
          <w:tcPr>
            <w:tcW w:w="1417" w:type="dxa"/>
          </w:tcPr>
          <w:p w14:paraId="65596286" w14:textId="77777777" w:rsidR="00D44F6F" w:rsidRPr="0037562D" w:rsidRDefault="00D44F6F" w:rsidP="00E74211">
            <w:pPr>
              <w:rPr>
                <w:sz w:val="20"/>
                <w:szCs w:val="20"/>
              </w:rPr>
            </w:pPr>
            <w:r w:rsidRPr="0037562D">
              <w:rPr>
                <w:sz w:val="20"/>
                <w:szCs w:val="20"/>
              </w:rPr>
              <w:t>5-High diversity: Abundant presence with a wide variety of species.</w:t>
            </w:r>
          </w:p>
          <w:p w14:paraId="3125897E" w14:textId="77777777" w:rsidR="00D44F6F" w:rsidRPr="0037562D" w:rsidRDefault="00D44F6F" w:rsidP="00E74211">
            <w:pPr>
              <w:rPr>
                <w:sz w:val="20"/>
                <w:szCs w:val="20"/>
              </w:rPr>
            </w:pPr>
            <w:r w:rsidRPr="0037562D">
              <w:rPr>
                <w:sz w:val="20"/>
                <w:szCs w:val="20"/>
              </w:rPr>
              <w:t xml:space="preserve">3.66-Medium diversity: Regularly seen with several species. </w:t>
            </w:r>
          </w:p>
          <w:p w14:paraId="08188650" w14:textId="77777777" w:rsidR="00D44F6F" w:rsidRPr="0037562D" w:rsidRDefault="00D44F6F" w:rsidP="00E74211">
            <w:pPr>
              <w:rPr>
                <w:sz w:val="20"/>
                <w:szCs w:val="20"/>
              </w:rPr>
            </w:pPr>
            <w:r w:rsidRPr="0037562D">
              <w:rPr>
                <w:sz w:val="20"/>
                <w:szCs w:val="20"/>
              </w:rPr>
              <w:t xml:space="preserve">2.33-Low diversity: Rarely seen or limited to a few species. </w:t>
            </w:r>
          </w:p>
          <w:p w14:paraId="2FE54EE1" w14:textId="77777777" w:rsidR="00D44F6F" w:rsidRPr="00F94126" w:rsidRDefault="00D44F6F" w:rsidP="00E74211">
            <w:pPr>
              <w:rPr>
                <w:sz w:val="20"/>
                <w:szCs w:val="20"/>
              </w:rPr>
            </w:pPr>
            <w:r w:rsidRPr="00F94126">
              <w:rPr>
                <w:sz w:val="20"/>
                <w:szCs w:val="20"/>
              </w:rPr>
              <w:t>1-None: No insects observed.</w:t>
            </w:r>
          </w:p>
        </w:tc>
        <w:tc>
          <w:tcPr>
            <w:tcW w:w="1560" w:type="dxa"/>
            <w:vMerge w:val="restart"/>
          </w:tcPr>
          <w:p w14:paraId="0B0FE0D6" w14:textId="77777777" w:rsidR="00D44F6F" w:rsidRPr="0037562D" w:rsidRDefault="00D44F6F" w:rsidP="00E74211">
            <w:pPr>
              <w:rPr>
                <w:sz w:val="20"/>
                <w:szCs w:val="20"/>
              </w:rPr>
            </w:pPr>
            <w:r w:rsidRPr="0037562D">
              <w:rPr>
                <w:sz w:val="20"/>
                <w:szCs w:val="20"/>
              </w:rPr>
              <w:t>Take the median value</w:t>
            </w:r>
          </w:p>
        </w:tc>
        <w:tc>
          <w:tcPr>
            <w:tcW w:w="1275" w:type="dxa"/>
            <w:vMerge w:val="restart"/>
          </w:tcPr>
          <w:p w14:paraId="7B313613" w14:textId="59696CF3" w:rsidR="00D44F6F" w:rsidRPr="0037562D" w:rsidRDefault="00D44F6F" w:rsidP="00E74211">
            <w:pPr>
              <w:rPr>
                <w:sz w:val="20"/>
                <w:szCs w:val="20"/>
              </w:rPr>
            </w:pPr>
            <w:r w:rsidRPr="0037562D">
              <w:rPr>
                <w:sz w:val="20"/>
                <w:szCs w:val="20"/>
              </w:rPr>
              <w:t>Diversity of animal species from 1 (no animals) to 5 (high diversity of animals)</w:t>
            </w:r>
          </w:p>
        </w:tc>
        <w:tc>
          <w:tcPr>
            <w:tcW w:w="850" w:type="dxa"/>
            <w:vMerge w:val="restart"/>
          </w:tcPr>
          <w:p w14:paraId="29F469EB" w14:textId="5FB017EA" w:rsidR="00D44F6F" w:rsidRPr="0037562D" w:rsidRDefault="00C73DF4" w:rsidP="00E74211">
            <w:pPr>
              <w:rPr>
                <w:sz w:val="20"/>
                <w:szCs w:val="20"/>
              </w:rPr>
            </w:pPr>
            <w:r w:rsidRPr="0037562D">
              <w:rPr>
                <w:sz w:val="20"/>
                <w:szCs w:val="20"/>
              </w:rPr>
              <w:t>Continuous  in range 1-5</w:t>
            </w:r>
          </w:p>
        </w:tc>
      </w:tr>
      <w:tr w:rsidR="00D44F6F" w:rsidRPr="0037562D" w14:paraId="7D1EA942" w14:textId="77777777" w:rsidTr="5038A7C3">
        <w:tc>
          <w:tcPr>
            <w:tcW w:w="1555" w:type="dxa"/>
            <w:vMerge/>
          </w:tcPr>
          <w:p w14:paraId="4B348AF2" w14:textId="77777777" w:rsidR="00D44F6F" w:rsidRPr="0037562D" w:rsidRDefault="00D44F6F" w:rsidP="00E74211">
            <w:pPr>
              <w:rPr>
                <w:sz w:val="20"/>
                <w:szCs w:val="20"/>
              </w:rPr>
            </w:pPr>
          </w:p>
        </w:tc>
        <w:tc>
          <w:tcPr>
            <w:tcW w:w="708" w:type="dxa"/>
          </w:tcPr>
          <w:p w14:paraId="39C34AFE" w14:textId="6277BFAF" w:rsidR="00D44F6F" w:rsidRPr="0037562D" w:rsidRDefault="00D44F6F" w:rsidP="00E74211">
            <w:pPr>
              <w:rPr>
                <w:sz w:val="20"/>
                <w:szCs w:val="20"/>
              </w:rPr>
            </w:pPr>
            <w:r w:rsidRPr="0037562D">
              <w:rPr>
                <w:sz w:val="20"/>
                <w:szCs w:val="20"/>
              </w:rPr>
              <w:t>5.2</w:t>
            </w:r>
          </w:p>
        </w:tc>
        <w:tc>
          <w:tcPr>
            <w:tcW w:w="1985" w:type="dxa"/>
          </w:tcPr>
          <w:p w14:paraId="1420CD64" w14:textId="2B4CE3BB" w:rsidR="00D44F6F" w:rsidRPr="0037562D" w:rsidRDefault="00D44F6F" w:rsidP="00E74211">
            <w:pPr>
              <w:rPr>
                <w:sz w:val="20"/>
                <w:szCs w:val="20"/>
              </w:rPr>
            </w:pPr>
            <w:r w:rsidRPr="0037562D">
              <w:rPr>
                <w:sz w:val="20"/>
                <w:szCs w:val="20"/>
              </w:rPr>
              <w:t xml:space="preserve">How would you describe the diversity of </w:t>
            </w:r>
            <w:r w:rsidR="45382993" w:rsidRPr="0037562D">
              <w:rPr>
                <w:sz w:val="20"/>
                <w:szCs w:val="20"/>
              </w:rPr>
              <w:t>crops</w:t>
            </w:r>
            <w:r w:rsidRPr="0037562D">
              <w:rPr>
                <w:sz w:val="20"/>
                <w:szCs w:val="20"/>
              </w:rPr>
              <w:t xml:space="preserve"> </w:t>
            </w:r>
            <w:r w:rsidRPr="0037562D">
              <w:rPr>
                <w:sz w:val="20"/>
                <w:szCs w:val="20"/>
              </w:rPr>
              <w:lastRenderedPageBreak/>
              <w:t>and livestock pest enemies on your farm?</w:t>
            </w:r>
          </w:p>
        </w:tc>
        <w:tc>
          <w:tcPr>
            <w:tcW w:w="1417" w:type="dxa"/>
          </w:tcPr>
          <w:p w14:paraId="032D7860" w14:textId="77777777" w:rsidR="00D44F6F" w:rsidRPr="0037562D" w:rsidRDefault="00D44F6F" w:rsidP="00E74211">
            <w:pPr>
              <w:rPr>
                <w:sz w:val="20"/>
                <w:szCs w:val="20"/>
              </w:rPr>
            </w:pPr>
            <w:r w:rsidRPr="0037562D">
              <w:rPr>
                <w:sz w:val="20"/>
                <w:szCs w:val="20"/>
              </w:rPr>
              <w:lastRenderedPageBreak/>
              <w:t xml:space="preserve">5-High diversity: Abundant </w:t>
            </w:r>
            <w:r w:rsidRPr="0037562D">
              <w:rPr>
                <w:sz w:val="20"/>
                <w:szCs w:val="20"/>
              </w:rPr>
              <w:lastRenderedPageBreak/>
              <w:t>presence with a wide variety of species.</w:t>
            </w:r>
          </w:p>
          <w:p w14:paraId="026FAD3B" w14:textId="77777777" w:rsidR="00D44F6F" w:rsidRPr="0037562D" w:rsidRDefault="00D44F6F" w:rsidP="00E74211">
            <w:pPr>
              <w:rPr>
                <w:sz w:val="20"/>
                <w:szCs w:val="20"/>
              </w:rPr>
            </w:pPr>
            <w:r w:rsidRPr="0037562D">
              <w:rPr>
                <w:sz w:val="20"/>
                <w:szCs w:val="20"/>
              </w:rPr>
              <w:t xml:space="preserve">3.66-Medium diversity: Regularly seen with several species. </w:t>
            </w:r>
          </w:p>
          <w:p w14:paraId="11556650" w14:textId="77777777" w:rsidR="00D44F6F" w:rsidRPr="0037562D" w:rsidRDefault="00D44F6F" w:rsidP="00E74211">
            <w:pPr>
              <w:rPr>
                <w:sz w:val="20"/>
                <w:szCs w:val="20"/>
              </w:rPr>
            </w:pPr>
            <w:r w:rsidRPr="0037562D">
              <w:rPr>
                <w:sz w:val="20"/>
                <w:szCs w:val="20"/>
              </w:rPr>
              <w:t xml:space="preserve">2.33-Low diversity: Rarely seen or limited to a few species. </w:t>
            </w:r>
          </w:p>
          <w:p w14:paraId="49742402" w14:textId="1442C62E" w:rsidR="00D44F6F" w:rsidRPr="0037562D" w:rsidRDefault="00D44F6F" w:rsidP="00E74211">
            <w:pPr>
              <w:rPr>
                <w:sz w:val="20"/>
                <w:szCs w:val="20"/>
              </w:rPr>
            </w:pPr>
            <w:r w:rsidRPr="00F94126">
              <w:rPr>
                <w:sz w:val="20"/>
                <w:szCs w:val="20"/>
              </w:rPr>
              <w:t>1-None: No insects observed.</w:t>
            </w:r>
          </w:p>
        </w:tc>
        <w:tc>
          <w:tcPr>
            <w:tcW w:w="1560" w:type="dxa"/>
            <w:vMerge/>
          </w:tcPr>
          <w:p w14:paraId="079640CA" w14:textId="77777777" w:rsidR="00D44F6F" w:rsidRPr="0037562D" w:rsidRDefault="00D44F6F" w:rsidP="00E74211">
            <w:pPr>
              <w:rPr>
                <w:sz w:val="20"/>
                <w:szCs w:val="20"/>
              </w:rPr>
            </w:pPr>
          </w:p>
        </w:tc>
        <w:tc>
          <w:tcPr>
            <w:tcW w:w="1275" w:type="dxa"/>
            <w:vMerge/>
          </w:tcPr>
          <w:p w14:paraId="2A40339D" w14:textId="77777777" w:rsidR="00D44F6F" w:rsidRPr="0037562D" w:rsidRDefault="00D44F6F" w:rsidP="00E74211">
            <w:pPr>
              <w:rPr>
                <w:sz w:val="20"/>
                <w:szCs w:val="20"/>
              </w:rPr>
            </w:pPr>
          </w:p>
        </w:tc>
        <w:tc>
          <w:tcPr>
            <w:tcW w:w="850" w:type="dxa"/>
            <w:vMerge/>
          </w:tcPr>
          <w:p w14:paraId="7C08EAA5" w14:textId="77777777" w:rsidR="00D44F6F" w:rsidRPr="0037562D" w:rsidRDefault="00D44F6F" w:rsidP="00E74211">
            <w:pPr>
              <w:rPr>
                <w:sz w:val="20"/>
                <w:szCs w:val="20"/>
              </w:rPr>
            </w:pPr>
          </w:p>
        </w:tc>
      </w:tr>
      <w:tr w:rsidR="00D44F6F" w:rsidRPr="0037562D" w14:paraId="7EAA3709" w14:textId="77777777" w:rsidTr="5038A7C3">
        <w:tc>
          <w:tcPr>
            <w:tcW w:w="1555" w:type="dxa"/>
            <w:vMerge/>
          </w:tcPr>
          <w:p w14:paraId="00339062" w14:textId="77777777" w:rsidR="00D44F6F" w:rsidRPr="0037562D" w:rsidRDefault="00D44F6F" w:rsidP="00E74211">
            <w:pPr>
              <w:rPr>
                <w:sz w:val="20"/>
                <w:szCs w:val="20"/>
              </w:rPr>
            </w:pPr>
          </w:p>
        </w:tc>
        <w:tc>
          <w:tcPr>
            <w:tcW w:w="708" w:type="dxa"/>
          </w:tcPr>
          <w:p w14:paraId="5536A8E3" w14:textId="64616F73" w:rsidR="00D44F6F" w:rsidRPr="0037562D" w:rsidRDefault="00D44F6F" w:rsidP="00E74211">
            <w:pPr>
              <w:rPr>
                <w:sz w:val="20"/>
                <w:szCs w:val="20"/>
              </w:rPr>
            </w:pPr>
            <w:r w:rsidRPr="0037562D" w:rsidDel="00D44F6F">
              <w:rPr>
                <w:sz w:val="20"/>
                <w:szCs w:val="20"/>
              </w:rPr>
              <w:t>5.3</w:t>
            </w:r>
          </w:p>
        </w:tc>
        <w:tc>
          <w:tcPr>
            <w:tcW w:w="1985" w:type="dxa"/>
          </w:tcPr>
          <w:p w14:paraId="2CF9E987" w14:textId="0DA6BDEF" w:rsidR="00D44F6F" w:rsidRPr="0037562D" w:rsidRDefault="56CC2785" w:rsidP="2B8ED911">
            <w:pPr>
              <w:rPr>
                <w:rFonts w:ascii="Aptos" w:eastAsia="Aptos" w:hAnsi="Aptos" w:cs="Aptos"/>
                <w:sz w:val="20"/>
                <w:szCs w:val="20"/>
              </w:rPr>
            </w:pPr>
            <w:r w:rsidRPr="00A007B0">
              <w:rPr>
                <w:rFonts w:ascii="Calibri" w:eastAsia="Calibri" w:hAnsi="Calibri" w:cs="Calibri"/>
                <w:color w:val="444444"/>
                <w:sz w:val="20"/>
                <w:szCs w:val="20"/>
              </w:rPr>
              <w:t xml:space="preserve">How would you describe the diversity of </w:t>
            </w:r>
            <w:r w:rsidR="13A444B2" w:rsidRPr="00A007B0">
              <w:rPr>
                <w:rFonts w:ascii="Calibri" w:eastAsia="Calibri" w:hAnsi="Calibri" w:cs="Calibri"/>
                <w:color w:val="444444"/>
                <w:sz w:val="20"/>
                <w:szCs w:val="20"/>
              </w:rPr>
              <w:t>crop</w:t>
            </w:r>
            <w:r w:rsidR="776F1875" w:rsidRPr="00A007B0">
              <w:rPr>
                <w:rFonts w:ascii="Calibri" w:eastAsia="Calibri" w:hAnsi="Calibri" w:cs="Calibri"/>
                <w:color w:val="444444"/>
                <w:sz w:val="20"/>
                <w:szCs w:val="20"/>
              </w:rPr>
              <w:t>s</w:t>
            </w:r>
            <w:r w:rsidRPr="00A007B0">
              <w:rPr>
                <w:rFonts w:ascii="Calibri" w:eastAsia="Calibri" w:hAnsi="Calibri" w:cs="Calibri"/>
                <w:color w:val="444444"/>
                <w:sz w:val="20"/>
                <w:szCs w:val="20"/>
              </w:rPr>
              <w:t xml:space="preserve"> and livestock pests on your farm?</w:t>
            </w:r>
          </w:p>
        </w:tc>
        <w:tc>
          <w:tcPr>
            <w:tcW w:w="1417" w:type="dxa"/>
          </w:tcPr>
          <w:p w14:paraId="4623A298" w14:textId="77777777" w:rsidR="00D44F6F" w:rsidRPr="0037562D" w:rsidRDefault="00D44F6F" w:rsidP="00E74211">
            <w:pPr>
              <w:rPr>
                <w:sz w:val="20"/>
                <w:szCs w:val="20"/>
              </w:rPr>
            </w:pPr>
            <w:r w:rsidRPr="0037562D">
              <w:rPr>
                <w:sz w:val="20"/>
                <w:szCs w:val="20"/>
              </w:rPr>
              <w:t>5-High diversity: Abundant presence with a wide variety of species.</w:t>
            </w:r>
          </w:p>
          <w:p w14:paraId="60216ADF" w14:textId="77777777" w:rsidR="00D44F6F" w:rsidRPr="0037562D" w:rsidRDefault="00D44F6F" w:rsidP="00E74211">
            <w:pPr>
              <w:rPr>
                <w:sz w:val="20"/>
                <w:szCs w:val="20"/>
              </w:rPr>
            </w:pPr>
            <w:r w:rsidRPr="0037562D">
              <w:rPr>
                <w:sz w:val="20"/>
                <w:szCs w:val="20"/>
              </w:rPr>
              <w:t xml:space="preserve">3.66-Medium diversity: Regularly seen with several species. </w:t>
            </w:r>
          </w:p>
          <w:p w14:paraId="7D0DDC0D" w14:textId="77777777" w:rsidR="00D44F6F" w:rsidRPr="0037562D" w:rsidRDefault="00D44F6F" w:rsidP="00E74211">
            <w:pPr>
              <w:rPr>
                <w:sz w:val="20"/>
                <w:szCs w:val="20"/>
              </w:rPr>
            </w:pPr>
            <w:r w:rsidRPr="0037562D">
              <w:rPr>
                <w:sz w:val="20"/>
                <w:szCs w:val="20"/>
              </w:rPr>
              <w:t xml:space="preserve">2.33-Low diversity: Rarely seen or limited to a few species. </w:t>
            </w:r>
          </w:p>
          <w:p w14:paraId="0A80B8D6" w14:textId="2B659EA2" w:rsidR="00D44F6F" w:rsidRPr="0037562D" w:rsidRDefault="00D44F6F" w:rsidP="00E74211">
            <w:pPr>
              <w:rPr>
                <w:sz w:val="20"/>
                <w:szCs w:val="20"/>
              </w:rPr>
            </w:pPr>
            <w:r w:rsidRPr="00E236CB">
              <w:rPr>
                <w:sz w:val="20"/>
                <w:szCs w:val="20"/>
              </w:rPr>
              <w:t>1-None: No birds observed.</w:t>
            </w:r>
          </w:p>
        </w:tc>
        <w:tc>
          <w:tcPr>
            <w:tcW w:w="1560" w:type="dxa"/>
            <w:vMerge/>
          </w:tcPr>
          <w:p w14:paraId="073FA696" w14:textId="77777777" w:rsidR="00D44F6F" w:rsidRPr="0037562D" w:rsidRDefault="00D44F6F" w:rsidP="00E74211">
            <w:pPr>
              <w:rPr>
                <w:sz w:val="20"/>
                <w:szCs w:val="20"/>
              </w:rPr>
            </w:pPr>
          </w:p>
        </w:tc>
        <w:tc>
          <w:tcPr>
            <w:tcW w:w="1275" w:type="dxa"/>
            <w:vMerge/>
          </w:tcPr>
          <w:p w14:paraId="2FE68EDA" w14:textId="77777777" w:rsidR="00D44F6F" w:rsidRPr="0037562D" w:rsidRDefault="00D44F6F" w:rsidP="00E74211">
            <w:pPr>
              <w:rPr>
                <w:sz w:val="20"/>
                <w:szCs w:val="20"/>
              </w:rPr>
            </w:pPr>
          </w:p>
        </w:tc>
        <w:tc>
          <w:tcPr>
            <w:tcW w:w="850" w:type="dxa"/>
            <w:vMerge/>
          </w:tcPr>
          <w:p w14:paraId="3B030A2D" w14:textId="77777777" w:rsidR="00D44F6F" w:rsidRPr="0037562D" w:rsidRDefault="00D44F6F" w:rsidP="00E74211">
            <w:pPr>
              <w:rPr>
                <w:sz w:val="20"/>
                <w:szCs w:val="20"/>
              </w:rPr>
            </w:pPr>
          </w:p>
        </w:tc>
      </w:tr>
      <w:tr w:rsidR="00D44F6F" w:rsidRPr="0037562D" w14:paraId="6B2F3229" w14:textId="77777777" w:rsidTr="5038A7C3">
        <w:tc>
          <w:tcPr>
            <w:tcW w:w="1555" w:type="dxa"/>
            <w:vMerge/>
          </w:tcPr>
          <w:p w14:paraId="6953784D" w14:textId="77777777" w:rsidR="00D44F6F" w:rsidRPr="0037562D" w:rsidRDefault="00D44F6F" w:rsidP="001B2C70">
            <w:pPr>
              <w:rPr>
                <w:sz w:val="20"/>
                <w:szCs w:val="20"/>
              </w:rPr>
            </w:pPr>
          </w:p>
        </w:tc>
        <w:tc>
          <w:tcPr>
            <w:tcW w:w="708" w:type="dxa"/>
          </w:tcPr>
          <w:p w14:paraId="423B142A" w14:textId="49BCE577" w:rsidR="00D44F6F" w:rsidRPr="0037562D" w:rsidRDefault="00D44F6F" w:rsidP="001B2C70">
            <w:pPr>
              <w:rPr>
                <w:sz w:val="20"/>
                <w:szCs w:val="20"/>
              </w:rPr>
            </w:pPr>
            <w:r w:rsidRPr="0037562D">
              <w:rPr>
                <w:sz w:val="20"/>
                <w:szCs w:val="20"/>
              </w:rPr>
              <w:t>5.4</w:t>
            </w:r>
          </w:p>
        </w:tc>
        <w:tc>
          <w:tcPr>
            <w:tcW w:w="1985" w:type="dxa"/>
          </w:tcPr>
          <w:p w14:paraId="6EBBE589" w14:textId="77777777" w:rsidR="00D44F6F" w:rsidRPr="0037562D" w:rsidRDefault="00D44F6F" w:rsidP="001B2C70">
            <w:pPr>
              <w:rPr>
                <w:sz w:val="20"/>
                <w:szCs w:val="20"/>
              </w:rPr>
            </w:pPr>
            <w:r w:rsidRPr="0037562D">
              <w:rPr>
                <w:sz w:val="20"/>
                <w:szCs w:val="20"/>
              </w:rPr>
              <w:t>How would you describe the diversity of mammals on your farm?</w:t>
            </w:r>
          </w:p>
          <w:p w14:paraId="6F816233" w14:textId="77777777" w:rsidR="00D44F6F" w:rsidRPr="0037562D" w:rsidRDefault="00D44F6F" w:rsidP="001B2C70">
            <w:pPr>
              <w:rPr>
                <w:sz w:val="20"/>
                <w:szCs w:val="20"/>
              </w:rPr>
            </w:pPr>
          </w:p>
        </w:tc>
        <w:tc>
          <w:tcPr>
            <w:tcW w:w="1417" w:type="dxa"/>
          </w:tcPr>
          <w:p w14:paraId="3961BAC5" w14:textId="77777777" w:rsidR="00D44F6F" w:rsidRPr="0037562D" w:rsidRDefault="00D44F6F" w:rsidP="001B2C70">
            <w:pPr>
              <w:rPr>
                <w:sz w:val="20"/>
                <w:szCs w:val="20"/>
              </w:rPr>
            </w:pPr>
            <w:r w:rsidRPr="0037562D">
              <w:rPr>
                <w:sz w:val="20"/>
                <w:szCs w:val="20"/>
              </w:rPr>
              <w:t>5-High diversity: Abundant presence with a wide variety of species.</w:t>
            </w:r>
          </w:p>
          <w:p w14:paraId="7546F719" w14:textId="77777777" w:rsidR="00D44F6F" w:rsidRPr="0037562D" w:rsidRDefault="00D44F6F" w:rsidP="001B2C70">
            <w:pPr>
              <w:rPr>
                <w:sz w:val="20"/>
                <w:szCs w:val="20"/>
              </w:rPr>
            </w:pPr>
            <w:r w:rsidRPr="0037562D">
              <w:rPr>
                <w:sz w:val="20"/>
                <w:szCs w:val="20"/>
              </w:rPr>
              <w:lastRenderedPageBreak/>
              <w:t xml:space="preserve">3.66-Medium diversity: Regularly seen with several species. </w:t>
            </w:r>
          </w:p>
          <w:p w14:paraId="3E826AA0" w14:textId="77777777" w:rsidR="00D44F6F" w:rsidRPr="0037562D" w:rsidRDefault="00D44F6F" w:rsidP="001B2C70">
            <w:pPr>
              <w:rPr>
                <w:sz w:val="20"/>
                <w:szCs w:val="20"/>
              </w:rPr>
            </w:pPr>
            <w:r w:rsidRPr="0037562D">
              <w:rPr>
                <w:sz w:val="20"/>
                <w:szCs w:val="20"/>
              </w:rPr>
              <w:t xml:space="preserve">2.33-Low diversity: Rarely seen or limited to a few species. </w:t>
            </w:r>
          </w:p>
          <w:p w14:paraId="51A141A7" w14:textId="2C414F5F" w:rsidR="00D44F6F" w:rsidRPr="0037562D" w:rsidRDefault="00D44F6F" w:rsidP="001B2C70">
            <w:pPr>
              <w:rPr>
                <w:sz w:val="20"/>
                <w:szCs w:val="20"/>
              </w:rPr>
            </w:pPr>
            <w:r w:rsidRPr="00E236CB">
              <w:rPr>
                <w:sz w:val="20"/>
                <w:szCs w:val="20"/>
              </w:rPr>
              <w:t>1-None: No mammals observed.</w:t>
            </w:r>
          </w:p>
        </w:tc>
        <w:tc>
          <w:tcPr>
            <w:tcW w:w="1560" w:type="dxa"/>
            <w:vMerge/>
          </w:tcPr>
          <w:p w14:paraId="326078B6" w14:textId="77777777" w:rsidR="00D44F6F" w:rsidRPr="0037562D" w:rsidRDefault="00D44F6F" w:rsidP="001B2C70">
            <w:pPr>
              <w:rPr>
                <w:sz w:val="20"/>
                <w:szCs w:val="20"/>
              </w:rPr>
            </w:pPr>
          </w:p>
        </w:tc>
        <w:tc>
          <w:tcPr>
            <w:tcW w:w="1275" w:type="dxa"/>
            <w:vMerge/>
          </w:tcPr>
          <w:p w14:paraId="3A03BE2D" w14:textId="77777777" w:rsidR="00D44F6F" w:rsidRPr="0037562D" w:rsidRDefault="00D44F6F" w:rsidP="001B2C70">
            <w:pPr>
              <w:rPr>
                <w:sz w:val="20"/>
                <w:szCs w:val="20"/>
              </w:rPr>
            </w:pPr>
          </w:p>
        </w:tc>
        <w:tc>
          <w:tcPr>
            <w:tcW w:w="850" w:type="dxa"/>
            <w:vMerge/>
          </w:tcPr>
          <w:p w14:paraId="3CA398F1" w14:textId="77777777" w:rsidR="00D44F6F" w:rsidRPr="0037562D" w:rsidRDefault="00D44F6F" w:rsidP="001B2C70">
            <w:pPr>
              <w:rPr>
                <w:sz w:val="20"/>
                <w:szCs w:val="20"/>
              </w:rPr>
            </w:pPr>
          </w:p>
        </w:tc>
      </w:tr>
      <w:tr w:rsidR="00D44F6F" w:rsidRPr="0037562D" w14:paraId="6D2EAC7F" w14:textId="77777777" w:rsidTr="5038A7C3">
        <w:tc>
          <w:tcPr>
            <w:tcW w:w="1555" w:type="dxa"/>
            <w:vMerge w:val="restart"/>
            <w:shd w:val="clear" w:color="auto" w:fill="588B13"/>
          </w:tcPr>
          <w:p w14:paraId="18A7166D" w14:textId="15EB8659" w:rsidR="00D44F6F" w:rsidRPr="0037562D" w:rsidRDefault="00D44F6F" w:rsidP="00FA11C6">
            <w:pPr>
              <w:rPr>
                <w:sz w:val="20"/>
                <w:szCs w:val="20"/>
              </w:rPr>
            </w:pPr>
            <w:r w:rsidRPr="0037562D">
              <w:rPr>
                <w:sz w:val="20"/>
                <w:szCs w:val="20"/>
              </w:rPr>
              <w:t>Biodiversity (2)</w:t>
            </w:r>
          </w:p>
        </w:tc>
        <w:tc>
          <w:tcPr>
            <w:tcW w:w="708" w:type="dxa"/>
          </w:tcPr>
          <w:p w14:paraId="5D1408B8" w14:textId="532AA2C4" w:rsidR="00D44F6F" w:rsidRPr="0037562D" w:rsidRDefault="00D44F6F" w:rsidP="00FA11C6">
            <w:pPr>
              <w:rPr>
                <w:sz w:val="20"/>
                <w:szCs w:val="20"/>
              </w:rPr>
            </w:pPr>
            <w:r w:rsidRPr="0037562D">
              <w:rPr>
                <w:sz w:val="20"/>
                <w:szCs w:val="20"/>
              </w:rPr>
              <w:t>5.5</w:t>
            </w:r>
          </w:p>
        </w:tc>
        <w:tc>
          <w:tcPr>
            <w:tcW w:w="1985" w:type="dxa"/>
          </w:tcPr>
          <w:p w14:paraId="649F72BA" w14:textId="25B31C09" w:rsidR="00D44F6F" w:rsidRPr="0037562D" w:rsidRDefault="00D44F6F" w:rsidP="00FA11C6">
            <w:pPr>
              <w:rPr>
                <w:sz w:val="20"/>
                <w:szCs w:val="20"/>
              </w:rPr>
            </w:pPr>
            <w:r w:rsidRPr="0037562D">
              <w:rPr>
                <w:sz w:val="20"/>
                <w:szCs w:val="20"/>
              </w:rPr>
              <w:t>How would you describe the amount of trees (or perennial woody crops) on your farm?</w:t>
            </w:r>
          </w:p>
        </w:tc>
        <w:tc>
          <w:tcPr>
            <w:tcW w:w="1417" w:type="dxa"/>
          </w:tcPr>
          <w:p w14:paraId="63474F26" w14:textId="77777777" w:rsidR="00D44F6F" w:rsidRPr="0037562D" w:rsidRDefault="00D44F6F" w:rsidP="00FA11C6">
            <w:pPr>
              <w:rPr>
                <w:sz w:val="20"/>
                <w:szCs w:val="20"/>
              </w:rPr>
            </w:pPr>
            <w:r w:rsidRPr="0037562D">
              <w:rPr>
                <w:sz w:val="20"/>
                <w:szCs w:val="20"/>
              </w:rPr>
              <w:t>5-More than 50 trees (and/or other woody perennials) per hectare / acre.</w:t>
            </w:r>
          </w:p>
          <w:p w14:paraId="41B44264" w14:textId="77777777" w:rsidR="00D44F6F" w:rsidRPr="0037562D" w:rsidRDefault="00D44F6F" w:rsidP="00FA11C6">
            <w:pPr>
              <w:rPr>
                <w:sz w:val="20"/>
                <w:szCs w:val="20"/>
              </w:rPr>
            </w:pPr>
            <w:r w:rsidRPr="0037562D">
              <w:rPr>
                <w:sz w:val="20"/>
                <w:szCs w:val="20"/>
              </w:rPr>
              <w:t>3.66-21-50 trees (and/or other woody perennials) per hectare / acre.</w:t>
            </w:r>
          </w:p>
          <w:p w14:paraId="3B63CB26" w14:textId="77777777" w:rsidR="00D44F6F" w:rsidRPr="0037562D" w:rsidRDefault="00D44F6F" w:rsidP="00FA11C6">
            <w:pPr>
              <w:rPr>
                <w:sz w:val="20"/>
                <w:szCs w:val="20"/>
              </w:rPr>
            </w:pPr>
            <w:r w:rsidRPr="0037562D">
              <w:rPr>
                <w:sz w:val="20"/>
                <w:szCs w:val="20"/>
              </w:rPr>
              <w:t>2.33-1-20 trees (and/or other woody perennials) per hectare / acre.</w:t>
            </w:r>
          </w:p>
          <w:p w14:paraId="54013B63" w14:textId="7E753BF4" w:rsidR="00D44F6F" w:rsidRPr="0037562D" w:rsidRDefault="00D44F6F" w:rsidP="00FA11C6">
            <w:pPr>
              <w:rPr>
                <w:sz w:val="20"/>
                <w:szCs w:val="20"/>
              </w:rPr>
            </w:pPr>
            <w:r w:rsidRPr="0037562D">
              <w:rPr>
                <w:sz w:val="20"/>
                <w:szCs w:val="20"/>
              </w:rPr>
              <w:t>1-No trees or other woody perennials.</w:t>
            </w:r>
          </w:p>
        </w:tc>
        <w:tc>
          <w:tcPr>
            <w:tcW w:w="1560" w:type="dxa"/>
            <w:vMerge w:val="restart"/>
          </w:tcPr>
          <w:p w14:paraId="4E501B6E" w14:textId="74283787" w:rsidR="00D44F6F" w:rsidRPr="0037562D" w:rsidRDefault="00D44F6F" w:rsidP="00FA11C6">
            <w:pPr>
              <w:rPr>
                <w:sz w:val="20"/>
                <w:szCs w:val="20"/>
              </w:rPr>
            </w:pPr>
            <w:r w:rsidRPr="0037562D">
              <w:rPr>
                <w:sz w:val="20"/>
                <w:szCs w:val="20"/>
              </w:rPr>
              <w:t>Take the median</w:t>
            </w:r>
          </w:p>
        </w:tc>
        <w:tc>
          <w:tcPr>
            <w:tcW w:w="1275" w:type="dxa"/>
            <w:vMerge w:val="restart"/>
          </w:tcPr>
          <w:p w14:paraId="72393C53" w14:textId="7C7919B3" w:rsidR="00D44F6F" w:rsidRPr="0037562D" w:rsidRDefault="00D44F6F" w:rsidP="00FA11C6">
            <w:pPr>
              <w:rPr>
                <w:sz w:val="20"/>
                <w:szCs w:val="20"/>
              </w:rPr>
            </w:pPr>
            <w:r w:rsidRPr="0037562D">
              <w:rPr>
                <w:sz w:val="20"/>
                <w:szCs w:val="20"/>
              </w:rPr>
              <w:t>Diversity of trees from 1 (no trees) to 5 (high tree diversity)</w:t>
            </w:r>
          </w:p>
        </w:tc>
        <w:tc>
          <w:tcPr>
            <w:tcW w:w="850" w:type="dxa"/>
            <w:vMerge w:val="restart"/>
          </w:tcPr>
          <w:p w14:paraId="18CC358A" w14:textId="4A938A50" w:rsidR="00D44F6F" w:rsidRPr="0037562D" w:rsidRDefault="00C73DF4" w:rsidP="00FA11C6">
            <w:pPr>
              <w:rPr>
                <w:sz w:val="20"/>
                <w:szCs w:val="20"/>
              </w:rPr>
            </w:pPr>
            <w:r w:rsidRPr="0037562D">
              <w:rPr>
                <w:sz w:val="20"/>
                <w:szCs w:val="20"/>
              </w:rPr>
              <w:t>Continuous  in range 1-5</w:t>
            </w:r>
          </w:p>
        </w:tc>
      </w:tr>
      <w:tr w:rsidR="00D44F6F" w:rsidRPr="0037562D" w14:paraId="6A9AE080" w14:textId="77777777" w:rsidTr="5038A7C3">
        <w:tc>
          <w:tcPr>
            <w:tcW w:w="1555" w:type="dxa"/>
            <w:vMerge/>
          </w:tcPr>
          <w:p w14:paraId="3CB25808" w14:textId="77777777" w:rsidR="00D44F6F" w:rsidRPr="0037562D" w:rsidRDefault="00D44F6F" w:rsidP="00FA11C6">
            <w:pPr>
              <w:rPr>
                <w:sz w:val="20"/>
                <w:szCs w:val="20"/>
              </w:rPr>
            </w:pPr>
          </w:p>
        </w:tc>
        <w:tc>
          <w:tcPr>
            <w:tcW w:w="708" w:type="dxa"/>
          </w:tcPr>
          <w:p w14:paraId="20E7EE0B" w14:textId="4F3A48D4" w:rsidR="00D44F6F" w:rsidRPr="0037562D" w:rsidRDefault="00D44F6F" w:rsidP="00FA11C6">
            <w:pPr>
              <w:rPr>
                <w:sz w:val="20"/>
                <w:szCs w:val="20"/>
              </w:rPr>
            </w:pPr>
            <w:r w:rsidRPr="0037562D">
              <w:rPr>
                <w:sz w:val="20"/>
                <w:szCs w:val="20"/>
              </w:rPr>
              <w:t>5.6</w:t>
            </w:r>
          </w:p>
        </w:tc>
        <w:tc>
          <w:tcPr>
            <w:tcW w:w="1985" w:type="dxa"/>
          </w:tcPr>
          <w:p w14:paraId="01A6340E" w14:textId="77777777" w:rsidR="00D44F6F" w:rsidRPr="0037562D" w:rsidRDefault="00D44F6F" w:rsidP="00A3514E">
            <w:pPr>
              <w:rPr>
                <w:sz w:val="20"/>
                <w:szCs w:val="20"/>
              </w:rPr>
            </w:pPr>
            <w:r w:rsidRPr="0037562D">
              <w:rPr>
                <w:sz w:val="20"/>
                <w:szCs w:val="20"/>
              </w:rPr>
              <w:t>How would you describe the diversity of trees (or perennial woody plants) on your farm?</w:t>
            </w:r>
          </w:p>
          <w:p w14:paraId="6027AD7D" w14:textId="77777777" w:rsidR="00D44F6F" w:rsidRPr="0037562D" w:rsidRDefault="00D44F6F" w:rsidP="00A3514E">
            <w:pPr>
              <w:rPr>
                <w:sz w:val="20"/>
                <w:szCs w:val="20"/>
              </w:rPr>
            </w:pPr>
          </w:p>
          <w:p w14:paraId="6D377B49" w14:textId="77777777" w:rsidR="00D44F6F" w:rsidRPr="0037562D" w:rsidRDefault="00D44F6F" w:rsidP="00A3514E">
            <w:pPr>
              <w:rPr>
                <w:sz w:val="20"/>
                <w:szCs w:val="20"/>
              </w:rPr>
            </w:pPr>
          </w:p>
          <w:p w14:paraId="048193E3" w14:textId="77777777" w:rsidR="00D44F6F" w:rsidRPr="0037562D" w:rsidRDefault="00D44F6F" w:rsidP="00A3514E">
            <w:pPr>
              <w:rPr>
                <w:sz w:val="20"/>
                <w:szCs w:val="20"/>
              </w:rPr>
            </w:pPr>
          </w:p>
          <w:p w14:paraId="4B1B0F46" w14:textId="77777777" w:rsidR="00D44F6F" w:rsidRPr="0037562D" w:rsidRDefault="00D44F6F" w:rsidP="00A3514E">
            <w:pPr>
              <w:rPr>
                <w:sz w:val="20"/>
                <w:szCs w:val="20"/>
              </w:rPr>
            </w:pPr>
          </w:p>
          <w:p w14:paraId="7CA3EC3E" w14:textId="4BA5252F" w:rsidR="00D44F6F" w:rsidRPr="0037562D" w:rsidRDefault="00D44F6F" w:rsidP="00FA11C6">
            <w:pPr>
              <w:rPr>
                <w:sz w:val="20"/>
                <w:szCs w:val="20"/>
              </w:rPr>
            </w:pPr>
          </w:p>
        </w:tc>
        <w:tc>
          <w:tcPr>
            <w:tcW w:w="1417" w:type="dxa"/>
          </w:tcPr>
          <w:p w14:paraId="36DCA8DE" w14:textId="09E262D1" w:rsidR="00D44F6F" w:rsidRPr="0037562D" w:rsidRDefault="00D44F6F" w:rsidP="00D44F6F">
            <w:pPr>
              <w:rPr>
                <w:sz w:val="20"/>
                <w:szCs w:val="20"/>
              </w:rPr>
            </w:pPr>
            <w:r w:rsidRPr="0037562D">
              <w:rPr>
                <w:sz w:val="20"/>
                <w:szCs w:val="20"/>
              </w:rPr>
              <w:lastRenderedPageBreak/>
              <w:t>5- High: five or more species with different heights, woodiness, or flowering seasons.</w:t>
            </w:r>
          </w:p>
          <w:p w14:paraId="4A471E05" w14:textId="0ACF61AB" w:rsidR="00D44F6F" w:rsidRPr="0037562D" w:rsidRDefault="00D44F6F" w:rsidP="00D44F6F">
            <w:pPr>
              <w:rPr>
                <w:sz w:val="20"/>
                <w:szCs w:val="20"/>
              </w:rPr>
            </w:pPr>
            <w:r w:rsidRPr="0037562D">
              <w:rPr>
                <w:sz w:val="20"/>
                <w:szCs w:val="20"/>
              </w:rPr>
              <w:t xml:space="preserve">3.67- Medium: two </w:t>
            </w:r>
            <w:r w:rsidRPr="0037562D">
              <w:rPr>
                <w:sz w:val="20"/>
                <w:szCs w:val="20"/>
              </w:rPr>
              <w:lastRenderedPageBreak/>
              <w:t>to four species.</w:t>
            </w:r>
          </w:p>
          <w:p w14:paraId="255789B3" w14:textId="4CF5912A" w:rsidR="00D44F6F" w:rsidRPr="0037562D" w:rsidRDefault="00D44F6F" w:rsidP="00D44F6F">
            <w:pPr>
              <w:rPr>
                <w:sz w:val="20"/>
                <w:szCs w:val="20"/>
              </w:rPr>
            </w:pPr>
            <w:r w:rsidRPr="0037562D">
              <w:rPr>
                <w:sz w:val="20"/>
                <w:szCs w:val="20"/>
              </w:rPr>
              <w:t>2.34- Low: only one species.</w:t>
            </w:r>
          </w:p>
          <w:p w14:paraId="37AAF4F8" w14:textId="03CEDCAA" w:rsidR="00D44F6F" w:rsidRPr="0037562D" w:rsidRDefault="00D44F6F" w:rsidP="00D44F6F">
            <w:pPr>
              <w:rPr>
                <w:sz w:val="20"/>
                <w:szCs w:val="20"/>
              </w:rPr>
            </w:pPr>
            <w:r w:rsidRPr="0037562D">
              <w:rPr>
                <w:sz w:val="20"/>
                <w:szCs w:val="20"/>
              </w:rPr>
              <w:t>1- No trees or other woody perennials.</w:t>
            </w:r>
          </w:p>
        </w:tc>
        <w:tc>
          <w:tcPr>
            <w:tcW w:w="1560" w:type="dxa"/>
            <w:vMerge/>
          </w:tcPr>
          <w:p w14:paraId="34849E0B" w14:textId="77777777" w:rsidR="00D44F6F" w:rsidRPr="0037562D" w:rsidRDefault="00D44F6F" w:rsidP="00FA11C6">
            <w:pPr>
              <w:rPr>
                <w:sz w:val="20"/>
                <w:szCs w:val="20"/>
              </w:rPr>
            </w:pPr>
          </w:p>
        </w:tc>
        <w:tc>
          <w:tcPr>
            <w:tcW w:w="1275" w:type="dxa"/>
            <w:vMerge/>
          </w:tcPr>
          <w:p w14:paraId="5EAFDE91" w14:textId="77777777" w:rsidR="00D44F6F" w:rsidRPr="0037562D" w:rsidRDefault="00D44F6F" w:rsidP="00FA11C6">
            <w:pPr>
              <w:rPr>
                <w:sz w:val="20"/>
                <w:szCs w:val="20"/>
              </w:rPr>
            </w:pPr>
          </w:p>
        </w:tc>
        <w:tc>
          <w:tcPr>
            <w:tcW w:w="850" w:type="dxa"/>
            <w:vMerge/>
          </w:tcPr>
          <w:p w14:paraId="1BFA40F6" w14:textId="77777777" w:rsidR="00D44F6F" w:rsidRPr="0037562D" w:rsidRDefault="00D44F6F" w:rsidP="00FA11C6">
            <w:pPr>
              <w:rPr>
                <w:sz w:val="20"/>
                <w:szCs w:val="20"/>
              </w:rPr>
            </w:pPr>
          </w:p>
        </w:tc>
      </w:tr>
      <w:tr w:rsidR="00FA11C6" w:rsidRPr="0037562D" w14:paraId="35933283" w14:textId="77777777" w:rsidTr="5038A7C3">
        <w:tc>
          <w:tcPr>
            <w:tcW w:w="1555" w:type="dxa"/>
            <w:shd w:val="clear" w:color="auto" w:fill="588B13"/>
          </w:tcPr>
          <w:p w14:paraId="26394DAC" w14:textId="433768DC" w:rsidR="00FA11C6" w:rsidRPr="0037562D" w:rsidRDefault="00FA11C6" w:rsidP="00FA11C6">
            <w:pPr>
              <w:rPr>
                <w:sz w:val="20"/>
                <w:szCs w:val="20"/>
              </w:rPr>
            </w:pPr>
            <w:r w:rsidRPr="0037562D">
              <w:rPr>
                <w:sz w:val="20"/>
                <w:szCs w:val="20"/>
              </w:rPr>
              <w:t>Agrobiodiversity (1)</w:t>
            </w:r>
          </w:p>
        </w:tc>
        <w:tc>
          <w:tcPr>
            <w:tcW w:w="708" w:type="dxa"/>
          </w:tcPr>
          <w:p w14:paraId="7F657B59" w14:textId="0CC32EEF" w:rsidR="00FA11C6" w:rsidRPr="0037562D" w:rsidRDefault="00FA11C6" w:rsidP="00FA11C6">
            <w:pPr>
              <w:rPr>
                <w:sz w:val="20"/>
                <w:szCs w:val="20"/>
              </w:rPr>
            </w:pPr>
            <w:r w:rsidRPr="0037562D">
              <w:rPr>
                <w:sz w:val="20"/>
                <w:szCs w:val="20"/>
              </w:rPr>
              <w:t>6.1</w:t>
            </w:r>
          </w:p>
        </w:tc>
        <w:tc>
          <w:tcPr>
            <w:tcW w:w="1985" w:type="dxa"/>
          </w:tcPr>
          <w:p w14:paraId="67C40532" w14:textId="5115BE1A" w:rsidR="00FA11C6" w:rsidRPr="0037562D" w:rsidRDefault="00FA11C6" w:rsidP="00FA11C6">
            <w:pPr>
              <w:rPr>
                <w:sz w:val="20"/>
                <w:szCs w:val="20"/>
              </w:rPr>
            </w:pPr>
            <w:r w:rsidRPr="0037562D">
              <w:rPr>
                <w:sz w:val="20"/>
                <w:szCs w:val="20"/>
              </w:rPr>
              <w:t>In the last 12 months, how many different crops species (including perennial crops) were produced on your farm?</w:t>
            </w:r>
            <w:r w:rsidRPr="0037562D">
              <w:t xml:space="preserve"> </w:t>
            </w:r>
          </w:p>
          <w:p w14:paraId="733A0A8D" w14:textId="6801731B" w:rsidR="00FA11C6" w:rsidRPr="0037562D" w:rsidRDefault="00FA11C6" w:rsidP="00FA11C6">
            <w:pPr>
              <w:rPr>
                <w:sz w:val="20"/>
                <w:szCs w:val="20"/>
              </w:rPr>
            </w:pPr>
          </w:p>
        </w:tc>
        <w:tc>
          <w:tcPr>
            <w:tcW w:w="1417" w:type="dxa"/>
          </w:tcPr>
          <w:p w14:paraId="7D0154A0" w14:textId="5890F955" w:rsidR="00FA11C6" w:rsidRPr="0037562D" w:rsidRDefault="00FA11C6" w:rsidP="00FA11C6">
            <w:pPr>
              <w:rPr>
                <w:sz w:val="20"/>
                <w:szCs w:val="20"/>
              </w:rPr>
            </w:pPr>
            <w:r w:rsidRPr="0037562D">
              <w:rPr>
                <w:sz w:val="20"/>
                <w:szCs w:val="20"/>
              </w:rPr>
              <w:t xml:space="preserve">Calculate the richness </w:t>
            </w:r>
            <w:r w:rsidR="00553E57">
              <w:rPr>
                <w:sz w:val="20"/>
                <w:szCs w:val="20"/>
              </w:rPr>
              <w:t>per farm.</w:t>
            </w:r>
            <w:r w:rsidRPr="0037562D">
              <w:rPr>
                <w:sz w:val="20"/>
                <w:szCs w:val="20"/>
              </w:rPr>
              <w:t xml:space="preserve"> </w:t>
            </w:r>
          </w:p>
          <w:p w14:paraId="14B3C1EE" w14:textId="1B6050E6" w:rsidR="00FA11C6" w:rsidRPr="0037562D" w:rsidRDefault="00FA11C6" w:rsidP="00553E57">
            <w:pPr>
              <w:rPr>
                <w:sz w:val="20"/>
                <w:szCs w:val="20"/>
              </w:rPr>
            </w:pPr>
          </w:p>
        </w:tc>
        <w:tc>
          <w:tcPr>
            <w:tcW w:w="1560" w:type="dxa"/>
          </w:tcPr>
          <w:p w14:paraId="4F2380EE" w14:textId="307FAC69" w:rsidR="00FA11C6" w:rsidRPr="0037562D" w:rsidRDefault="00553E57" w:rsidP="00FA11C6">
            <w:pPr>
              <w:rPr>
                <w:sz w:val="20"/>
                <w:szCs w:val="20"/>
              </w:rPr>
            </w:pPr>
            <w:r>
              <w:rPr>
                <w:sz w:val="20"/>
                <w:szCs w:val="20"/>
              </w:rPr>
              <w:t>Divide by the maximum richness found on any farm in the ALL.</w:t>
            </w:r>
          </w:p>
        </w:tc>
        <w:tc>
          <w:tcPr>
            <w:tcW w:w="1275" w:type="dxa"/>
          </w:tcPr>
          <w:p w14:paraId="20161084" w14:textId="410F0655" w:rsidR="00FA11C6" w:rsidRPr="0037562D" w:rsidRDefault="001B041E" w:rsidP="00FA11C6">
            <w:pPr>
              <w:rPr>
                <w:sz w:val="20"/>
                <w:szCs w:val="20"/>
              </w:rPr>
            </w:pPr>
            <w:r>
              <w:rPr>
                <w:sz w:val="20"/>
                <w:szCs w:val="20"/>
              </w:rPr>
              <w:t>C</w:t>
            </w:r>
            <w:r w:rsidR="00805499">
              <w:rPr>
                <w:sz w:val="20"/>
                <w:szCs w:val="20"/>
              </w:rPr>
              <w:t xml:space="preserve">rop </w:t>
            </w:r>
            <w:r w:rsidR="00251F2F">
              <w:rPr>
                <w:sz w:val="20"/>
                <w:szCs w:val="20"/>
              </w:rPr>
              <w:t xml:space="preserve">species </w:t>
            </w:r>
            <w:r w:rsidR="00805499">
              <w:rPr>
                <w:sz w:val="20"/>
                <w:szCs w:val="20"/>
              </w:rPr>
              <w:t>richness</w:t>
            </w:r>
            <w:r>
              <w:rPr>
                <w:sz w:val="20"/>
                <w:szCs w:val="20"/>
              </w:rPr>
              <w:t xml:space="preserve"> relative to landscape maximum</w:t>
            </w:r>
          </w:p>
        </w:tc>
        <w:tc>
          <w:tcPr>
            <w:tcW w:w="850" w:type="dxa"/>
          </w:tcPr>
          <w:p w14:paraId="09845A91" w14:textId="14A823F1" w:rsidR="00FA11C6" w:rsidRPr="0037562D" w:rsidRDefault="00616DEA" w:rsidP="00FA11C6">
            <w:pPr>
              <w:rPr>
                <w:sz w:val="20"/>
                <w:szCs w:val="20"/>
              </w:rPr>
            </w:pPr>
            <w:r w:rsidRPr="0037562D">
              <w:rPr>
                <w:sz w:val="20"/>
                <w:szCs w:val="20"/>
              </w:rPr>
              <w:t xml:space="preserve">Continuous </w:t>
            </w:r>
          </w:p>
        </w:tc>
      </w:tr>
      <w:tr w:rsidR="00EF3DBE" w:rsidRPr="0037562D" w14:paraId="2E6AA7A8" w14:textId="77777777" w:rsidTr="5038A7C3">
        <w:tc>
          <w:tcPr>
            <w:tcW w:w="1555" w:type="dxa"/>
            <w:shd w:val="clear" w:color="auto" w:fill="588B13"/>
          </w:tcPr>
          <w:p w14:paraId="7C37D672" w14:textId="15A644D1" w:rsidR="00EF3DBE" w:rsidRPr="0037562D" w:rsidRDefault="00EF3DBE" w:rsidP="006D7046">
            <w:pPr>
              <w:rPr>
                <w:sz w:val="20"/>
                <w:szCs w:val="20"/>
              </w:rPr>
            </w:pPr>
            <w:r w:rsidRPr="0037562D">
              <w:rPr>
                <w:sz w:val="20"/>
                <w:szCs w:val="20"/>
              </w:rPr>
              <w:t>Agrobiodiversi</w:t>
            </w:r>
            <w:r>
              <w:rPr>
                <w:sz w:val="20"/>
                <w:szCs w:val="20"/>
              </w:rPr>
              <w:t>t</w:t>
            </w:r>
            <w:r w:rsidRPr="0037562D">
              <w:rPr>
                <w:sz w:val="20"/>
                <w:szCs w:val="20"/>
              </w:rPr>
              <w:t>y (2)</w:t>
            </w:r>
          </w:p>
        </w:tc>
        <w:tc>
          <w:tcPr>
            <w:tcW w:w="708" w:type="dxa"/>
          </w:tcPr>
          <w:p w14:paraId="052ABEB7" w14:textId="1CCCFEB7" w:rsidR="00EF3DBE" w:rsidRPr="0037562D" w:rsidRDefault="00EF3DBE" w:rsidP="002F008F">
            <w:pPr>
              <w:rPr>
                <w:sz w:val="20"/>
                <w:szCs w:val="20"/>
              </w:rPr>
            </w:pPr>
            <w:r>
              <w:rPr>
                <w:sz w:val="20"/>
                <w:szCs w:val="20"/>
              </w:rPr>
              <w:t>6.2</w:t>
            </w:r>
          </w:p>
        </w:tc>
        <w:tc>
          <w:tcPr>
            <w:tcW w:w="1985" w:type="dxa"/>
          </w:tcPr>
          <w:p w14:paraId="53E32A27" w14:textId="3974613A" w:rsidR="00EF3DBE" w:rsidRPr="0037562D" w:rsidRDefault="00EF3DBE" w:rsidP="007A2E6A">
            <w:pPr>
              <w:rPr>
                <w:sz w:val="20"/>
                <w:szCs w:val="20"/>
              </w:rPr>
            </w:pPr>
            <w:r w:rsidRPr="0037562D">
              <w:rPr>
                <w:sz w:val="20"/>
                <w:szCs w:val="20"/>
              </w:rPr>
              <w:t xml:space="preserve">In the last 12 months, how many different </w:t>
            </w:r>
            <w:r>
              <w:rPr>
                <w:sz w:val="20"/>
                <w:szCs w:val="20"/>
              </w:rPr>
              <w:t>livestock</w:t>
            </w:r>
            <w:r w:rsidRPr="0037562D">
              <w:rPr>
                <w:sz w:val="20"/>
                <w:szCs w:val="20"/>
              </w:rPr>
              <w:t xml:space="preserve"> species </w:t>
            </w:r>
            <w:r>
              <w:rPr>
                <w:sz w:val="20"/>
                <w:szCs w:val="20"/>
              </w:rPr>
              <w:t>w</w:t>
            </w:r>
            <w:r w:rsidRPr="0037562D">
              <w:rPr>
                <w:sz w:val="20"/>
                <w:szCs w:val="20"/>
              </w:rPr>
              <w:t>ere</w:t>
            </w:r>
            <w:r>
              <w:rPr>
                <w:sz w:val="20"/>
                <w:szCs w:val="20"/>
              </w:rPr>
              <w:t xml:space="preserve"> owned by the household</w:t>
            </w:r>
            <w:r w:rsidRPr="0037562D">
              <w:rPr>
                <w:sz w:val="20"/>
                <w:szCs w:val="20"/>
              </w:rPr>
              <w:t>?</w:t>
            </w:r>
            <w:r w:rsidRPr="0037562D">
              <w:t xml:space="preserve"> </w:t>
            </w:r>
          </w:p>
        </w:tc>
        <w:tc>
          <w:tcPr>
            <w:tcW w:w="1417" w:type="dxa"/>
          </w:tcPr>
          <w:p w14:paraId="0A6DD37A" w14:textId="2868AB0C" w:rsidR="00EF3DBE" w:rsidRPr="0037562D" w:rsidRDefault="00EF3DBE" w:rsidP="00EF3DBE">
            <w:pPr>
              <w:rPr>
                <w:sz w:val="20"/>
                <w:szCs w:val="20"/>
              </w:rPr>
            </w:pPr>
            <w:r w:rsidRPr="0037562D">
              <w:rPr>
                <w:sz w:val="20"/>
                <w:szCs w:val="20"/>
              </w:rPr>
              <w:t xml:space="preserve">Calculate the richness </w:t>
            </w:r>
            <w:r>
              <w:rPr>
                <w:sz w:val="20"/>
                <w:szCs w:val="20"/>
              </w:rPr>
              <w:t>per household.</w:t>
            </w:r>
            <w:r w:rsidRPr="0037562D">
              <w:rPr>
                <w:sz w:val="20"/>
                <w:szCs w:val="20"/>
              </w:rPr>
              <w:t xml:space="preserve"> </w:t>
            </w:r>
          </w:p>
          <w:p w14:paraId="4CD4F26F" w14:textId="77777777" w:rsidR="00EF3DBE" w:rsidRPr="0037562D" w:rsidRDefault="00EF3DBE" w:rsidP="007A2E6A">
            <w:pPr>
              <w:rPr>
                <w:sz w:val="20"/>
                <w:szCs w:val="20"/>
              </w:rPr>
            </w:pPr>
          </w:p>
        </w:tc>
        <w:tc>
          <w:tcPr>
            <w:tcW w:w="1560" w:type="dxa"/>
          </w:tcPr>
          <w:p w14:paraId="2065651E" w14:textId="317DC6F1" w:rsidR="00EF3DBE" w:rsidRPr="0037562D" w:rsidRDefault="00EF3DBE" w:rsidP="002F008F">
            <w:pPr>
              <w:rPr>
                <w:sz w:val="20"/>
                <w:szCs w:val="20"/>
              </w:rPr>
            </w:pPr>
            <w:r>
              <w:rPr>
                <w:sz w:val="20"/>
                <w:szCs w:val="20"/>
              </w:rPr>
              <w:t>Divide by the maximum richness found on any farm in the ALL.</w:t>
            </w:r>
          </w:p>
        </w:tc>
        <w:tc>
          <w:tcPr>
            <w:tcW w:w="1275" w:type="dxa"/>
          </w:tcPr>
          <w:p w14:paraId="6CE4ECBD" w14:textId="0B02C57C" w:rsidR="00EF3DBE" w:rsidRDefault="00EF3DBE" w:rsidP="002F008F">
            <w:pPr>
              <w:rPr>
                <w:sz w:val="20"/>
                <w:szCs w:val="20"/>
              </w:rPr>
            </w:pPr>
            <w:r>
              <w:rPr>
                <w:sz w:val="20"/>
                <w:szCs w:val="20"/>
              </w:rPr>
              <w:t>Livestock spe</w:t>
            </w:r>
            <w:r w:rsidR="00251F2F">
              <w:rPr>
                <w:sz w:val="20"/>
                <w:szCs w:val="20"/>
              </w:rPr>
              <w:t>cies</w:t>
            </w:r>
            <w:r>
              <w:rPr>
                <w:sz w:val="20"/>
                <w:szCs w:val="20"/>
              </w:rPr>
              <w:t xml:space="preserve"> richness relative to landscape maximum</w:t>
            </w:r>
          </w:p>
        </w:tc>
        <w:tc>
          <w:tcPr>
            <w:tcW w:w="850" w:type="dxa"/>
          </w:tcPr>
          <w:p w14:paraId="255AFB62" w14:textId="2CD34BC8" w:rsidR="00EF3DBE" w:rsidRPr="0037562D" w:rsidRDefault="00251F2F" w:rsidP="002F008F">
            <w:pPr>
              <w:rPr>
                <w:sz w:val="20"/>
                <w:szCs w:val="20"/>
              </w:rPr>
            </w:pPr>
            <w:r>
              <w:rPr>
                <w:sz w:val="20"/>
                <w:szCs w:val="20"/>
              </w:rPr>
              <w:t>Continuous</w:t>
            </w:r>
          </w:p>
        </w:tc>
      </w:tr>
      <w:tr w:rsidR="00251F2F" w:rsidRPr="0037562D" w14:paraId="0CDD13F4" w14:textId="77777777" w:rsidTr="5038A7C3">
        <w:tc>
          <w:tcPr>
            <w:tcW w:w="1555" w:type="dxa"/>
            <w:shd w:val="clear" w:color="auto" w:fill="588B13"/>
          </w:tcPr>
          <w:p w14:paraId="2E1B0F6A" w14:textId="2CAE5AD9" w:rsidR="00251F2F" w:rsidRPr="0037562D" w:rsidRDefault="00251F2F" w:rsidP="00251F2F">
            <w:pPr>
              <w:rPr>
                <w:sz w:val="20"/>
                <w:szCs w:val="20"/>
              </w:rPr>
            </w:pPr>
            <w:r w:rsidRPr="0037562D">
              <w:rPr>
                <w:sz w:val="20"/>
                <w:szCs w:val="20"/>
              </w:rPr>
              <w:t>Agrobiodiversi</w:t>
            </w:r>
            <w:r>
              <w:rPr>
                <w:sz w:val="20"/>
                <w:szCs w:val="20"/>
              </w:rPr>
              <w:t>t</w:t>
            </w:r>
            <w:r w:rsidRPr="0037562D">
              <w:rPr>
                <w:sz w:val="20"/>
                <w:szCs w:val="20"/>
              </w:rPr>
              <w:t>y (</w:t>
            </w:r>
            <w:r>
              <w:rPr>
                <w:sz w:val="20"/>
                <w:szCs w:val="20"/>
              </w:rPr>
              <w:t>3</w:t>
            </w:r>
            <w:r w:rsidRPr="0037562D">
              <w:rPr>
                <w:sz w:val="20"/>
                <w:szCs w:val="20"/>
              </w:rPr>
              <w:t>)</w:t>
            </w:r>
          </w:p>
        </w:tc>
        <w:tc>
          <w:tcPr>
            <w:tcW w:w="708" w:type="dxa"/>
          </w:tcPr>
          <w:p w14:paraId="5F2B1DE3" w14:textId="1769C6EA" w:rsidR="00251F2F" w:rsidRPr="0037562D" w:rsidRDefault="00251F2F" w:rsidP="00251F2F">
            <w:pPr>
              <w:rPr>
                <w:sz w:val="20"/>
                <w:szCs w:val="20"/>
              </w:rPr>
            </w:pPr>
            <w:r>
              <w:rPr>
                <w:sz w:val="20"/>
                <w:szCs w:val="20"/>
              </w:rPr>
              <w:t>6.3</w:t>
            </w:r>
          </w:p>
        </w:tc>
        <w:tc>
          <w:tcPr>
            <w:tcW w:w="1985" w:type="dxa"/>
          </w:tcPr>
          <w:p w14:paraId="14267924" w14:textId="6C991C66" w:rsidR="00251F2F" w:rsidRPr="0037562D" w:rsidRDefault="00251F2F" w:rsidP="00251F2F">
            <w:pPr>
              <w:rPr>
                <w:sz w:val="20"/>
                <w:szCs w:val="20"/>
              </w:rPr>
            </w:pPr>
            <w:r w:rsidRPr="0037562D">
              <w:rPr>
                <w:sz w:val="20"/>
                <w:szCs w:val="20"/>
              </w:rPr>
              <w:t xml:space="preserve">In the last 12 months, how many different </w:t>
            </w:r>
            <w:r>
              <w:rPr>
                <w:sz w:val="20"/>
                <w:szCs w:val="20"/>
              </w:rPr>
              <w:t>fish</w:t>
            </w:r>
            <w:r w:rsidRPr="0037562D">
              <w:rPr>
                <w:sz w:val="20"/>
                <w:szCs w:val="20"/>
              </w:rPr>
              <w:t xml:space="preserve"> species </w:t>
            </w:r>
            <w:r>
              <w:rPr>
                <w:sz w:val="20"/>
                <w:szCs w:val="20"/>
              </w:rPr>
              <w:t>w</w:t>
            </w:r>
            <w:r w:rsidRPr="0037562D">
              <w:rPr>
                <w:sz w:val="20"/>
                <w:szCs w:val="20"/>
              </w:rPr>
              <w:t>ere</w:t>
            </w:r>
            <w:r>
              <w:rPr>
                <w:sz w:val="20"/>
                <w:szCs w:val="20"/>
              </w:rPr>
              <w:t xml:space="preserve"> kept on the farm</w:t>
            </w:r>
            <w:r w:rsidRPr="0037562D">
              <w:rPr>
                <w:sz w:val="20"/>
                <w:szCs w:val="20"/>
              </w:rPr>
              <w:t>?</w:t>
            </w:r>
            <w:r w:rsidRPr="0037562D">
              <w:t xml:space="preserve"> </w:t>
            </w:r>
          </w:p>
        </w:tc>
        <w:tc>
          <w:tcPr>
            <w:tcW w:w="1417" w:type="dxa"/>
          </w:tcPr>
          <w:p w14:paraId="0E639B97" w14:textId="5A247D1B" w:rsidR="00251F2F" w:rsidRPr="0037562D" w:rsidRDefault="00251F2F" w:rsidP="00251F2F">
            <w:pPr>
              <w:rPr>
                <w:sz w:val="20"/>
                <w:szCs w:val="20"/>
              </w:rPr>
            </w:pPr>
            <w:r w:rsidRPr="0037562D">
              <w:rPr>
                <w:sz w:val="20"/>
                <w:szCs w:val="20"/>
              </w:rPr>
              <w:t xml:space="preserve">Calculate the richness </w:t>
            </w:r>
            <w:r>
              <w:rPr>
                <w:sz w:val="20"/>
                <w:szCs w:val="20"/>
              </w:rPr>
              <w:t>per farm.</w:t>
            </w:r>
            <w:r w:rsidRPr="0037562D">
              <w:rPr>
                <w:sz w:val="20"/>
                <w:szCs w:val="20"/>
              </w:rPr>
              <w:t xml:space="preserve"> </w:t>
            </w:r>
          </w:p>
          <w:p w14:paraId="23020E3B" w14:textId="77777777" w:rsidR="00251F2F" w:rsidRPr="0037562D" w:rsidRDefault="00251F2F" w:rsidP="00251F2F">
            <w:pPr>
              <w:rPr>
                <w:sz w:val="20"/>
                <w:szCs w:val="20"/>
              </w:rPr>
            </w:pPr>
          </w:p>
        </w:tc>
        <w:tc>
          <w:tcPr>
            <w:tcW w:w="1560" w:type="dxa"/>
          </w:tcPr>
          <w:p w14:paraId="20E8B119" w14:textId="1E54A7C1" w:rsidR="00251F2F" w:rsidRPr="0037562D" w:rsidRDefault="00251F2F" w:rsidP="00251F2F">
            <w:pPr>
              <w:rPr>
                <w:sz w:val="20"/>
                <w:szCs w:val="20"/>
              </w:rPr>
            </w:pPr>
            <w:r>
              <w:rPr>
                <w:sz w:val="20"/>
                <w:szCs w:val="20"/>
              </w:rPr>
              <w:t>Divide by the maximum richness found on any farm in the ALL.</w:t>
            </w:r>
          </w:p>
        </w:tc>
        <w:tc>
          <w:tcPr>
            <w:tcW w:w="1275" w:type="dxa"/>
          </w:tcPr>
          <w:p w14:paraId="19DEC062" w14:textId="5098C6B1" w:rsidR="00251F2F" w:rsidRDefault="00251F2F" w:rsidP="00251F2F">
            <w:pPr>
              <w:rPr>
                <w:sz w:val="20"/>
                <w:szCs w:val="20"/>
              </w:rPr>
            </w:pPr>
            <w:r>
              <w:rPr>
                <w:sz w:val="20"/>
                <w:szCs w:val="20"/>
              </w:rPr>
              <w:t>Fish species richness relative to landscape maximum</w:t>
            </w:r>
          </w:p>
        </w:tc>
        <w:tc>
          <w:tcPr>
            <w:tcW w:w="850" w:type="dxa"/>
          </w:tcPr>
          <w:p w14:paraId="11874134" w14:textId="1283F32A" w:rsidR="00251F2F" w:rsidRPr="0037562D" w:rsidRDefault="00251F2F" w:rsidP="00251F2F">
            <w:pPr>
              <w:rPr>
                <w:sz w:val="20"/>
                <w:szCs w:val="20"/>
              </w:rPr>
            </w:pPr>
            <w:r>
              <w:rPr>
                <w:sz w:val="20"/>
                <w:szCs w:val="20"/>
              </w:rPr>
              <w:t>Continuous</w:t>
            </w:r>
          </w:p>
        </w:tc>
      </w:tr>
      <w:tr w:rsidR="00251F2F" w:rsidRPr="0037562D" w14:paraId="442E448F" w14:textId="77777777" w:rsidTr="5038A7C3">
        <w:tc>
          <w:tcPr>
            <w:tcW w:w="1555" w:type="dxa"/>
            <w:vMerge w:val="restart"/>
            <w:shd w:val="clear" w:color="auto" w:fill="588B13"/>
          </w:tcPr>
          <w:p w14:paraId="1A5334F3" w14:textId="2A3724CC" w:rsidR="00251F2F" w:rsidRPr="0037562D" w:rsidRDefault="00251F2F" w:rsidP="00251F2F">
            <w:pPr>
              <w:rPr>
                <w:sz w:val="20"/>
                <w:szCs w:val="20"/>
              </w:rPr>
            </w:pPr>
            <w:r w:rsidRPr="0037562D">
              <w:rPr>
                <w:sz w:val="20"/>
                <w:szCs w:val="20"/>
              </w:rPr>
              <w:t>Agrobiodiversi</w:t>
            </w:r>
            <w:r>
              <w:rPr>
                <w:sz w:val="20"/>
                <w:szCs w:val="20"/>
              </w:rPr>
              <w:t>t</w:t>
            </w:r>
            <w:r w:rsidRPr="0037562D">
              <w:rPr>
                <w:sz w:val="20"/>
                <w:szCs w:val="20"/>
              </w:rPr>
              <w:t>y (</w:t>
            </w:r>
            <w:r>
              <w:rPr>
                <w:sz w:val="20"/>
                <w:szCs w:val="20"/>
              </w:rPr>
              <w:t>4</w:t>
            </w:r>
            <w:r w:rsidRPr="0037562D">
              <w:rPr>
                <w:sz w:val="20"/>
                <w:szCs w:val="20"/>
              </w:rPr>
              <w:t>)</w:t>
            </w:r>
          </w:p>
        </w:tc>
        <w:tc>
          <w:tcPr>
            <w:tcW w:w="708" w:type="dxa"/>
          </w:tcPr>
          <w:p w14:paraId="052301FB" w14:textId="67B7ED0E" w:rsidR="00251F2F" w:rsidRPr="0037562D" w:rsidRDefault="00251F2F" w:rsidP="00251F2F">
            <w:pPr>
              <w:rPr>
                <w:sz w:val="20"/>
                <w:szCs w:val="20"/>
              </w:rPr>
            </w:pPr>
            <w:r w:rsidRPr="0037562D">
              <w:rPr>
                <w:sz w:val="20"/>
                <w:szCs w:val="20"/>
              </w:rPr>
              <w:t>6.</w:t>
            </w:r>
            <w:r>
              <w:rPr>
                <w:sz w:val="20"/>
                <w:szCs w:val="20"/>
              </w:rPr>
              <w:t>4</w:t>
            </w:r>
          </w:p>
        </w:tc>
        <w:tc>
          <w:tcPr>
            <w:tcW w:w="1985" w:type="dxa"/>
          </w:tcPr>
          <w:p w14:paraId="2B0FBA66" w14:textId="71987138" w:rsidR="00251F2F" w:rsidRPr="0037562D" w:rsidRDefault="00251F2F" w:rsidP="00251F2F">
            <w:pPr>
              <w:rPr>
                <w:sz w:val="20"/>
                <w:szCs w:val="20"/>
              </w:rPr>
            </w:pPr>
            <w:r w:rsidRPr="0037562D">
              <w:rPr>
                <w:sz w:val="20"/>
                <w:szCs w:val="20"/>
              </w:rPr>
              <w:t>Do the crops you grow come from certified quality seeds or locally adapted varieties (e.g., traditional cultivars, landraces)?</w:t>
            </w:r>
          </w:p>
        </w:tc>
        <w:tc>
          <w:tcPr>
            <w:tcW w:w="1417" w:type="dxa"/>
          </w:tcPr>
          <w:p w14:paraId="34D3E894" w14:textId="79ED3EEA" w:rsidR="00251F2F" w:rsidRPr="0037562D" w:rsidRDefault="00251F2F" w:rsidP="00251F2F">
            <w:pPr>
              <w:rPr>
                <w:sz w:val="20"/>
                <w:szCs w:val="20"/>
              </w:rPr>
            </w:pPr>
            <w:r w:rsidRPr="0037562D">
              <w:rPr>
                <w:sz w:val="20"/>
                <w:szCs w:val="20"/>
              </w:rPr>
              <w:t>5: Only or mainly locally adapted varieties are grown.</w:t>
            </w:r>
          </w:p>
          <w:p w14:paraId="408E3E26" w14:textId="68F040B2" w:rsidR="00251F2F" w:rsidRPr="0037562D" w:rsidRDefault="00251F2F" w:rsidP="00251F2F">
            <w:pPr>
              <w:rPr>
                <w:sz w:val="20"/>
                <w:szCs w:val="20"/>
              </w:rPr>
            </w:pPr>
            <w:r w:rsidRPr="0037562D">
              <w:rPr>
                <w:sz w:val="20"/>
                <w:szCs w:val="20"/>
              </w:rPr>
              <w:t>4: Some certified seeds and some locally adapted varieties are grown (e.g., traditional cultivars, landraces).</w:t>
            </w:r>
          </w:p>
          <w:p w14:paraId="2BF2FD1D" w14:textId="7A464EF4" w:rsidR="00251F2F" w:rsidRPr="0037562D" w:rsidRDefault="00251F2F" w:rsidP="00251F2F">
            <w:pPr>
              <w:rPr>
                <w:sz w:val="20"/>
                <w:szCs w:val="20"/>
              </w:rPr>
            </w:pPr>
            <w:r w:rsidRPr="0037562D">
              <w:rPr>
                <w:sz w:val="20"/>
                <w:szCs w:val="20"/>
              </w:rPr>
              <w:t xml:space="preserve">3: Mainly certified seeds and </w:t>
            </w:r>
            <w:r w:rsidRPr="0037562D">
              <w:rPr>
                <w:sz w:val="20"/>
                <w:szCs w:val="20"/>
              </w:rPr>
              <w:lastRenderedPageBreak/>
              <w:t>some locally adapted varieties are grown (e.g., traditional cultivars, landraces).</w:t>
            </w:r>
          </w:p>
          <w:p w14:paraId="23E51C0D" w14:textId="12151823" w:rsidR="00251F2F" w:rsidRPr="0037562D" w:rsidRDefault="00251F2F" w:rsidP="00251F2F">
            <w:pPr>
              <w:rPr>
                <w:sz w:val="20"/>
                <w:szCs w:val="20"/>
              </w:rPr>
            </w:pPr>
            <w:r w:rsidRPr="0037562D">
              <w:rPr>
                <w:sz w:val="20"/>
                <w:szCs w:val="20"/>
              </w:rPr>
              <w:t>2: Only or mainly certified quality seeds are grown.</w:t>
            </w:r>
          </w:p>
          <w:p w14:paraId="156EA815" w14:textId="1B725A59" w:rsidR="00251F2F" w:rsidRPr="0037562D" w:rsidRDefault="00251F2F" w:rsidP="00251F2F">
            <w:pPr>
              <w:rPr>
                <w:sz w:val="20"/>
                <w:szCs w:val="20"/>
              </w:rPr>
            </w:pPr>
            <w:r w:rsidRPr="0037562D">
              <w:rPr>
                <w:sz w:val="20"/>
                <w:szCs w:val="20"/>
              </w:rPr>
              <w:t>1: I don't know, or seeds are neither certified or locally adapted</w:t>
            </w:r>
          </w:p>
        </w:tc>
        <w:tc>
          <w:tcPr>
            <w:tcW w:w="1560" w:type="dxa"/>
            <w:vMerge w:val="restart"/>
          </w:tcPr>
          <w:p w14:paraId="5132FCFA" w14:textId="2F86A87B" w:rsidR="00251F2F" w:rsidRPr="0037562D" w:rsidRDefault="00251F2F" w:rsidP="00251F2F">
            <w:pPr>
              <w:rPr>
                <w:sz w:val="20"/>
                <w:szCs w:val="20"/>
              </w:rPr>
            </w:pPr>
            <w:r w:rsidRPr="0037562D">
              <w:rPr>
                <w:sz w:val="20"/>
                <w:szCs w:val="20"/>
              </w:rPr>
              <w:lastRenderedPageBreak/>
              <w:t>Take the median value</w:t>
            </w:r>
          </w:p>
        </w:tc>
        <w:tc>
          <w:tcPr>
            <w:tcW w:w="1275" w:type="dxa"/>
            <w:vMerge w:val="restart"/>
          </w:tcPr>
          <w:p w14:paraId="2C1FEA5F" w14:textId="38DAD64C" w:rsidR="00251F2F" w:rsidRPr="0037562D" w:rsidRDefault="00251F2F" w:rsidP="00251F2F">
            <w:pPr>
              <w:rPr>
                <w:sz w:val="20"/>
                <w:szCs w:val="20"/>
              </w:rPr>
            </w:pPr>
            <w:r>
              <w:rPr>
                <w:sz w:val="20"/>
                <w:szCs w:val="20"/>
              </w:rPr>
              <w:t xml:space="preserve">Use of local and certified crop varieties and livestock breeds </w:t>
            </w:r>
            <w:r w:rsidRPr="0037562D">
              <w:rPr>
                <w:sz w:val="20"/>
                <w:szCs w:val="20"/>
              </w:rPr>
              <w:t>from 1 (</w:t>
            </w:r>
            <w:r>
              <w:rPr>
                <w:sz w:val="20"/>
                <w:szCs w:val="20"/>
              </w:rPr>
              <w:t>no known use</w:t>
            </w:r>
            <w:r w:rsidRPr="0037562D">
              <w:rPr>
                <w:sz w:val="20"/>
                <w:szCs w:val="20"/>
              </w:rPr>
              <w:t>) to 5 (</w:t>
            </w:r>
            <w:r>
              <w:rPr>
                <w:sz w:val="20"/>
                <w:szCs w:val="20"/>
              </w:rPr>
              <w:t>dominant use)</w:t>
            </w:r>
            <w:r w:rsidRPr="0037562D">
              <w:rPr>
                <w:sz w:val="20"/>
                <w:szCs w:val="20"/>
              </w:rPr>
              <w:t xml:space="preserve"> </w:t>
            </w:r>
          </w:p>
        </w:tc>
        <w:tc>
          <w:tcPr>
            <w:tcW w:w="850" w:type="dxa"/>
            <w:vMerge w:val="restart"/>
          </w:tcPr>
          <w:p w14:paraId="5F6F1966" w14:textId="72CB373E" w:rsidR="00251F2F" w:rsidRPr="0037562D" w:rsidRDefault="00251F2F" w:rsidP="00251F2F">
            <w:pPr>
              <w:rPr>
                <w:sz w:val="20"/>
                <w:szCs w:val="20"/>
              </w:rPr>
            </w:pPr>
            <w:r w:rsidRPr="0037562D">
              <w:rPr>
                <w:sz w:val="20"/>
                <w:szCs w:val="20"/>
              </w:rPr>
              <w:t>Continuous from 1-5 (or Likert scale 1-5 if farm has only crops, or only livestock)</w:t>
            </w:r>
          </w:p>
        </w:tc>
      </w:tr>
      <w:tr w:rsidR="00251F2F" w:rsidRPr="0037562D" w14:paraId="13D6AEA6" w14:textId="77777777" w:rsidTr="5038A7C3">
        <w:tc>
          <w:tcPr>
            <w:tcW w:w="1555" w:type="dxa"/>
            <w:vMerge/>
          </w:tcPr>
          <w:p w14:paraId="3E08E802" w14:textId="77777777" w:rsidR="00251F2F" w:rsidRPr="0037562D" w:rsidRDefault="00251F2F" w:rsidP="00251F2F">
            <w:pPr>
              <w:rPr>
                <w:sz w:val="20"/>
                <w:szCs w:val="20"/>
              </w:rPr>
            </w:pPr>
          </w:p>
        </w:tc>
        <w:tc>
          <w:tcPr>
            <w:tcW w:w="708" w:type="dxa"/>
          </w:tcPr>
          <w:p w14:paraId="76B96832" w14:textId="4DABE9FA" w:rsidR="00251F2F" w:rsidRPr="0037562D" w:rsidRDefault="00251F2F" w:rsidP="00251F2F">
            <w:pPr>
              <w:rPr>
                <w:sz w:val="20"/>
                <w:szCs w:val="20"/>
              </w:rPr>
            </w:pPr>
            <w:r w:rsidRPr="0037562D">
              <w:rPr>
                <w:sz w:val="20"/>
                <w:szCs w:val="20"/>
              </w:rPr>
              <w:t>6.</w:t>
            </w:r>
            <w:r>
              <w:rPr>
                <w:sz w:val="20"/>
                <w:szCs w:val="20"/>
              </w:rPr>
              <w:t>3</w:t>
            </w:r>
          </w:p>
        </w:tc>
        <w:tc>
          <w:tcPr>
            <w:tcW w:w="1985" w:type="dxa"/>
          </w:tcPr>
          <w:p w14:paraId="22CAD670" w14:textId="1132DD83" w:rsidR="00251F2F" w:rsidRPr="0037562D" w:rsidRDefault="00251F2F" w:rsidP="00251F2F">
            <w:pPr>
              <w:rPr>
                <w:sz w:val="20"/>
                <w:szCs w:val="20"/>
              </w:rPr>
            </w:pPr>
            <w:r w:rsidRPr="0037562D">
              <w:rPr>
                <w:sz w:val="20"/>
                <w:szCs w:val="20"/>
              </w:rPr>
              <w:t>Are the livestock you keep exotic or local?</w:t>
            </w:r>
          </w:p>
          <w:p w14:paraId="41DF2D57" w14:textId="2FC78B56" w:rsidR="00251F2F" w:rsidRPr="0037562D" w:rsidRDefault="00251F2F" w:rsidP="00251F2F">
            <w:pPr>
              <w:rPr>
                <w:sz w:val="20"/>
                <w:szCs w:val="20"/>
              </w:rPr>
            </w:pPr>
          </w:p>
        </w:tc>
        <w:tc>
          <w:tcPr>
            <w:tcW w:w="1417" w:type="dxa"/>
          </w:tcPr>
          <w:p w14:paraId="79BF3804" w14:textId="42F3772E" w:rsidR="00251F2F" w:rsidRPr="0037562D" w:rsidRDefault="00251F2F" w:rsidP="00251F2F">
            <w:pPr>
              <w:rPr>
                <w:sz w:val="20"/>
                <w:szCs w:val="20"/>
              </w:rPr>
            </w:pPr>
            <w:r w:rsidRPr="0037562D">
              <w:rPr>
                <w:sz w:val="20"/>
                <w:szCs w:val="20"/>
              </w:rPr>
              <w:t>5: Only or mainly local breeds are kept.</w:t>
            </w:r>
          </w:p>
          <w:p w14:paraId="37D4FBC6" w14:textId="6D924AAB" w:rsidR="00251F2F" w:rsidRPr="0037562D" w:rsidRDefault="00251F2F" w:rsidP="00251F2F">
            <w:pPr>
              <w:rPr>
                <w:sz w:val="20"/>
                <w:szCs w:val="20"/>
              </w:rPr>
            </w:pPr>
            <w:r w:rsidRPr="0037562D">
              <w:rPr>
                <w:sz w:val="20"/>
                <w:szCs w:val="20"/>
              </w:rPr>
              <w:t>4: 75% are local breeds, and 25% are exotic breeds and</w:t>
            </w:r>
          </w:p>
          <w:p w14:paraId="00CB9A66" w14:textId="00F9AB11" w:rsidR="00251F2F" w:rsidRPr="0037562D" w:rsidRDefault="00251F2F" w:rsidP="00251F2F">
            <w:pPr>
              <w:rPr>
                <w:sz w:val="20"/>
                <w:szCs w:val="20"/>
              </w:rPr>
            </w:pPr>
            <w:r w:rsidRPr="0037562D">
              <w:rPr>
                <w:sz w:val="20"/>
                <w:szCs w:val="20"/>
              </w:rPr>
              <w:t>3: 75% are exotic breeds and 25% are local breeds.</w:t>
            </w:r>
          </w:p>
          <w:p w14:paraId="1DEEE8C3" w14:textId="7A0D1070" w:rsidR="00251F2F" w:rsidRPr="0037562D" w:rsidRDefault="00251F2F" w:rsidP="00251F2F">
            <w:pPr>
              <w:rPr>
                <w:sz w:val="20"/>
                <w:szCs w:val="20"/>
              </w:rPr>
            </w:pPr>
            <w:r w:rsidRPr="0037562D">
              <w:rPr>
                <w:sz w:val="20"/>
                <w:szCs w:val="20"/>
              </w:rPr>
              <w:t>2: Equal numbers of exotic breeds and local breeds are kept.</w:t>
            </w:r>
          </w:p>
          <w:p w14:paraId="71645309" w14:textId="4B1E04DA" w:rsidR="00251F2F" w:rsidRPr="0037562D" w:rsidRDefault="00251F2F" w:rsidP="00251F2F">
            <w:pPr>
              <w:rPr>
                <w:sz w:val="20"/>
                <w:szCs w:val="20"/>
              </w:rPr>
            </w:pPr>
            <w:r w:rsidRPr="0037562D">
              <w:rPr>
                <w:sz w:val="20"/>
                <w:szCs w:val="20"/>
              </w:rPr>
              <w:t>1:  Only exotic breeds are kept.</w:t>
            </w:r>
          </w:p>
          <w:p w14:paraId="29DB4117" w14:textId="0E28AB01" w:rsidR="00251F2F" w:rsidRPr="0037562D" w:rsidRDefault="00251F2F" w:rsidP="00251F2F">
            <w:pPr>
              <w:rPr>
                <w:sz w:val="20"/>
                <w:szCs w:val="20"/>
              </w:rPr>
            </w:pPr>
            <w:r w:rsidRPr="0037562D">
              <w:rPr>
                <w:sz w:val="20"/>
                <w:szCs w:val="20"/>
              </w:rPr>
              <w:t>No data- No exotic or local breeds are kept; I don't know.</w:t>
            </w:r>
          </w:p>
        </w:tc>
        <w:tc>
          <w:tcPr>
            <w:tcW w:w="1560" w:type="dxa"/>
            <w:vMerge/>
          </w:tcPr>
          <w:p w14:paraId="5B5CEB11" w14:textId="77777777" w:rsidR="00251F2F" w:rsidRPr="0037562D" w:rsidRDefault="00251F2F" w:rsidP="00251F2F">
            <w:pPr>
              <w:rPr>
                <w:sz w:val="20"/>
                <w:szCs w:val="20"/>
              </w:rPr>
            </w:pPr>
          </w:p>
        </w:tc>
        <w:tc>
          <w:tcPr>
            <w:tcW w:w="1275" w:type="dxa"/>
            <w:vMerge/>
          </w:tcPr>
          <w:p w14:paraId="16B2D19B" w14:textId="77777777" w:rsidR="00251F2F" w:rsidRPr="0037562D" w:rsidRDefault="00251F2F" w:rsidP="00251F2F">
            <w:pPr>
              <w:rPr>
                <w:sz w:val="20"/>
                <w:szCs w:val="20"/>
              </w:rPr>
            </w:pPr>
          </w:p>
        </w:tc>
        <w:tc>
          <w:tcPr>
            <w:tcW w:w="850" w:type="dxa"/>
            <w:vMerge/>
          </w:tcPr>
          <w:p w14:paraId="651FE665" w14:textId="77777777" w:rsidR="00251F2F" w:rsidRPr="0037562D" w:rsidRDefault="00251F2F" w:rsidP="00251F2F">
            <w:pPr>
              <w:rPr>
                <w:sz w:val="20"/>
                <w:szCs w:val="20"/>
              </w:rPr>
            </w:pPr>
          </w:p>
        </w:tc>
      </w:tr>
      <w:tr w:rsidR="00251F2F" w:rsidRPr="0037562D" w14:paraId="0AF6573C" w14:textId="77777777" w:rsidTr="5038A7C3">
        <w:tc>
          <w:tcPr>
            <w:tcW w:w="1555" w:type="dxa"/>
            <w:vMerge w:val="restart"/>
            <w:shd w:val="clear" w:color="auto" w:fill="588B13"/>
          </w:tcPr>
          <w:p w14:paraId="6B058A27" w14:textId="4F686155" w:rsidR="00251F2F" w:rsidRPr="0037562D" w:rsidRDefault="00251F2F" w:rsidP="00251F2F">
            <w:pPr>
              <w:rPr>
                <w:sz w:val="20"/>
                <w:szCs w:val="20"/>
              </w:rPr>
            </w:pPr>
            <w:r w:rsidRPr="0037562D">
              <w:rPr>
                <w:sz w:val="20"/>
                <w:szCs w:val="20"/>
              </w:rPr>
              <w:lastRenderedPageBreak/>
              <w:t>Landscape complexity</w:t>
            </w:r>
          </w:p>
        </w:tc>
        <w:tc>
          <w:tcPr>
            <w:tcW w:w="708" w:type="dxa"/>
          </w:tcPr>
          <w:p w14:paraId="4E91EDB5" w14:textId="194D2AE7" w:rsidR="00251F2F" w:rsidRPr="0037562D" w:rsidRDefault="00251F2F" w:rsidP="00251F2F">
            <w:pPr>
              <w:rPr>
                <w:sz w:val="20"/>
                <w:szCs w:val="20"/>
              </w:rPr>
            </w:pPr>
            <w:r w:rsidRPr="0037562D">
              <w:rPr>
                <w:sz w:val="20"/>
                <w:szCs w:val="20"/>
              </w:rPr>
              <w:t>7.1</w:t>
            </w:r>
          </w:p>
        </w:tc>
        <w:tc>
          <w:tcPr>
            <w:tcW w:w="1985" w:type="dxa"/>
          </w:tcPr>
          <w:p w14:paraId="4F591630" w14:textId="328A7BCB" w:rsidR="00251F2F" w:rsidRPr="0037562D" w:rsidRDefault="00251F2F" w:rsidP="00251F2F">
            <w:pPr>
              <w:rPr>
                <w:sz w:val="20"/>
                <w:szCs w:val="20"/>
              </w:rPr>
            </w:pPr>
            <w:r w:rsidRPr="0037562D">
              <w:rPr>
                <w:sz w:val="20"/>
                <w:szCs w:val="20"/>
              </w:rPr>
              <w:t>How much land area is covered by natural and semi-natural vegetation on land owned, rented or used by the household?</w:t>
            </w:r>
          </w:p>
        </w:tc>
        <w:tc>
          <w:tcPr>
            <w:tcW w:w="1417" w:type="dxa"/>
          </w:tcPr>
          <w:p w14:paraId="64287124" w14:textId="77777777" w:rsidR="00251F2F" w:rsidRPr="0037562D" w:rsidRDefault="00251F2F" w:rsidP="00251F2F">
            <w:pPr>
              <w:rPr>
                <w:sz w:val="20"/>
                <w:szCs w:val="20"/>
              </w:rPr>
            </w:pPr>
            <w:r w:rsidRPr="0037562D">
              <w:rPr>
                <w:sz w:val="20"/>
                <w:szCs w:val="20"/>
              </w:rPr>
              <w:t>5: More than 50%</w:t>
            </w:r>
          </w:p>
          <w:p w14:paraId="7E896A7C" w14:textId="77777777" w:rsidR="00251F2F" w:rsidRPr="0037562D" w:rsidRDefault="00251F2F" w:rsidP="00251F2F">
            <w:pPr>
              <w:rPr>
                <w:sz w:val="20"/>
                <w:szCs w:val="20"/>
              </w:rPr>
            </w:pPr>
            <w:r w:rsidRPr="0037562D">
              <w:rPr>
                <w:sz w:val="20"/>
                <w:szCs w:val="20"/>
              </w:rPr>
              <w:t>4: 21-50%</w:t>
            </w:r>
          </w:p>
          <w:p w14:paraId="78C71346" w14:textId="77777777" w:rsidR="00251F2F" w:rsidRPr="0037562D" w:rsidRDefault="00251F2F" w:rsidP="00251F2F">
            <w:pPr>
              <w:rPr>
                <w:sz w:val="20"/>
                <w:szCs w:val="20"/>
              </w:rPr>
            </w:pPr>
            <w:r w:rsidRPr="0037562D">
              <w:rPr>
                <w:sz w:val="20"/>
                <w:szCs w:val="20"/>
              </w:rPr>
              <w:t>3: 11-20%</w:t>
            </w:r>
          </w:p>
          <w:p w14:paraId="083B6AEE" w14:textId="77777777" w:rsidR="00251F2F" w:rsidRPr="0037562D" w:rsidRDefault="00251F2F" w:rsidP="00251F2F">
            <w:pPr>
              <w:rPr>
                <w:sz w:val="20"/>
                <w:szCs w:val="20"/>
              </w:rPr>
            </w:pPr>
            <w:r w:rsidRPr="0037562D">
              <w:rPr>
                <w:sz w:val="20"/>
                <w:szCs w:val="20"/>
              </w:rPr>
              <w:t>2: 1-10%</w:t>
            </w:r>
          </w:p>
          <w:p w14:paraId="27B51CAF" w14:textId="6A81E1BC" w:rsidR="00251F2F" w:rsidRPr="0037562D" w:rsidRDefault="00251F2F" w:rsidP="00251F2F">
            <w:pPr>
              <w:rPr>
                <w:sz w:val="20"/>
                <w:szCs w:val="20"/>
              </w:rPr>
            </w:pPr>
            <w:r w:rsidRPr="0037562D">
              <w:rPr>
                <w:sz w:val="20"/>
                <w:szCs w:val="20"/>
              </w:rPr>
              <w:t>1: None (0%)</w:t>
            </w:r>
          </w:p>
        </w:tc>
        <w:tc>
          <w:tcPr>
            <w:tcW w:w="1560" w:type="dxa"/>
            <w:vMerge w:val="restart"/>
          </w:tcPr>
          <w:p w14:paraId="6A1A38F8" w14:textId="6201DC36" w:rsidR="00251F2F" w:rsidRPr="0037562D" w:rsidRDefault="00251F2F" w:rsidP="00251F2F">
            <w:pPr>
              <w:rPr>
                <w:sz w:val="20"/>
                <w:szCs w:val="20"/>
              </w:rPr>
            </w:pPr>
            <w:r w:rsidRPr="0037562D">
              <w:rPr>
                <w:sz w:val="20"/>
                <w:szCs w:val="20"/>
              </w:rPr>
              <w:t>Take the median</w:t>
            </w:r>
          </w:p>
        </w:tc>
        <w:tc>
          <w:tcPr>
            <w:tcW w:w="1275" w:type="dxa"/>
            <w:vMerge w:val="restart"/>
          </w:tcPr>
          <w:p w14:paraId="0B08624E" w14:textId="2FF7BC58" w:rsidR="00251F2F" w:rsidRPr="0037562D" w:rsidRDefault="00251F2F" w:rsidP="00251F2F">
            <w:pPr>
              <w:rPr>
                <w:sz w:val="20"/>
                <w:szCs w:val="20"/>
              </w:rPr>
            </w:pPr>
            <w:r w:rsidRPr="0037562D">
              <w:rPr>
                <w:sz w:val="20"/>
                <w:szCs w:val="20"/>
              </w:rPr>
              <w:t>Landscape complexity from 1 (low complexity) to 5 (high complexity)</w:t>
            </w:r>
          </w:p>
        </w:tc>
        <w:tc>
          <w:tcPr>
            <w:tcW w:w="850" w:type="dxa"/>
            <w:vMerge w:val="restart"/>
          </w:tcPr>
          <w:p w14:paraId="5BB00681" w14:textId="1F07CCB2" w:rsidR="00251F2F" w:rsidRPr="0037562D" w:rsidRDefault="00251F2F" w:rsidP="00251F2F">
            <w:pPr>
              <w:rPr>
                <w:sz w:val="20"/>
                <w:szCs w:val="20"/>
              </w:rPr>
            </w:pPr>
            <w:r w:rsidRPr="0037562D">
              <w:rPr>
                <w:sz w:val="20"/>
                <w:szCs w:val="20"/>
              </w:rPr>
              <w:t>Continuous in range 1-5</w:t>
            </w:r>
          </w:p>
        </w:tc>
      </w:tr>
      <w:tr w:rsidR="00251F2F" w:rsidRPr="0037562D" w14:paraId="612A215B" w14:textId="77777777" w:rsidTr="5038A7C3">
        <w:tc>
          <w:tcPr>
            <w:tcW w:w="1555" w:type="dxa"/>
            <w:vMerge/>
          </w:tcPr>
          <w:p w14:paraId="22F2BAC9" w14:textId="77777777" w:rsidR="00251F2F" w:rsidRPr="0037562D" w:rsidRDefault="00251F2F" w:rsidP="00251F2F">
            <w:pPr>
              <w:rPr>
                <w:sz w:val="20"/>
                <w:szCs w:val="20"/>
              </w:rPr>
            </w:pPr>
          </w:p>
        </w:tc>
        <w:tc>
          <w:tcPr>
            <w:tcW w:w="708" w:type="dxa"/>
          </w:tcPr>
          <w:p w14:paraId="54F48011" w14:textId="1E3263DF" w:rsidR="00251F2F" w:rsidRPr="0037562D" w:rsidRDefault="00251F2F" w:rsidP="00251F2F">
            <w:pPr>
              <w:rPr>
                <w:sz w:val="20"/>
                <w:szCs w:val="20"/>
              </w:rPr>
            </w:pPr>
            <w:r w:rsidRPr="0037562D">
              <w:rPr>
                <w:sz w:val="20"/>
                <w:szCs w:val="20"/>
              </w:rPr>
              <w:t>7.2</w:t>
            </w:r>
          </w:p>
        </w:tc>
        <w:tc>
          <w:tcPr>
            <w:tcW w:w="1985" w:type="dxa"/>
          </w:tcPr>
          <w:p w14:paraId="42E1FE37" w14:textId="0CBEF9A8" w:rsidR="00251F2F" w:rsidRPr="0037562D" w:rsidRDefault="00251F2F" w:rsidP="00251F2F">
            <w:pPr>
              <w:rPr>
                <w:sz w:val="20"/>
                <w:szCs w:val="20"/>
              </w:rPr>
            </w:pPr>
            <w:r w:rsidRPr="0037562D">
              <w:rPr>
                <w:sz w:val="20"/>
                <w:szCs w:val="20"/>
              </w:rPr>
              <w:t xml:space="preserve">How would you describe the plant diversity (i.e., number of plant species) in natural and semi-natural vegetation [on land owned, rented or used by the household]? </w:t>
            </w:r>
          </w:p>
        </w:tc>
        <w:tc>
          <w:tcPr>
            <w:tcW w:w="1417" w:type="dxa"/>
          </w:tcPr>
          <w:p w14:paraId="5F8F6EA9" w14:textId="7E0F08DC" w:rsidR="00251F2F" w:rsidRPr="0037562D" w:rsidRDefault="00251F2F" w:rsidP="00251F2F">
            <w:pPr>
              <w:rPr>
                <w:sz w:val="20"/>
                <w:szCs w:val="20"/>
              </w:rPr>
            </w:pPr>
            <w:r w:rsidRPr="0037562D">
              <w:rPr>
                <w:sz w:val="20"/>
                <w:szCs w:val="20"/>
              </w:rPr>
              <w:t>5- High- five or more species with different heights, woodiness, or flowering seasons.</w:t>
            </w:r>
          </w:p>
          <w:p w14:paraId="1C9533CC" w14:textId="55AC3B94" w:rsidR="00251F2F" w:rsidRPr="0037562D" w:rsidRDefault="00251F2F" w:rsidP="00251F2F">
            <w:pPr>
              <w:rPr>
                <w:sz w:val="20"/>
                <w:szCs w:val="20"/>
              </w:rPr>
            </w:pPr>
            <w:r w:rsidRPr="0037562D">
              <w:rPr>
                <w:sz w:val="20"/>
                <w:szCs w:val="20"/>
              </w:rPr>
              <w:t>3.67- Medium- two to four species.</w:t>
            </w:r>
          </w:p>
          <w:p w14:paraId="22F0E0E5" w14:textId="657CBAA5" w:rsidR="00251F2F" w:rsidRPr="0037562D" w:rsidRDefault="00251F2F" w:rsidP="00251F2F">
            <w:pPr>
              <w:rPr>
                <w:sz w:val="20"/>
                <w:szCs w:val="20"/>
              </w:rPr>
            </w:pPr>
            <w:r w:rsidRPr="0037562D">
              <w:rPr>
                <w:sz w:val="20"/>
                <w:szCs w:val="20"/>
              </w:rPr>
              <w:t>2.34: Low- only one species.</w:t>
            </w:r>
          </w:p>
          <w:p w14:paraId="72E26F5A" w14:textId="1B2A3E8C" w:rsidR="00251F2F" w:rsidRPr="0037562D" w:rsidRDefault="00251F2F" w:rsidP="00251F2F">
            <w:pPr>
              <w:rPr>
                <w:sz w:val="20"/>
                <w:szCs w:val="20"/>
              </w:rPr>
            </w:pPr>
            <w:r w:rsidRPr="0037562D">
              <w:rPr>
                <w:sz w:val="20"/>
                <w:szCs w:val="20"/>
              </w:rPr>
              <w:t>1: None</w:t>
            </w:r>
          </w:p>
        </w:tc>
        <w:tc>
          <w:tcPr>
            <w:tcW w:w="1560" w:type="dxa"/>
            <w:vMerge/>
          </w:tcPr>
          <w:p w14:paraId="73D6B4B2" w14:textId="77777777" w:rsidR="00251F2F" w:rsidRPr="0037562D" w:rsidRDefault="00251F2F" w:rsidP="00251F2F">
            <w:pPr>
              <w:rPr>
                <w:sz w:val="20"/>
                <w:szCs w:val="20"/>
              </w:rPr>
            </w:pPr>
          </w:p>
        </w:tc>
        <w:tc>
          <w:tcPr>
            <w:tcW w:w="1275" w:type="dxa"/>
            <w:vMerge/>
          </w:tcPr>
          <w:p w14:paraId="0EDF0B2D" w14:textId="77777777" w:rsidR="00251F2F" w:rsidRPr="0037562D" w:rsidRDefault="00251F2F" w:rsidP="00251F2F">
            <w:pPr>
              <w:rPr>
                <w:sz w:val="20"/>
                <w:szCs w:val="20"/>
              </w:rPr>
            </w:pPr>
          </w:p>
        </w:tc>
        <w:tc>
          <w:tcPr>
            <w:tcW w:w="850" w:type="dxa"/>
            <w:vMerge/>
          </w:tcPr>
          <w:p w14:paraId="1DBC703A" w14:textId="77777777" w:rsidR="00251F2F" w:rsidRPr="0037562D" w:rsidRDefault="00251F2F" w:rsidP="00251F2F">
            <w:pPr>
              <w:rPr>
                <w:sz w:val="20"/>
                <w:szCs w:val="20"/>
              </w:rPr>
            </w:pPr>
          </w:p>
        </w:tc>
      </w:tr>
      <w:tr w:rsidR="00251F2F" w:rsidRPr="0037562D" w14:paraId="3782671D" w14:textId="77777777" w:rsidTr="5038A7C3">
        <w:tc>
          <w:tcPr>
            <w:tcW w:w="1555" w:type="dxa"/>
            <w:shd w:val="clear" w:color="auto" w:fill="588B13"/>
          </w:tcPr>
          <w:p w14:paraId="0B75617B" w14:textId="2410394B" w:rsidR="00251F2F" w:rsidRPr="0037562D" w:rsidRDefault="00251F2F" w:rsidP="00251F2F">
            <w:pPr>
              <w:rPr>
                <w:sz w:val="20"/>
                <w:szCs w:val="20"/>
              </w:rPr>
            </w:pPr>
            <w:r w:rsidRPr="0037562D">
              <w:rPr>
                <w:sz w:val="20"/>
                <w:szCs w:val="20"/>
              </w:rPr>
              <w:t>Landscape complexity (alternative)</w:t>
            </w:r>
          </w:p>
        </w:tc>
        <w:tc>
          <w:tcPr>
            <w:tcW w:w="708" w:type="dxa"/>
          </w:tcPr>
          <w:p w14:paraId="31296109" w14:textId="19122D0D" w:rsidR="00251F2F" w:rsidRPr="0037562D" w:rsidRDefault="00251F2F" w:rsidP="00251F2F">
            <w:pPr>
              <w:rPr>
                <w:sz w:val="20"/>
                <w:szCs w:val="20"/>
              </w:rPr>
            </w:pPr>
            <w:r w:rsidRPr="0037562D">
              <w:rPr>
                <w:sz w:val="20"/>
                <w:szCs w:val="20"/>
              </w:rPr>
              <w:t>7.3</w:t>
            </w:r>
          </w:p>
        </w:tc>
        <w:tc>
          <w:tcPr>
            <w:tcW w:w="1985" w:type="dxa"/>
          </w:tcPr>
          <w:p w14:paraId="1B7C5656" w14:textId="6E29C96E" w:rsidR="00251F2F" w:rsidRPr="0037562D" w:rsidRDefault="00251F2F" w:rsidP="00251F2F">
            <w:pPr>
              <w:rPr>
                <w:sz w:val="20"/>
                <w:szCs w:val="20"/>
              </w:rPr>
            </w:pPr>
            <w:r w:rsidRPr="0037562D">
              <w:rPr>
                <w:sz w:val="20"/>
                <w:szCs w:val="20"/>
              </w:rPr>
              <w:t>[Digitize from Google Earth imagery or calculate from &lt;100m resolution imagery for a land cover maps, for a 1x1km square area around each field site GPS point. See the indicator protocol]</w:t>
            </w:r>
          </w:p>
        </w:tc>
        <w:tc>
          <w:tcPr>
            <w:tcW w:w="1417" w:type="dxa"/>
          </w:tcPr>
          <w:p w14:paraId="0C08E056" w14:textId="7A66BE28" w:rsidR="00251F2F" w:rsidRPr="0037562D" w:rsidRDefault="00251F2F" w:rsidP="00251F2F">
            <w:pPr>
              <w:rPr>
                <w:sz w:val="20"/>
                <w:szCs w:val="20"/>
              </w:rPr>
            </w:pPr>
            <w:r w:rsidRPr="0037562D">
              <w:rPr>
                <w:sz w:val="20"/>
                <w:szCs w:val="20"/>
              </w:rPr>
              <w:t>%</w:t>
            </w:r>
          </w:p>
        </w:tc>
        <w:tc>
          <w:tcPr>
            <w:tcW w:w="1560" w:type="dxa"/>
          </w:tcPr>
          <w:p w14:paraId="4B92F478" w14:textId="22E0B8DB" w:rsidR="00251F2F" w:rsidRPr="0037562D" w:rsidRDefault="00251F2F" w:rsidP="00251F2F">
            <w:pPr>
              <w:rPr>
                <w:sz w:val="20"/>
                <w:szCs w:val="20"/>
              </w:rPr>
            </w:pPr>
            <w:r w:rsidRPr="0037562D">
              <w:rPr>
                <w:sz w:val="20"/>
                <w:szCs w:val="20"/>
              </w:rPr>
              <w:t xml:space="preserve">n/a </w:t>
            </w:r>
          </w:p>
        </w:tc>
        <w:tc>
          <w:tcPr>
            <w:tcW w:w="1275" w:type="dxa"/>
          </w:tcPr>
          <w:p w14:paraId="5FB98665" w14:textId="45B98CD6" w:rsidR="00251F2F" w:rsidRPr="0037562D" w:rsidRDefault="00251F2F" w:rsidP="00251F2F">
            <w:pPr>
              <w:rPr>
                <w:sz w:val="20"/>
                <w:szCs w:val="20"/>
              </w:rPr>
            </w:pPr>
            <w:r w:rsidRPr="0037562D">
              <w:rPr>
                <w:sz w:val="20"/>
                <w:szCs w:val="20"/>
              </w:rPr>
              <w:t>Share of farmland with natural or semi-natural vegetation</w:t>
            </w:r>
          </w:p>
        </w:tc>
        <w:tc>
          <w:tcPr>
            <w:tcW w:w="850" w:type="dxa"/>
          </w:tcPr>
          <w:p w14:paraId="6B65B29F" w14:textId="1742FB5C" w:rsidR="00251F2F" w:rsidRPr="0037562D" w:rsidRDefault="00251F2F" w:rsidP="00251F2F">
            <w:pPr>
              <w:rPr>
                <w:sz w:val="20"/>
                <w:szCs w:val="20"/>
              </w:rPr>
            </w:pPr>
            <w:r w:rsidRPr="0037562D">
              <w:rPr>
                <w:sz w:val="20"/>
                <w:szCs w:val="20"/>
              </w:rPr>
              <w:t>%</w:t>
            </w:r>
          </w:p>
        </w:tc>
      </w:tr>
      <w:tr w:rsidR="00251F2F" w:rsidRPr="0037562D" w14:paraId="4BE21641" w14:textId="77777777" w:rsidTr="5038A7C3">
        <w:tc>
          <w:tcPr>
            <w:tcW w:w="1555" w:type="dxa"/>
            <w:shd w:val="clear" w:color="auto" w:fill="588B13"/>
          </w:tcPr>
          <w:p w14:paraId="277D6081" w14:textId="77777777" w:rsidR="00251F2F" w:rsidRPr="0037562D" w:rsidRDefault="00251F2F" w:rsidP="00251F2F">
            <w:pPr>
              <w:rPr>
                <w:sz w:val="20"/>
                <w:szCs w:val="20"/>
              </w:rPr>
            </w:pPr>
            <w:r w:rsidRPr="0037562D">
              <w:rPr>
                <w:sz w:val="20"/>
                <w:szCs w:val="20"/>
              </w:rPr>
              <w:t>Climate mitigation</w:t>
            </w:r>
          </w:p>
        </w:tc>
        <w:tc>
          <w:tcPr>
            <w:tcW w:w="708" w:type="dxa"/>
          </w:tcPr>
          <w:p w14:paraId="0FEC0830" w14:textId="6723B248" w:rsidR="00251F2F" w:rsidRPr="0037562D" w:rsidRDefault="00251F2F" w:rsidP="00251F2F">
            <w:pPr>
              <w:rPr>
                <w:sz w:val="20"/>
                <w:szCs w:val="20"/>
              </w:rPr>
            </w:pPr>
            <w:r w:rsidRPr="0037562D">
              <w:rPr>
                <w:sz w:val="20"/>
                <w:szCs w:val="20"/>
              </w:rPr>
              <w:t>8.1</w:t>
            </w:r>
          </w:p>
        </w:tc>
        <w:tc>
          <w:tcPr>
            <w:tcW w:w="1985" w:type="dxa"/>
          </w:tcPr>
          <w:p w14:paraId="42CF4EFF" w14:textId="77777777" w:rsidR="00251F2F" w:rsidRPr="0037562D" w:rsidRDefault="00251F2F" w:rsidP="00251F2F">
            <w:pPr>
              <w:rPr>
                <w:sz w:val="20"/>
                <w:szCs w:val="20"/>
              </w:rPr>
            </w:pPr>
            <w:r w:rsidRPr="0037562D">
              <w:rPr>
                <w:sz w:val="20"/>
                <w:szCs w:val="20"/>
              </w:rPr>
              <w:t>In the past 12 months, did you use any of these practices for crop production on your cropland? If yes, provide the average land area in hectares / acres:</w:t>
            </w:r>
          </w:p>
          <w:p w14:paraId="261659D1" w14:textId="77777777" w:rsidR="00251F2F" w:rsidRPr="0037562D" w:rsidRDefault="00251F2F" w:rsidP="00251F2F">
            <w:pPr>
              <w:rPr>
                <w:sz w:val="20"/>
                <w:szCs w:val="20"/>
              </w:rPr>
            </w:pPr>
          </w:p>
          <w:p w14:paraId="42805DD9"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Monoculture</w:t>
            </w:r>
          </w:p>
          <w:p w14:paraId="519D2D24"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Agroforestry</w:t>
            </w:r>
          </w:p>
          <w:p w14:paraId="15D999B8" w14:textId="77777777" w:rsidR="00251F2F" w:rsidRPr="0037562D" w:rsidRDefault="00251F2F" w:rsidP="00251F2F">
            <w:pPr>
              <w:pStyle w:val="ListParagraph"/>
              <w:numPr>
                <w:ilvl w:val="0"/>
                <w:numId w:val="52"/>
              </w:numPr>
              <w:ind w:left="206" w:hanging="206"/>
              <w:rPr>
                <w:sz w:val="20"/>
                <w:szCs w:val="20"/>
              </w:rPr>
            </w:pPr>
            <w:r w:rsidRPr="0037562D">
              <w:rPr>
                <w:sz w:val="20"/>
                <w:szCs w:val="20"/>
              </w:rPr>
              <w:lastRenderedPageBreak/>
              <w:t>Burning crop residues</w:t>
            </w:r>
          </w:p>
          <w:p w14:paraId="57EAE0F0"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Cover crops</w:t>
            </w:r>
          </w:p>
          <w:p w14:paraId="68C440C2" w14:textId="476EBF73" w:rsidR="00251F2F" w:rsidRPr="0037562D" w:rsidRDefault="00251F2F" w:rsidP="00251F2F">
            <w:pPr>
              <w:pStyle w:val="ListParagraph"/>
              <w:numPr>
                <w:ilvl w:val="0"/>
                <w:numId w:val="52"/>
              </w:numPr>
              <w:ind w:left="206" w:hanging="206"/>
              <w:rPr>
                <w:sz w:val="20"/>
                <w:szCs w:val="20"/>
              </w:rPr>
            </w:pPr>
            <w:r w:rsidRPr="0037562D">
              <w:rPr>
                <w:sz w:val="20"/>
                <w:szCs w:val="20"/>
              </w:rPr>
              <w:t>Crop rotation</w:t>
            </w:r>
          </w:p>
          <w:p w14:paraId="4BF5500E"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Fallow (leave land unproductive)</w:t>
            </w:r>
          </w:p>
          <w:p w14:paraId="1D0D1369"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Hedgerows/Live fences</w:t>
            </w:r>
          </w:p>
          <w:p w14:paraId="19AE7352"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Home garden</w:t>
            </w:r>
          </w:p>
          <w:p w14:paraId="548AD1E7"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Intercropping</w:t>
            </w:r>
          </w:p>
          <w:p w14:paraId="6CA35ED6"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Land clearing for agriculture</w:t>
            </w:r>
          </w:p>
          <w:p w14:paraId="527A225D" w14:textId="77777777" w:rsidR="00251F2F" w:rsidRPr="0037562D" w:rsidRDefault="00251F2F" w:rsidP="00251F2F">
            <w:pPr>
              <w:pStyle w:val="ListParagraph"/>
              <w:numPr>
                <w:ilvl w:val="0"/>
                <w:numId w:val="52"/>
              </w:numPr>
              <w:ind w:left="206" w:hanging="206"/>
              <w:rPr>
                <w:sz w:val="20"/>
                <w:szCs w:val="20"/>
              </w:rPr>
            </w:pPr>
            <w:r w:rsidRPr="0037562D">
              <w:rPr>
                <w:sz w:val="20"/>
                <w:szCs w:val="20"/>
              </w:rPr>
              <w:t>Mulching</w:t>
            </w:r>
          </w:p>
          <w:p w14:paraId="6D02CC50" w14:textId="58385F33" w:rsidR="00251F2F" w:rsidRPr="0037562D" w:rsidRDefault="00251F2F" w:rsidP="00251F2F">
            <w:pPr>
              <w:pStyle w:val="ListParagraph"/>
              <w:numPr>
                <w:ilvl w:val="0"/>
                <w:numId w:val="50"/>
              </w:numPr>
              <w:ind w:left="191" w:hanging="191"/>
              <w:rPr>
                <w:sz w:val="20"/>
                <w:szCs w:val="20"/>
              </w:rPr>
            </w:pPr>
            <w:r w:rsidRPr="0037562D">
              <w:rPr>
                <w:sz w:val="20"/>
                <w:szCs w:val="20"/>
              </w:rPr>
              <w:t>Other (please specify the name of the practice)</w:t>
            </w:r>
          </w:p>
        </w:tc>
        <w:tc>
          <w:tcPr>
            <w:tcW w:w="1417" w:type="dxa"/>
          </w:tcPr>
          <w:p w14:paraId="1F64FFB7" w14:textId="6A7219BA" w:rsidR="00251F2F" w:rsidRPr="0037562D" w:rsidRDefault="00251F2F" w:rsidP="00251F2F">
            <w:pPr>
              <w:rPr>
                <w:sz w:val="20"/>
                <w:szCs w:val="20"/>
              </w:rPr>
            </w:pPr>
            <w:r w:rsidRPr="0037562D">
              <w:rPr>
                <w:sz w:val="20"/>
                <w:szCs w:val="20"/>
              </w:rPr>
              <w:lastRenderedPageBreak/>
              <w:t>See indicator protocol for guidelines on classifying a net greenhouse gas emissions score (Likert from 1 to 5) for each practice</w:t>
            </w:r>
          </w:p>
        </w:tc>
        <w:tc>
          <w:tcPr>
            <w:tcW w:w="1560" w:type="dxa"/>
          </w:tcPr>
          <w:p w14:paraId="00B2E3A1" w14:textId="462A826E" w:rsidR="00251F2F" w:rsidRPr="0037562D" w:rsidRDefault="00251F2F" w:rsidP="00251F2F">
            <w:pPr>
              <w:rPr>
                <w:sz w:val="20"/>
                <w:szCs w:val="20"/>
              </w:rPr>
            </w:pPr>
            <w:r w:rsidRPr="0037562D">
              <w:rPr>
                <w:sz w:val="20"/>
                <w:szCs w:val="20"/>
              </w:rPr>
              <w:t>Calculate a weighted average of net emission scores, weighting by the share of farmland area under the practice</w:t>
            </w:r>
          </w:p>
        </w:tc>
        <w:tc>
          <w:tcPr>
            <w:tcW w:w="1275" w:type="dxa"/>
          </w:tcPr>
          <w:p w14:paraId="69D34A4A" w14:textId="5414E66C" w:rsidR="00251F2F" w:rsidRPr="0037562D" w:rsidRDefault="00251F2F" w:rsidP="00251F2F">
            <w:pPr>
              <w:rPr>
                <w:sz w:val="20"/>
                <w:szCs w:val="20"/>
              </w:rPr>
            </w:pPr>
            <w:r w:rsidRPr="0037562D">
              <w:rPr>
                <w:sz w:val="20"/>
                <w:szCs w:val="20"/>
              </w:rPr>
              <w:t xml:space="preserve">Score from 1 to 5, where 1 represents a farm with high emission and low sequestrating practices, and 5 a </w:t>
            </w:r>
            <w:r w:rsidRPr="0037562D">
              <w:rPr>
                <w:sz w:val="20"/>
                <w:szCs w:val="20"/>
              </w:rPr>
              <w:lastRenderedPageBreak/>
              <w:t>farm with low emission and high sequestration practices</w:t>
            </w:r>
          </w:p>
        </w:tc>
        <w:tc>
          <w:tcPr>
            <w:tcW w:w="850" w:type="dxa"/>
          </w:tcPr>
          <w:p w14:paraId="69D5D891" w14:textId="65BB1726" w:rsidR="00251F2F" w:rsidRPr="0037562D" w:rsidRDefault="00251F2F" w:rsidP="00251F2F">
            <w:pPr>
              <w:rPr>
                <w:sz w:val="20"/>
                <w:szCs w:val="20"/>
              </w:rPr>
            </w:pPr>
            <w:r w:rsidRPr="0037562D">
              <w:rPr>
                <w:sz w:val="20"/>
                <w:szCs w:val="20"/>
              </w:rPr>
              <w:lastRenderedPageBreak/>
              <w:t>Continuous in range 1-5</w:t>
            </w:r>
          </w:p>
        </w:tc>
      </w:tr>
      <w:tr w:rsidR="00251F2F" w:rsidRPr="0037562D" w14:paraId="5DFDACF7" w14:textId="77777777" w:rsidTr="5038A7C3">
        <w:tc>
          <w:tcPr>
            <w:tcW w:w="1555" w:type="dxa"/>
            <w:shd w:val="clear" w:color="auto" w:fill="588B13"/>
          </w:tcPr>
          <w:p w14:paraId="15F07069" w14:textId="0F3160F0" w:rsidR="00251F2F" w:rsidRPr="0037562D" w:rsidRDefault="00251F2F" w:rsidP="00251F2F">
            <w:pPr>
              <w:rPr>
                <w:sz w:val="20"/>
                <w:szCs w:val="20"/>
              </w:rPr>
            </w:pPr>
            <w:r w:rsidRPr="0037562D">
              <w:rPr>
                <w:sz w:val="20"/>
                <w:szCs w:val="20"/>
              </w:rPr>
              <w:t>Climate mitigation (alternative)</w:t>
            </w:r>
          </w:p>
        </w:tc>
        <w:tc>
          <w:tcPr>
            <w:tcW w:w="708" w:type="dxa"/>
          </w:tcPr>
          <w:p w14:paraId="44152E3B" w14:textId="1619EE44" w:rsidR="00251F2F" w:rsidRPr="0037562D" w:rsidRDefault="00251F2F" w:rsidP="00251F2F">
            <w:pPr>
              <w:rPr>
                <w:sz w:val="20"/>
                <w:szCs w:val="20"/>
              </w:rPr>
            </w:pPr>
            <w:r w:rsidRPr="0037562D">
              <w:rPr>
                <w:sz w:val="20"/>
                <w:szCs w:val="20"/>
              </w:rPr>
              <w:t>8.2</w:t>
            </w:r>
          </w:p>
        </w:tc>
        <w:tc>
          <w:tcPr>
            <w:tcW w:w="1985" w:type="dxa"/>
          </w:tcPr>
          <w:p w14:paraId="7B9B6F36" w14:textId="52D033C1" w:rsidR="00251F2F" w:rsidRPr="0037562D" w:rsidRDefault="00251F2F" w:rsidP="00251F2F">
            <w:pPr>
              <w:rPr>
                <w:sz w:val="20"/>
                <w:szCs w:val="20"/>
              </w:rPr>
            </w:pPr>
            <w:r w:rsidRPr="0037562D">
              <w:rPr>
                <w:sz w:val="20"/>
                <w:szCs w:val="20"/>
              </w:rPr>
              <w:t>For three field survey sites per farm, use tree and soil data to calculate carbon in above and below-ground biomass and in soil, converting to tonnes of carbon per hectare per year. Use IPCC and literature sources to calculate the carbon storage as a share of the maximum potential carbon storage on farmland. See indicator protocol.</w:t>
            </w:r>
          </w:p>
        </w:tc>
        <w:tc>
          <w:tcPr>
            <w:tcW w:w="1417" w:type="dxa"/>
          </w:tcPr>
          <w:p w14:paraId="15066C65" w14:textId="10CB5944" w:rsidR="00251F2F" w:rsidRPr="0037562D" w:rsidRDefault="00251F2F" w:rsidP="00251F2F">
            <w:pPr>
              <w:rPr>
                <w:sz w:val="20"/>
                <w:szCs w:val="20"/>
              </w:rPr>
            </w:pPr>
            <w:r w:rsidRPr="0037562D">
              <w:rPr>
                <w:sz w:val="20"/>
                <w:szCs w:val="20"/>
              </w:rPr>
              <w:t>%</w:t>
            </w:r>
          </w:p>
        </w:tc>
        <w:tc>
          <w:tcPr>
            <w:tcW w:w="1560" w:type="dxa"/>
          </w:tcPr>
          <w:p w14:paraId="3279293F" w14:textId="7F6D7075" w:rsidR="00251F2F" w:rsidRPr="0037562D" w:rsidRDefault="00251F2F" w:rsidP="00251F2F">
            <w:pPr>
              <w:rPr>
                <w:sz w:val="20"/>
                <w:szCs w:val="20"/>
              </w:rPr>
            </w:pPr>
            <w:r w:rsidRPr="0037562D">
              <w:rPr>
                <w:sz w:val="20"/>
                <w:szCs w:val="20"/>
              </w:rPr>
              <w:t>Take the median</w:t>
            </w:r>
          </w:p>
        </w:tc>
        <w:tc>
          <w:tcPr>
            <w:tcW w:w="1275" w:type="dxa"/>
          </w:tcPr>
          <w:p w14:paraId="6D302575" w14:textId="01DDE2AB" w:rsidR="00251F2F" w:rsidRPr="0037562D" w:rsidRDefault="00251F2F" w:rsidP="00251F2F">
            <w:pPr>
              <w:rPr>
                <w:sz w:val="20"/>
                <w:szCs w:val="20"/>
              </w:rPr>
            </w:pPr>
            <w:r w:rsidRPr="0037562D">
              <w:rPr>
                <w:sz w:val="20"/>
                <w:szCs w:val="20"/>
              </w:rPr>
              <w:t>Tonnes of carbon in above and below ground biomass and in soils, per hectare per year, as a share of the maximum potential.</w:t>
            </w:r>
          </w:p>
        </w:tc>
        <w:tc>
          <w:tcPr>
            <w:tcW w:w="850" w:type="dxa"/>
          </w:tcPr>
          <w:p w14:paraId="6B19F5F5" w14:textId="113B0E6D" w:rsidR="00251F2F" w:rsidRPr="0037562D" w:rsidRDefault="00251F2F" w:rsidP="00251F2F">
            <w:pPr>
              <w:rPr>
                <w:sz w:val="20"/>
                <w:szCs w:val="20"/>
              </w:rPr>
            </w:pPr>
            <w:r w:rsidRPr="0037562D">
              <w:rPr>
                <w:sz w:val="20"/>
                <w:szCs w:val="20"/>
              </w:rPr>
              <w:t>%</w:t>
            </w:r>
          </w:p>
        </w:tc>
      </w:tr>
      <w:tr w:rsidR="00251F2F" w:rsidRPr="0037562D" w14:paraId="16D4B54F" w14:textId="77777777" w:rsidTr="5038A7C3">
        <w:tc>
          <w:tcPr>
            <w:tcW w:w="1555" w:type="dxa"/>
            <w:shd w:val="clear" w:color="auto" w:fill="588B13"/>
          </w:tcPr>
          <w:p w14:paraId="3B7CA4D0" w14:textId="77777777" w:rsidR="00251F2F" w:rsidRPr="0037562D" w:rsidRDefault="00251F2F" w:rsidP="00251F2F">
            <w:pPr>
              <w:rPr>
                <w:sz w:val="20"/>
                <w:szCs w:val="20"/>
              </w:rPr>
            </w:pPr>
            <w:r w:rsidRPr="0037562D">
              <w:rPr>
                <w:sz w:val="20"/>
                <w:szCs w:val="20"/>
              </w:rPr>
              <w:t>Water</w:t>
            </w:r>
          </w:p>
        </w:tc>
        <w:tc>
          <w:tcPr>
            <w:tcW w:w="708" w:type="dxa"/>
          </w:tcPr>
          <w:p w14:paraId="37CB9A4D" w14:textId="22AD8083" w:rsidR="00251F2F" w:rsidRPr="0037562D" w:rsidRDefault="00251F2F" w:rsidP="00251F2F">
            <w:pPr>
              <w:rPr>
                <w:sz w:val="20"/>
                <w:szCs w:val="20"/>
              </w:rPr>
            </w:pPr>
            <w:r w:rsidRPr="0037562D">
              <w:rPr>
                <w:sz w:val="20"/>
                <w:szCs w:val="20"/>
              </w:rPr>
              <w:t>9.1</w:t>
            </w:r>
          </w:p>
        </w:tc>
        <w:tc>
          <w:tcPr>
            <w:tcW w:w="1985" w:type="dxa"/>
          </w:tcPr>
          <w:p w14:paraId="18EB548A" w14:textId="62515B05" w:rsidR="00251F2F" w:rsidRPr="0037562D" w:rsidRDefault="00251F2F" w:rsidP="00251F2F">
            <w:pPr>
              <w:rPr>
                <w:sz w:val="20"/>
                <w:szCs w:val="20"/>
              </w:rPr>
            </w:pPr>
            <w:r w:rsidRPr="0037562D">
              <w:rPr>
                <w:sz w:val="20"/>
                <w:szCs w:val="20"/>
              </w:rPr>
              <w:t>During which months of the year do you find it difficult to access enough water for your agricultural needs (e.g., growing crops, drinking water for livestock), in a normal year?</w:t>
            </w:r>
          </w:p>
        </w:tc>
        <w:tc>
          <w:tcPr>
            <w:tcW w:w="1417" w:type="dxa"/>
          </w:tcPr>
          <w:p w14:paraId="17170070" w14:textId="2610CF47" w:rsidR="00251F2F" w:rsidRPr="0037562D" w:rsidRDefault="00251F2F" w:rsidP="00251F2F">
            <w:pPr>
              <w:rPr>
                <w:sz w:val="20"/>
                <w:szCs w:val="20"/>
              </w:rPr>
            </w:pPr>
            <w:r w:rsidRPr="0037562D">
              <w:rPr>
                <w:sz w:val="20"/>
                <w:szCs w:val="20"/>
              </w:rPr>
              <w:t>Count of months, per year</w:t>
            </w:r>
          </w:p>
        </w:tc>
        <w:tc>
          <w:tcPr>
            <w:tcW w:w="1560" w:type="dxa"/>
          </w:tcPr>
          <w:p w14:paraId="6878750B" w14:textId="08B9C51B" w:rsidR="00251F2F" w:rsidRPr="0037562D" w:rsidRDefault="00251F2F" w:rsidP="00251F2F">
            <w:pPr>
              <w:rPr>
                <w:sz w:val="20"/>
                <w:szCs w:val="20"/>
              </w:rPr>
            </w:pPr>
            <w:r w:rsidRPr="0037562D">
              <w:rPr>
                <w:sz w:val="20"/>
                <w:szCs w:val="20"/>
              </w:rPr>
              <w:t xml:space="preserve"># months with agricultural water stress </w:t>
            </w:r>
            <w:r>
              <w:rPr>
                <w:sz w:val="20"/>
                <w:szCs w:val="20"/>
              </w:rPr>
              <w:t xml:space="preserve">per year </w:t>
            </w:r>
            <w:r w:rsidRPr="0037562D">
              <w:rPr>
                <w:sz w:val="20"/>
                <w:szCs w:val="20"/>
              </w:rPr>
              <w:t xml:space="preserve">divided by </w:t>
            </w:r>
            <w:r>
              <w:rPr>
                <w:sz w:val="20"/>
                <w:szCs w:val="20"/>
              </w:rPr>
              <w:t>12</w:t>
            </w:r>
          </w:p>
        </w:tc>
        <w:tc>
          <w:tcPr>
            <w:tcW w:w="1275" w:type="dxa"/>
          </w:tcPr>
          <w:p w14:paraId="499F167A" w14:textId="63DE1311" w:rsidR="00251F2F" w:rsidRPr="0037562D" w:rsidRDefault="00251F2F" w:rsidP="00251F2F">
            <w:pPr>
              <w:rPr>
                <w:sz w:val="20"/>
                <w:szCs w:val="20"/>
              </w:rPr>
            </w:pPr>
            <w:r w:rsidRPr="0037562D">
              <w:rPr>
                <w:sz w:val="20"/>
                <w:szCs w:val="20"/>
              </w:rPr>
              <w:t xml:space="preserve">Proportion of months of agricultural water stress </w:t>
            </w:r>
          </w:p>
          <w:p w14:paraId="702F1537" w14:textId="77777777" w:rsidR="00251F2F" w:rsidRPr="0037562D" w:rsidRDefault="00251F2F" w:rsidP="00251F2F">
            <w:pPr>
              <w:rPr>
                <w:sz w:val="20"/>
                <w:szCs w:val="20"/>
              </w:rPr>
            </w:pPr>
          </w:p>
        </w:tc>
        <w:tc>
          <w:tcPr>
            <w:tcW w:w="850" w:type="dxa"/>
          </w:tcPr>
          <w:p w14:paraId="594DC03C" w14:textId="208CCC4A" w:rsidR="00251F2F" w:rsidRPr="0037562D" w:rsidRDefault="00251F2F" w:rsidP="00251F2F">
            <w:pPr>
              <w:rPr>
                <w:sz w:val="20"/>
                <w:szCs w:val="20"/>
              </w:rPr>
            </w:pPr>
            <w:r w:rsidRPr="0037562D">
              <w:rPr>
                <w:sz w:val="20"/>
                <w:szCs w:val="20"/>
              </w:rPr>
              <w:t>%</w:t>
            </w:r>
          </w:p>
        </w:tc>
      </w:tr>
      <w:tr w:rsidR="00251F2F" w:rsidRPr="0037562D" w14:paraId="167A2487" w14:textId="77777777" w:rsidTr="5038A7C3">
        <w:tc>
          <w:tcPr>
            <w:tcW w:w="1555" w:type="dxa"/>
            <w:vMerge w:val="restart"/>
            <w:shd w:val="clear" w:color="auto" w:fill="588B13"/>
          </w:tcPr>
          <w:p w14:paraId="793C66AC" w14:textId="77777777" w:rsidR="00251F2F" w:rsidRPr="0037562D" w:rsidRDefault="00251F2F" w:rsidP="00251F2F">
            <w:pPr>
              <w:rPr>
                <w:sz w:val="20"/>
                <w:szCs w:val="20"/>
              </w:rPr>
            </w:pPr>
            <w:r w:rsidRPr="0037562D">
              <w:rPr>
                <w:sz w:val="20"/>
                <w:szCs w:val="20"/>
              </w:rPr>
              <w:lastRenderedPageBreak/>
              <w:t>Energy use</w:t>
            </w:r>
          </w:p>
        </w:tc>
        <w:tc>
          <w:tcPr>
            <w:tcW w:w="708" w:type="dxa"/>
          </w:tcPr>
          <w:p w14:paraId="1D3BBF8F" w14:textId="09244865" w:rsidR="00251F2F" w:rsidRPr="0037562D" w:rsidRDefault="00251F2F" w:rsidP="00251F2F">
            <w:pPr>
              <w:rPr>
                <w:sz w:val="20"/>
                <w:szCs w:val="20"/>
              </w:rPr>
            </w:pPr>
            <w:r w:rsidRPr="0037562D">
              <w:rPr>
                <w:sz w:val="20"/>
                <w:szCs w:val="20"/>
              </w:rPr>
              <w:t>10.1</w:t>
            </w:r>
          </w:p>
        </w:tc>
        <w:tc>
          <w:tcPr>
            <w:tcW w:w="1985" w:type="dxa"/>
          </w:tcPr>
          <w:p w14:paraId="6121EF6D" w14:textId="67114775" w:rsidR="00251F2F" w:rsidRPr="0037562D" w:rsidRDefault="00251F2F" w:rsidP="00251F2F">
            <w:pPr>
              <w:rPr>
                <w:sz w:val="20"/>
                <w:szCs w:val="20"/>
              </w:rPr>
            </w:pPr>
            <w:r w:rsidRPr="0037562D">
              <w:rPr>
                <w:sz w:val="20"/>
                <w:szCs w:val="20"/>
              </w:rPr>
              <w:t>What types of energy do you use for:</w:t>
            </w:r>
          </w:p>
          <w:p w14:paraId="0BA81A63" w14:textId="77777777" w:rsidR="00251F2F" w:rsidRPr="0037562D" w:rsidRDefault="00251F2F" w:rsidP="00251F2F">
            <w:pPr>
              <w:pStyle w:val="ListParagraph"/>
              <w:numPr>
                <w:ilvl w:val="0"/>
                <w:numId w:val="57"/>
              </w:numPr>
              <w:ind w:left="281" w:hanging="283"/>
              <w:rPr>
                <w:sz w:val="20"/>
                <w:szCs w:val="20"/>
              </w:rPr>
            </w:pPr>
            <w:r w:rsidRPr="0037562D">
              <w:rPr>
                <w:sz w:val="20"/>
                <w:szCs w:val="20"/>
              </w:rPr>
              <w:t>Irrigation (select all relevant)</w:t>
            </w:r>
          </w:p>
          <w:p w14:paraId="3BD1F6C0" w14:textId="77777777" w:rsidR="00251F2F" w:rsidRPr="0037562D" w:rsidRDefault="00251F2F" w:rsidP="00251F2F">
            <w:pPr>
              <w:pStyle w:val="ListParagraph"/>
              <w:numPr>
                <w:ilvl w:val="0"/>
                <w:numId w:val="57"/>
              </w:numPr>
              <w:ind w:left="281" w:hanging="283"/>
              <w:rPr>
                <w:sz w:val="20"/>
                <w:szCs w:val="20"/>
              </w:rPr>
            </w:pPr>
            <w:r w:rsidRPr="0037562D">
              <w:rPr>
                <w:sz w:val="20"/>
                <w:szCs w:val="20"/>
              </w:rPr>
              <w:t>Tillage, sowing or harvesting (select all relevant)</w:t>
            </w:r>
          </w:p>
          <w:p w14:paraId="4430F4E7" w14:textId="77777777" w:rsidR="00251F2F" w:rsidRPr="0037562D" w:rsidRDefault="00251F2F" w:rsidP="00251F2F">
            <w:pPr>
              <w:pStyle w:val="ListParagraph"/>
              <w:numPr>
                <w:ilvl w:val="0"/>
                <w:numId w:val="57"/>
              </w:numPr>
              <w:ind w:left="281" w:hanging="283"/>
              <w:rPr>
                <w:sz w:val="20"/>
                <w:szCs w:val="20"/>
              </w:rPr>
            </w:pPr>
            <w:r w:rsidRPr="0037562D">
              <w:rPr>
                <w:sz w:val="20"/>
                <w:szCs w:val="20"/>
              </w:rPr>
              <w:t>Cooking (select all relevant)</w:t>
            </w:r>
          </w:p>
          <w:p w14:paraId="18309A28" w14:textId="72AFF2BB" w:rsidR="00251F2F" w:rsidRPr="0037562D" w:rsidRDefault="00251F2F" w:rsidP="00251F2F">
            <w:pPr>
              <w:pStyle w:val="ListParagraph"/>
              <w:numPr>
                <w:ilvl w:val="0"/>
                <w:numId w:val="57"/>
              </w:numPr>
              <w:ind w:left="281" w:hanging="283"/>
              <w:rPr>
                <w:sz w:val="20"/>
                <w:szCs w:val="20"/>
              </w:rPr>
            </w:pPr>
            <w:r w:rsidRPr="0037562D">
              <w:rPr>
                <w:sz w:val="20"/>
                <w:szCs w:val="20"/>
              </w:rPr>
              <w:t>Cleaning, processing, or transporting harvested food (select all relevant)</w:t>
            </w:r>
          </w:p>
        </w:tc>
        <w:tc>
          <w:tcPr>
            <w:tcW w:w="1417" w:type="dxa"/>
          </w:tcPr>
          <w:p w14:paraId="310F6B9F" w14:textId="48DA7D30" w:rsidR="00251F2F" w:rsidRPr="0037562D" w:rsidRDefault="00251F2F" w:rsidP="00251F2F">
            <w:pPr>
              <w:rPr>
                <w:sz w:val="20"/>
                <w:szCs w:val="20"/>
              </w:rPr>
            </w:pPr>
            <w:r w:rsidRPr="0037562D">
              <w:rPr>
                <w:sz w:val="20"/>
                <w:szCs w:val="20"/>
              </w:rPr>
              <w:t>5- All renewable</w:t>
            </w:r>
          </w:p>
          <w:p w14:paraId="45693D07" w14:textId="2E1BED62" w:rsidR="00251F2F" w:rsidRPr="0037562D" w:rsidRDefault="00251F2F" w:rsidP="00251F2F">
            <w:pPr>
              <w:rPr>
                <w:sz w:val="20"/>
                <w:szCs w:val="20"/>
              </w:rPr>
            </w:pPr>
            <w:r w:rsidRPr="0037562D">
              <w:rPr>
                <w:sz w:val="20"/>
                <w:szCs w:val="20"/>
              </w:rPr>
              <w:t>3- Renewable and non-renewable</w:t>
            </w:r>
          </w:p>
          <w:p w14:paraId="1B96B5C4" w14:textId="2CA8C544" w:rsidR="00251F2F" w:rsidRPr="0037562D" w:rsidRDefault="00251F2F" w:rsidP="00251F2F">
            <w:pPr>
              <w:rPr>
                <w:sz w:val="20"/>
                <w:szCs w:val="20"/>
              </w:rPr>
            </w:pPr>
            <w:r w:rsidRPr="0037562D">
              <w:rPr>
                <w:sz w:val="20"/>
                <w:szCs w:val="20"/>
              </w:rPr>
              <w:t>1- Non-renewable</w:t>
            </w:r>
          </w:p>
        </w:tc>
        <w:tc>
          <w:tcPr>
            <w:tcW w:w="1560" w:type="dxa"/>
            <w:vMerge w:val="restart"/>
          </w:tcPr>
          <w:p w14:paraId="7FC7F3BF" w14:textId="16FFAD3C" w:rsidR="00251F2F" w:rsidRPr="0037562D" w:rsidRDefault="00251F2F" w:rsidP="00251F2F">
            <w:pPr>
              <w:rPr>
                <w:sz w:val="20"/>
                <w:szCs w:val="20"/>
              </w:rPr>
            </w:pPr>
            <w:r w:rsidRPr="0037562D">
              <w:rPr>
                <w:sz w:val="20"/>
                <w:szCs w:val="20"/>
              </w:rPr>
              <w:t xml:space="preserve">Take the median </w:t>
            </w:r>
          </w:p>
        </w:tc>
        <w:tc>
          <w:tcPr>
            <w:tcW w:w="1275" w:type="dxa"/>
            <w:vMerge w:val="restart"/>
          </w:tcPr>
          <w:p w14:paraId="34DED488" w14:textId="082305A1" w:rsidR="00251F2F" w:rsidRPr="0037562D" w:rsidRDefault="00251F2F" w:rsidP="00251F2F">
            <w:pPr>
              <w:rPr>
                <w:sz w:val="20"/>
                <w:szCs w:val="20"/>
              </w:rPr>
            </w:pPr>
            <w:r w:rsidRPr="0037562D">
              <w:rPr>
                <w:sz w:val="20"/>
                <w:szCs w:val="20"/>
              </w:rPr>
              <w:t>Sustainability of energy use with scores from 1 (Non-renewable and externally produced) to 5 (Renewable and self-produced)</w:t>
            </w:r>
          </w:p>
        </w:tc>
        <w:tc>
          <w:tcPr>
            <w:tcW w:w="850" w:type="dxa"/>
            <w:vMerge w:val="restart"/>
          </w:tcPr>
          <w:p w14:paraId="638C3FD8" w14:textId="0909A3AD" w:rsidR="00251F2F" w:rsidRPr="00C657BF" w:rsidRDefault="00251F2F" w:rsidP="00251F2F">
            <w:pPr>
              <w:rPr>
                <w:sz w:val="20"/>
                <w:szCs w:val="20"/>
              </w:rPr>
            </w:pPr>
            <w:r w:rsidRPr="0037562D">
              <w:rPr>
                <w:sz w:val="20"/>
                <w:szCs w:val="20"/>
              </w:rPr>
              <w:t>Continuous in range 1 to 5</w:t>
            </w:r>
          </w:p>
        </w:tc>
      </w:tr>
      <w:tr w:rsidR="00251F2F" w:rsidRPr="0037562D" w14:paraId="64CC79EF" w14:textId="77777777" w:rsidTr="5038A7C3">
        <w:tc>
          <w:tcPr>
            <w:tcW w:w="1555" w:type="dxa"/>
            <w:vMerge/>
          </w:tcPr>
          <w:p w14:paraId="2EFD1F10" w14:textId="77777777" w:rsidR="00251F2F" w:rsidRPr="0037562D" w:rsidRDefault="00251F2F" w:rsidP="00251F2F">
            <w:pPr>
              <w:rPr>
                <w:sz w:val="20"/>
                <w:szCs w:val="20"/>
              </w:rPr>
            </w:pPr>
          </w:p>
        </w:tc>
        <w:tc>
          <w:tcPr>
            <w:tcW w:w="708" w:type="dxa"/>
          </w:tcPr>
          <w:p w14:paraId="3F9D825A" w14:textId="008156A1" w:rsidR="00251F2F" w:rsidRPr="0037562D" w:rsidRDefault="00251F2F" w:rsidP="00251F2F">
            <w:pPr>
              <w:rPr>
                <w:sz w:val="20"/>
                <w:szCs w:val="20"/>
              </w:rPr>
            </w:pPr>
            <w:r w:rsidRPr="0037562D">
              <w:rPr>
                <w:sz w:val="20"/>
                <w:szCs w:val="20"/>
              </w:rPr>
              <w:t>10.2</w:t>
            </w:r>
          </w:p>
        </w:tc>
        <w:tc>
          <w:tcPr>
            <w:tcW w:w="1985" w:type="dxa"/>
          </w:tcPr>
          <w:p w14:paraId="189E92DC" w14:textId="6B49C72D" w:rsidR="00251F2F" w:rsidRPr="0037562D" w:rsidRDefault="00251F2F" w:rsidP="00251F2F">
            <w:pPr>
              <w:rPr>
                <w:sz w:val="20"/>
                <w:szCs w:val="20"/>
              </w:rPr>
            </w:pPr>
            <w:r w:rsidRPr="0037562D">
              <w:rPr>
                <w:sz w:val="20"/>
                <w:szCs w:val="20"/>
              </w:rPr>
              <w:t>Where do you source most of your energy?</w:t>
            </w:r>
          </w:p>
        </w:tc>
        <w:tc>
          <w:tcPr>
            <w:tcW w:w="1417" w:type="dxa"/>
          </w:tcPr>
          <w:p w14:paraId="6D431FC9" w14:textId="77777777" w:rsidR="00251F2F" w:rsidRPr="0037562D" w:rsidRDefault="00251F2F" w:rsidP="00251F2F">
            <w:pPr>
              <w:rPr>
                <w:sz w:val="20"/>
                <w:szCs w:val="20"/>
              </w:rPr>
            </w:pPr>
            <w:r w:rsidRPr="0037562D">
              <w:rPr>
                <w:sz w:val="20"/>
                <w:szCs w:val="20"/>
              </w:rPr>
              <w:t>5 - All energy is self-produced, exchanged with other farmers or managed collectively.</w:t>
            </w:r>
          </w:p>
          <w:p w14:paraId="43274FF1" w14:textId="77777777" w:rsidR="00251F2F" w:rsidRPr="0037562D" w:rsidRDefault="00251F2F" w:rsidP="00251F2F">
            <w:pPr>
              <w:rPr>
                <w:sz w:val="20"/>
                <w:szCs w:val="20"/>
              </w:rPr>
            </w:pPr>
            <w:r w:rsidRPr="0037562D">
              <w:rPr>
                <w:sz w:val="20"/>
                <w:szCs w:val="20"/>
              </w:rPr>
              <w:t>4 - 25% of energy is purchased from the market, the other 75% is self-produced or exchanged.</w:t>
            </w:r>
          </w:p>
          <w:p w14:paraId="56329602" w14:textId="77777777" w:rsidR="00251F2F" w:rsidRPr="0037562D" w:rsidRDefault="00251F2F" w:rsidP="00251F2F">
            <w:pPr>
              <w:rPr>
                <w:sz w:val="20"/>
                <w:szCs w:val="20"/>
              </w:rPr>
            </w:pPr>
            <w:r w:rsidRPr="0037562D">
              <w:rPr>
                <w:sz w:val="20"/>
                <w:szCs w:val="20"/>
              </w:rPr>
              <w:t xml:space="preserve">3 - 50% of energy is purchased from the market, the other 50% produced on farm/within the agroecosystem or exchanged </w:t>
            </w:r>
            <w:r w:rsidRPr="0037562D">
              <w:rPr>
                <w:sz w:val="20"/>
                <w:szCs w:val="20"/>
              </w:rPr>
              <w:lastRenderedPageBreak/>
              <w:t>with other members of the community.</w:t>
            </w:r>
          </w:p>
          <w:p w14:paraId="6DB1B32D" w14:textId="77777777" w:rsidR="00251F2F" w:rsidRPr="0037562D" w:rsidRDefault="00251F2F" w:rsidP="00251F2F">
            <w:pPr>
              <w:rPr>
                <w:sz w:val="20"/>
                <w:szCs w:val="20"/>
              </w:rPr>
            </w:pPr>
            <w:r w:rsidRPr="0037562D">
              <w:rPr>
                <w:sz w:val="20"/>
                <w:szCs w:val="20"/>
              </w:rPr>
              <w:t>2 - 75% of energy is purchased from the market, the other 25% is produced on farm/within the agroecosystem or exchanged with other members of the community.</w:t>
            </w:r>
          </w:p>
          <w:p w14:paraId="5533A721" w14:textId="77777777" w:rsidR="00251F2F" w:rsidRPr="0037562D" w:rsidRDefault="00251F2F" w:rsidP="00251F2F">
            <w:pPr>
              <w:rPr>
                <w:sz w:val="20"/>
                <w:szCs w:val="20"/>
              </w:rPr>
            </w:pPr>
            <w:r w:rsidRPr="0037562D">
              <w:rPr>
                <w:sz w:val="20"/>
                <w:szCs w:val="20"/>
              </w:rPr>
              <w:t>1 - All energy is purchased from the market.</w:t>
            </w:r>
          </w:p>
          <w:p w14:paraId="1674C56F" w14:textId="77777777" w:rsidR="00251F2F" w:rsidRPr="0037562D" w:rsidRDefault="00251F2F" w:rsidP="00251F2F">
            <w:pPr>
              <w:rPr>
                <w:sz w:val="20"/>
                <w:szCs w:val="20"/>
                <w:highlight w:val="yellow"/>
              </w:rPr>
            </w:pPr>
          </w:p>
        </w:tc>
        <w:tc>
          <w:tcPr>
            <w:tcW w:w="1560" w:type="dxa"/>
            <w:vMerge/>
          </w:tcPr>
          <w:p w14:paraId="18C7000E" w14:textId="77777777" w:rsidR="00251F2F" w:rsidRPr="0037562D" w:rsidRDefault="00251F2F" w:rsidP="00251F2F">
            <w:pPr>
              <w:rPr>
                <w:sz w:val="20"/>
                <w:szCs w:val="20"/>
              </w:rPr>
            </w:pPr>
          </w:p>
        </w:tc>
        <w:tc>
          <w:tcPr>
            <w:tcW w:w="1275" w:type="dxa"/>
            <w:vMerge/>
          </w:tcPr>
          <w:p w14:paraId="2559CC90" w14:textId="77777777" w:rsidR="00251F2F" w:rsidRPr="0037562D" w:rsidRDefault="00251F2F" w:rsidP="00251F2F">
            <w:pPr>
              <w:rPr>
                <w:sz w:val="20"/>
                <w:szCs w:val="20"/>
              </w:rPr>
            </w:pPr>
          </w:p>
        </w:tc>
        <w:tc>
          <w:tcPr>
            <w:tcW w:w="850" w:type="dxa"/>
            <w:vMerge/>
          </w:tcPr>
          <w:p w14:paraId="010981FD" w14:textId="77777777" w:rsidR="00251F2F" w:rsidRPr="0037562D" w:rsidRDefault="00251F2F" w:rsidP="00251F2F">
            <w:pPr>
              <w:rPr>
                <w:sz w:val="20"/>
                <w:szCs w:val="20"/>
              </w:rPr>
            </w:pPr>
          </w:p>
        </w:tc>
      </w:tr>
      <w:tr w:rsidR="00251F2F" w:rsidRPr="0037562D" w14:paraId="6292A2A5" w14:textId="77777777" w:rsidTr="5038A7C3">
        <w:tc>
          <w:tcPr>
            <w:tcW w:w="1555" w:type="dxa"/>
            <w:shd w:val="clear" w:color="auto" w:fill="9A2A8D"/>
          </w:tcPr>
          <w:p w14:paraId="4A25366F" w14:textId="6B5ABDCA" w:rsidR="00251F2F" w:rsidRDefault="00251F2F" w:rsidP="00251F2F">
            <w:pPr>
              <w:rPr>
                <w:sz w:val="20"/>
                <w:szCs w:val="20"/>
              </w:rPr>
            </w:pPr>
            <w:r w:rsidRPr="0037562D">
              <w:rPr>
                <w:sz w:val="20"/>
                <w:szCs w:val="20"/>
              </w:rPr>
              <w:t>Income (1)</w:t>
            </w:r>
          </w:p>
          <w:p w14:paraId="66D80776" w14:textId="72AF3A0D" w:rsidR="00251F2F" w:rsidRPr="00FD4CC9" w:rsidRDefault="00251F2F" w:rsidP="00251F2F">
            <w:pPr>
              <w:jc w:val="center"/>
              <w:rPr>
                <w:sz w:val="20"/>
                <w:szCs w:val="20"/>
              </w:rPr>
            </w:pPr>
          </w:p>
        </w:tc>
        <w:tc>
          <w:tcPr>
            <w:tcW w:w="708" w:type="dxa"/>
          </w:tcPr>
          <w:p w14:paraId="08A33175" w14:textId="39C129BE" w:rsidR="00251F2F" w:rsidRPr="0037562D" w:rsidRDefault="00251F2F" w:rsidP="00251F2F">
            <w:pPr>
              <w:rPr>
                <w:sz w:val="20"/>
                <w:szCs w:val="20"/>
              </w:rPr>
            </w:pPr>
            <w:r w:rsidRPr="0037562D">
              <w:rPr>
                <w:sz w:val="20"/>
                <w:szCs w:val="20"/>
              </w:rPr>
              <w:t>11.1</w:t>
            </w:r>
          </w:p>
        </w:tc>
        <w:tc>
          <w:tcPr>
            <w:tcW w:w="1985" w:type="dxa"/>
          </w:tcPr>
          <w:p w14:paraId="77AD0515" w14:textId="40D2D09B" w:rsidR="00251F2F" w:rsidRPr="0037562D" w:rsidRDefault="00251F2F" w:rsidP="00251F2F">
            <w:pPr>
              <w:rPr>
                <w:sz w:val="20"/>
                <w:szCs w:val="20"/>
              </w:rPr>
            </w:pPr>
            <w:r w:rsidRPr="0037562D">
              <w:rPr>
                <w:sz w:val="20"/>
                <w:szCs w:val="20"/>
              </w:rPr>
              <w:t>Total household income in the last 12 months</w:t>
            </w:r>
          </w:p>
        </w:tc>
        <w:tc>
          <w:tcPr>
            <w:tcW w:w="1417" w:type="dxa"/>
          </w:tcPr>
          <w:p w14:paraId="43A8DD95" w14:textId="61EB7E28" w:rsidR="00251F2F" w:rsidRPr="0037562D" w:rsidRDefault="00251F2F" w:rsidP="00251F2F">
            <w:pPr>
              <w:rPr>
                <w:sz w:val="20"/>
                <w:szCs w:val="20"/>
              </w:rPr>
            </w:pPr>
            <w:r w:rsidRPr="0037562D">
              <w:rPr>
                <w:sz w:val="20"/>
                <w:szCs w:val="20"/>
              </w:rPr>
              <w:t>[Value in local currency]</w:t>
            </w:r>
          </w:p>
        </w:tc>
        <w:tc>
          <w:tcPr>
            <w:tcW w:w="1560" w:type="dxa"/>
          </w:tcPr>
          <w:p w14:paraId="404966C9" w14:textId="20A5B472" w:rsidR="00251F2F" w:rsidRPr="0037562D" w:rsidRDefault="00251F2F" w:rsidP="00251F2F">
            <w:pPr>
              <w:rPr>
                <w:sz w:val="20"/>
                <w:szCs w:val="20"/>
              </w:rPr>
            </w:pPr>
            <w:r w:rsidRPr="0037562D">
              <w:rPr>
                <w:sz w:val="20"/>
                <w:szCs w:val="20"/>
              </w:rPr>
              <w:t>Calculate the ratio between the total household income and the national average household income</w:t>
            </w:r>
          </w:p>
        </w:tc>
        <w:tc>
          <w:tcPr>
            <w:tcW w:w="1275" w:type="dxa"/>
          </w:tcPr>
          <w:p w14:paraId="5AF8F5B3" w14:textId="15F4EDB5" w:rsidR="00251F2F" w:rsidRPr="0037562D" w:rsidRDefault="00251F2F" w:rsidP="00251F2F">
            <w:pPr>
              <w:rPr>
                <w:sz w:val="20"/>
                <w:szCs w:val="20"/>
              </w:rPr>
            </w:pPr>
            <w:r w:rsidRPr="0037562D">
              <w:rPr>
                <w:sz w:val="20"/>
                <w:szCs w:val="20"/>
              </w:rPr>
              <w:t>Total household income in the last 12 months, relative to national average</w:t>
            </w:r>
          </w:p>
        </w:tc>
        <w:tc>
          <w:tcPr>
            <w:tcW w:w="850" w:type="dxa"/>
          </w:tcPr>
          <w:p w14:paraId="1BF6B536" w14:textId="74C1146D" w:rsidR="00251F2F" w:rsidRPr="0037562D" w:rsidRDefault="00251F2F" w:rsidP="00251F2F">
            <w:pPr>
              <w:rPr>
                <w:sz w:val="20"/>
                <w:szCs w:val="20"/>
              </w:rPr>
            </w:pPr>
            <w:r w:rsidRPr="0037562D">
              <w:rPr>
                <w:sz w:val="20"/>
                <w:szCs w:val="20"/>
              </w:rPr>
              <w:t>Continuous</w:t>
            </w:r>
          </w:p>
        </w:tc>
      </w:tr>
      <w:tr w:rsidR="00251F2F" w:rsidRPr="0037562D" w14:paraId="13A58120" w14:textId="77777777" w:rsidTr="5038A7C3">
        <w:tc>
          <w:tcPr>
            <w:tcW w:w="1555" w:type="dxa"/>
            <w:shd w:val="clear" w:color="auto" w:fill="9A2A8D"/>
          </w:tcPr>
          <w:p w14:paraId="1BAD7BE9" w14:textId="3047B5BA" w:rsidR="00251F2F" w:rsidRPr="0037562D" w:rsidRDefault="00251F2F" w:rsidP="00251F2F">
            <w:pPr>
              <w:rPr>
                <w:sz w:val="20"/>
                <w:szCs w:val="20"/>
              </w:rPr>
            </w:pPr>
            <w:r w:rsidRPr="0037562D">
              <w:rPr>
                <w:sz w:val="20"/>
                <w:szCs w:val="20"/>
              </w:rPr>
              <w:t>Income (2)</w:t>
            </w:r>
          </w:p>
        </w:tc>
        <w:tc>
          <w:tcPr>
            <w:tcW w:w="708" w:type="dxa"/>
          </w:tcPr>
          <w:p w14:paraId="69774D7E" w14:textId="1ACFEDF4" w:rsidR="00251F2F" w:rsidRPr="0037562D" w:rsidRDefault="00251F2F" w:rsidP="00251F2F">
            <w:pPr>
              <w:rPr>
                <w:sz w:val="20"/>
                <w:szCs w:val="20"/>
              </w:rPr>
            </w:pPr>
            <w:r w:rsidRPr="0037562D">
              <w:rPr>
                <w:sz w:val="20"/>
                <w:szCs w:val="20"/>
              </w:rPr>
              <w:t>11.2</w:t>
            </w:r>
          </w:p>
        </w:tc>
        <w:tc>
          <w:tcPr>
            <w:tcW w:w="1985" w:type="dxa"/>
          </w:tcPr>
          <w:p w14:paraId="20E4CF4A" w14:textId="479D80EE" w:rsidR="00251F2F" w:rsidRPr="0037562D" w:rsidRDefault="00251F2F" w:rsidP="00251F2F">
            <w:pPr>
              <w:rPr>
                <w:rFonts w:eastAsia="Calibri" w:cs="Calibri"/>
                <w:sz w:val="20"/>
                <w:szCs w:val="20"/>
              </w:rPr>
            </w:pPr>
            <w:r w:rsidRPr="0037562D">
              <w:rPr>
                <w:rFonts w:eastAsia="Calibri" w:cs="Calibri"/>
                <w:sz w:val="20"/>
                <w:szCs w:val="20"/>
              </w:rPr>
              <w:t>How would you rate the stability of household income?</w:t>
            </w:r>
          </w:p>
        </w:tc>
        <w:tc>
          <w:tcPr>
            <w:tcW w:w="1417" w:type="dxa"/>
          </w:tcPr>
          <w:p w14:paraId="409788A0" w14:textId="28D13E88" w:rsidR="00251F2F" w:rsidRPr="0037562D" w:rsidRDefault="00251F2F" w:rsidP="00251F2F">
            <w:pPr>
              <w:rPr>
                <w:rFonts w:eastAsia="Calibri" w:cs="Calibri"/>
                <w:sz w:val="20"/>
                <w:szCs w:val="20"/>
              </w:rPr>
            </w:pPr>
            <w:r w:rsidRPr="0037562D">
              <w:rPr>
                <w:rFonts w:eastAsia="Calibri" w:cs="Calibri"/>
                <w:sz w:val="20"/>
                <w:szCs w:val="20"/>
              </w:rPr>
              <w:t>5 - Income is increasing over time</w:t>
            </w:r>
          </w:p>
          <w:p w14:paraId="106134C6" w14:textId="2590386C" w:rsidR="00251F2F" w:rsidRPr="0037562D" w:rsidRDefault="00251F2F" w:rsidP="00251F2F">
            <w:pPr>
              <w:rPr>
                <w:rFonts w:eastAsia="Calibri" w:cs="Calibri"/>
                <w:sz w:val="20"/>
                <w:szCs w:val="20"/>
              </w:rPr>
            </w:pPr>
            <w:r w:rsidRPr="0037562D">
              <w:rPr>
                <w:rFonts w:eastAsia="Calibri" w:cs="Calibri"/>
                <w:sz w:val="20"/>
                <w:szCs w:val="20"/>
              </w:rPr>
              <w:t>4 – Income is stable over time</w:t>
            </w:r>
          </w:p>
          <w:p w14:paraId="7C3250D0" w14:textId="2F3529C5" w:rsidR="00251F2F" w:rsidRPr="0037562D" w:rsidRDefault="00251F2F" w:rsidP="00251F2F">
            <w:pPr>
              <w:rPr>
                <w:rFonts w:eastAsia="Calibri" w:cs="Calibri"/>
                <w:sz w:val="20"/>
                <w:szCs w:val="20"/>
              </w:rPr>
            </w:pPr>
            <w:r w:rsidRPr="0037562D">
              <w:rPr>
                <w:rFonts w:eastAsia="Calibri" w:cs="Calibri"/>
                <w:sz w:val="20"/>
                <w:szCs w:val="20"/>
              </w:rPr>
              <w:t>3 - Income varies little from year to year</w:t>
            </w:r>
          </w:p>
          <w:p w14:paraId="3153474E" w14:textId="0067F52B" w:rsidR="00251F2F" w:rsidRPr="0037562D" w:rsidRDefault="00251F2F" w:rsidP="00251F2F">
            <w:pPr>
              <w:rPr>
                <w:rFonts w:eastAsia="Calibri" w:cs="Calibri"/>
                <w:sz w:val="20"/>
                <w:szCs w:val="20"/>
              </w:rPr>
            </w:pPr>
            <w:r w:rsidRPr="0037562D">
              <w:rPr>
                <w:rFonts w:eastAsia="Calibri" w:cs="Calibri"/>
                <w:sz w:val="20"/>
                <w:szCs w:val="20"/>
              </w:rPr>
              <w:lastRenderedPageBreak/>
              <w:t>2 - Income varies from year to year</w:t>
            </w:r>
          </w:p>
          <w:p w14:paraId="04F10EAC" w14:textId="62E34C08" w:rsidR="00251F2F" w:rsidRPr="0037562D" w:rsidRDefault="00251F2F" w:rsidP="00251F2F">
            <w:pPr>
              <w:rPr>
                <w:sz w:val="20"/>
                <w:szCs w:val="20"/>
              </w:rPr>
            </w:pPr>
            <w:r w:rsidRPr="0037562D">
              <w:rPr>
                <w:rFonts w:eastAsia="Calibri" w:cs="Calibri"/>
                <w:sz w:val="20"/>
                <w:szCs w:val="20"/>
              </w:rPr>
              <w:t>1 - Income is on a decreasing trend</w:t>
            </w:r>
          </w:p>
        </w:tc>
        <w:tc>
          <w:tcPr>
            <w:tcW w:w="1560" w:type="dxa"/>
          </w:tcPr>
          <w:p w14:paraId="2ECC8639" w14:textId="6F79CFEC" w:rsidR="00251F2F" w:rsidRPr="0037562D" w:rsidRDefault="00251F2F" w:rsidP="00251F2F">
            <w:pPr>
              <w:rPr>
                <w:sz w:val="20"/>
                <w:szCs w:val="20"/>
              </w:rPr>
            </w:pPr>
            <w:r w:rsidRPr="0037562D">
              <w:rPr>
                <w:sz w:val="20"/>
                <w:szCs w:val="20"/>
              </w:rPr>
              <w:lastRenderedPageBreak/>
              <w:t>n/a</w:t>
            </w:r>
          </w:p>
        </w:tc>
        <w:tc>
          <w:tcPr>
            <w:tcW w:w="1275" w:type="dxa"/>
          </w:tcPr>
          <w:p w14:paraId="7745F2D9" w14:textId="029A0B4C" w:rsidR="00251F2F" w:rsidRPr="0037562D" w:rsidRDefault="00251F2F" w:rsidP="00251F2F">
            <w:pPr>
              <w:rPr>
                <w:sz w:val="20"/>
                <w:szCs w:val="20"/>
              </w:rPr>
            </w:pPr>
            <w:r w:rsidRPr="0037562D">
              <w:rPr>
                <w:sz w:val="20"/>
                <w:szCs w:val="20"/>
              </w:rPr>
              <w:t>Income stability from 1 (income declining) to 5 (income increasing)</w:t>
            </w:r>
          </w:p>
        </w:tc>
        <w:tc>
          <w:tcPr>
            <w:tcW w:w="850" w:type="dxa"/>
          </w:tcPr>
          <w:p w14:paraId="51826D3C" w14:textId="5CB49F4F" w:rsidR="00251F2F" w:rsidRPr="0037562D" w:rsidRDefault="00251F2F" w:rsidP="00251F2F">
            <w:pPr>
              <w:rPr>
                <w:sz w:val="20"/>
                <w:szCs w:val="20"/>
              </w:rPr>
            </w:pPr>
            <w:r w:rsidRPr="0037562D">
              <w:rPr>
                <w:sz w:val="20"/>
                <w:szCs w:val="20"/>
              </w:rPr>
              <w:t>Likert 1-5</w:t>
            </w:r>
          </w:p>
        </w:tc>
      </w:tr>
      <w:tr w:rsidR="00251F2F" w:rsidRPr="0037562D" w14:paraId="0BF7BD54" w14:textId="77777777" w:rsidTr="5038A7C3">
        <w:tc>
          <w:tcPr>
            <w:tcW w:w="1555" w:type="dxa"/>
            <w:shd w:val="clear" w:color="auto" w:fill="9A2A8D"/>
          </w:tcPr>
          <w:p w14:paraId="1C7DDFAC" w14:textId="09246043" w:rsidR="00251F2F" w:rsidRPr="0037562D" w:rsidRDefault="00251F2F" w:rsidP="00251F2F">
            <w:pPr>
              <w:rPr>
                <w:sz w:val="20"/>
                <w:szCs w:val="20"/>
              </w:rPr>
            </w:pPr>
            <w:r>
              <w:rPr>
                <w:sz w:val="20"/>
                <w:szCs w:val="20"/>
              </w:rPr>
              <w:t>Income (3)</w:t>
            </w:r>
          </w:p>
        </w:tc>
        <w:tc>
          <w:tcPr>
            <w:tcW w:w="708" w:type="dxa"/>
          </w:tcPr>
          <w:p w14:paraId="23FA8CFF" w14:textId="040A049D" w:rsidR="00251F2F" w:rsidRPr="0037562D" w:rsidRDefault="00251F2F" w:rsidP="00251F2F">
            <w:pPr>
              <w:rPr>
                <w:sz w:val="20"/>
                <w:szCs w:val="20"/>
              </w:rPr>
            </w:pPr>
            <w:r>
              <w:rPr>
                <w:sz w:val="20"/>
                <w:szCs w:val="20"/>
              </w:rPr>
              <w:t>11.3</w:t>
            </w:r>
          </w:p>
        </w:tc>
        <w:tc>
          <w:tcPr>
            <w:tcW w:w="1985" w:type="dxa"/>
          </w:tcPr>
          <w:p w14:paraId="5DFFDF5D" w14:textId="2B44DD9D" w:rsidR="00251F2F" w:rsidRPr="00C328A3" w:rsidRDefault="00251F2F" w:rsidP="00251F2F">
            <w:pPr>
              <w:rPr>
                <w:rFonts w:cs="Calibri"/>
                <w:color w:val="000000"/>
                <w:sz w:val="20"/>
                <w:szCs w:val="20"/>
                <w:lang w:val="en-US"/>
              </w:rPr>
            </w:pPr>
            <w:r w:rsidRPr="00346521">
              <w:rPr>
                <w:rFonts w:cs="Calibri"/>
                <w:color w:val="000000"/>
                <w:sz w:val="20"/>
                <w:szCs w:val="20"/>
              </w:rPr>
              <w:t>In the last 12 months, did the household spend more money on the farm than it earns from the farm?</w:t>
            </w:r>
          </w:p>
        </w:tc>
        <w:tc>
          <w:tcPr>
            <w:tcW w:w="1417" w:type="dxa"/>
          </w:tcPr>
          <w:p w14:paraId="42076D0A" w14:textId="0DE90DAB" w:rsidR="00251F2F" w:rsidRDefault="00251F2F" w:rsidP="00251F2F">
            <w:pPr>
              <w:rPr>
                <w:rFonts w:eastAsia="Calibri" w:cs="Calibri"/>
                <w:sz w:val="20"/>
                <w:szCs w:val="20"/>
              </w:rPr>
            </w:pPr>
            <w:r>
              <w:rPr>
                <w:rFonts w:eastAsia="Calibri" w:cs="Calibri"/>
                <w:sz w:val="20"/>
                <w:szCs w:val="20"/>
              </w:rPr>
              <w:t>1 - Yes</w:t>
            </w:r>
          </w:p>
          <w:p w14:paraId="63C07E89" w14:textId="179BF162" w:rsidR="00251F2F" w:rsidRDefault="00251F2F" w:rsidP="00251F2F">
            <w:pPr>
              <w:rPr>
                <w:rFonts w:eastAsia="Calibri" w:cs="Calibri"/>
                <w:sz w:val="20"/>
                <w:szCs w:val="20"/>
              </w:rPr>
            </w:pPr>
            <w:r>
              <w:rPr>
                <w:rFonts w:eastAsia="Calibri" w:cs="Calibri"/>
                <w:sz w:val="20"/>
                <w:szCs w:val="20"/>
              </w:rPr>
              <w:t>0 - No</w:t>
            </w:r>
          </w:p>
          <w:p w14:paraId="3C28CCA0" w14:textId="01A5596D" w:rsidR="00251F2F" w:rsidRPr="0037562D" w:rsidRDefault="00251F2F" w:rsidP="00251F2F">
            <w:pPr>
              <w:rPr>
                <w:rFonts w:eastAsia="Calibri" w:cs="Calibri"/>
                <w:sz w:val="20"/>
                <w:szCs w:val="20"/>
              </w:rPr>
            </w:pPr>
            <w:r>
              <w:rPr>
                <w:rFonts w:eastAsia="Calibri" w:cs="Calibri"/>
                <w:sz w:val="20"/>
                <w:szCs w:val="20"/>
              </w:rPr>
              <w:t>n/a - I don’t know</w:t>
            </w:r>
          </w:p>
        </w:tc>
        <w:tc>
          <w:tcPr>
            <w:tcW w:w="1560" w:type="dxa"/>
          </w:tcPr>
          <w:p w14:paraId="043EE7CD" w14:textId="77777777" w:rsidR="00251F2F" w:rsidRPr="0037562D" w:rsidRDefault="00251F2F" w:rsidP="00251F2F">
            <w:pPr>
              <w:rPr>
                <w:sz w:val="20"/>
                <w:szCs w:val="20"/>
              </w:rPr>
            </w:pPr>
          </w:p>
        </w:tc>
        <w:tc>
          <w:tcPr>
            <w:tcW w:w="1275" w:type="dxa"/>
          </w:tcPr>
          <w:p w14:paraId="7C4F567F" w14:textId="77777777" w:rsidR="00251F2F" w:rsidRPr="0037562D" w:rsidRDefault="00251F2F" w:rsidP="00251F2F">
            <w:pPr>
              <w:rPr>
                <w:sz w:val="20"/>
                <w:szCs w:val="20"/>
              </w:rPr>
            </w:pPr>
          </w:p>
        </w:tc>
        <w:tc>
          <w:tcPr>
            <w:tcW w:w="850" w:type="dxa"/>
          </w:tcPr>
          <w:p w14:paraId="0AB63ABB" w14:textId="77777777" w:rsidR="00251F2F" w:rsidRPr="0037562D" w:rsidRDefault="00251F2F" w:rsidP="00251F2F">
            <w:pPr>
              <w:rPr>
                <w:sz w:val="20"/>
                <w:szCs w:val="20"/>
              </w:rPr>
            </w:pPr>
          </w:p>
        </w:tc>
      </w:tr>
      <w:tr w:rsidR="00251F2F" w:rsidRPr="0037562D" w14:paraId="39918BD1" w14:textId="77777777" w:rsidTr="5038A7C3">
        <w:tc>
          <w:tcPr>
            <w:tcW w:w="1555" w:type="dxa"/>
            <w:shd w:val="clear" w:color="auto" w:fill="9A2A8D"/>
          </w:tcPr>
          <w:p w14:paraId="383EBDD8" w14:textId="2F496FEE" w:rsidR="00251F2F" w:rsidRDefault="00251F2F" w:rsidP="00251F2F">
            <w:pPr>
              <w:rPr>
                <w:sz w:val="20"/>
                <w:szCs w:val="20"/>
              </w:rPr>
            </w:pPr>
            <w:r>
              <w:rPr>
                <w:sz w:val="20"/>
                <w:szCs w:val="20"/>
              </w:rPr>
              <w:t>Income (4)</w:t>
            </w:r>
          </w:p>
        </w:tc>
        <w:tc>
          <w:tcPr>
            <w:tcW w:w="708" w:type="dxa"/>
          </w:tcPr>
          <w:p w14:paraId="5A05E0DB" w14:textId="33C7A54C" w:rsidR="00251F2F" w:rsidRDefault="00251F2F" w:rsidP="00251F2F">
            <w:pPr>
              <w:rPr>
                <w:sz w:val="20"/>
                <w:szCs w:val="20"/>
              </w:rPr>
            </w:pPr>
            <w:r>
              <w:rPr>
                <w:sz w:val="20"/>
                <w:szCs w:val="20"/>
              </w:rPr>
              <w:t>11.4</w:t>
            </w:r>
          </w:p>
        </w:tc>
        <w:tc>
          <w:tcPr>
            <w:tcW w:w="1985" w:type="dxa"/>
          </w:tcPr>
          <w:p w14:paraId="2E902626" w14:textId="1C59092D" w:rsidR="00251F2F" w:rsidRPr="00346521" w:rsidRDefault="2519099E" w:rsidP="00251F2F">
            <w:pPr>
              <w:rPr>
                <w:rFonts w:cs="Calibri"/>
                <w:color w:val="000000"/>
                <w:sz w:val="20"/>
                <w:szCs w:val="20"/>
              </w:rPr>
            </w:pPr>
            <w:commentRangeStart w:id="169"/>
            <w:r w:rsidRPr="5038A7C3">
              <w:rPr>
                <w:rFonts w:cs="Calibri"/>
                <w:color w:val="000000" w:themeColor="text1"/>
                <w:sz w:val="20"/>
                <w:szCs w:val="20"/>
              </w:rPr>
              <w:t>Does the household earn enough income from farming to support the family?</w:t>
            </w:r>
            <w:commentRangeEnd w:id="169"/>
            <w:r w:rsidR="00251F2F" w:rsidRPr="00346521">
              <w:rPr>
                <w:rStyle w:val="CommentReference"/>
                <w:rFonts w:cs="Calibri"/>
                <w:color w:val="000000"/>
                <w:sz w:val="20"/>
                <w:szCs w:val="20"/>
              </w:rPr>
              <w:commentReference w:id="169"/>
            </w:r>
          </w:p>
        </w:tc>
        <w:tc>
          <w:tcPr>
            <w:tcW w:w="1417" w:type="dxa"/>
          </w:tcPr>
          <w:p w14:paraId="4AD70637" w14:textId="77777777" w:rsidR="00251F2F" w:rsidRPr="0014596F" w:rsidRDefault="00251F2F" w:rsidP="00251F2F">
            <w:pPr>
              <w:rPr>
                <w:rFonts w:eastAsia="Calibri" w:cs="Calibri"/>
                <w:sz w:val="20"/>
                <w:szCs w:val="20"/>
                <w:lang w:val="en-US"/>
              </w:rPr>
            </w:pPr>
            <w:r w:rsidRPr="0014596F">
              <w:rPr>
                <w:rFonts w:eastAsia="Calibri" w:cs="Calibri"/>
                <w:sz w:val="20"/>
                <w:szCs w:val="20"/>
                <w:lang w:val="en-US"/>
              </w:rPr>
              <w:t>Yes, all needs are met, and savings are regular.</w:t>
            </w:r>
          </w:p>
          <w:p w14:paraId="361652DC" w14:textId="77777777" w:rsidR="00251F2F" w:rsidRPr="0014596F" w:rsidRDefault="00251F2F" w:rsidP="00251F2F">
            <w:pPr>
              <w:rPr>
                <w:rFonts w:eastAsia="Calibri" w:cs="Calibri"/>
                <w:sz w:val="20"/>
                <w:szCs w:val="20"/>
                <w:lang w:val="en-US"/>
              </w:rPr>
            </w:pPr>
            <w:r w:rsidRPr="0014596F">
              <w:rPr>
                <w:rFonts w:eastAsia="Calibri" w:cs="Calibri"/>
                <w:sz w:val="20"/>
                <w:szCs w:val="20"/>
                <w:lang w:val="en-US"/>
              </w:rPr>
              <w:t>Yes, needs for food are covered, and surplus generates cash for essentials and sporadic savings.</w:t>
            </w:r>
          </w:p>
          <w:p w14:paraId="11758476" w14:textId="77777777" w:rsidR="00251F2F" w:rsidRPr="0014596F" w:rsidRDefault="00251F2F" w:rsidP="00251F2F">
            <w:pPr>
              <w:rPr>
                <w:rFonts w:eastAsia="Calibri" w:cs="Calibri"/>
                <w:sz w:val="20"/>
                <w:szCs w:val="20"/>
                <w:lang w:val="en-US"/>
              </w:rPr>
            </w:pPr>
            <w:r w:rsidRPr="0014596F">
              <w:rPr>
                <w:rFonts w:eastAsia="Calibri" w:cs="Calibri"/>
                <w:sz w:val="20"/>
                <w:szCs w:val="20"/>
                <w:lang w:val="en-US"/>
              </w:rPr>
              <w:t>Yes, needs for food are covered, but no surplus for savings.</w:t>
            </w:r>
          </w:p>
          <w:p w14:paraId="646761BB" w14:textId="77777777" w:rsidR="00251F2F" w:rsidRPr="0014596F" w:rsidRDefault="00251F2F" w:rsidP="00251F2F">
            <w:pPr>
              <w:rPr>
                <w:rFonts w:eastAsia="Calibri" w:cs="Calibri"/>
                <w:sz w:val="20"/>
                <w:szCs w:val="20"/>
                <w:lang w:val="en-US"/>
              </w:rPr>
            </w:pPr>
            <w:r w:rsidRPr="0014596F">
              <w:rPr>
                <w:rFonts w:eastAsia="Calibri" w:cs="Calibri"/>
                <w:sz w:val="20"/>
                <w:szCs w:val="20"/>
                <w:lang w:val="en-US"/>
              </w:rPr>
              <w:t>No, only needs for food are covered, no surplus for income.</w:t>
            </w:r>
          </w:p>
          <w:p w14:paraId="6B144B8E" w14:textId="6D1D2BFB" w:rsidR="00251F2F" w:rsidRPr="00EE3A14" w:rsidRDefault="00251F2F" w:rsidP="00251F2F">
            <w:pPr>
              <w:rPr>
                <w:rFonts w:eastAsia="Calibri" w:cs="Calibri"/>
                <w:sz w:val="20"/>
                <w:szCs w:val="20"/>
              </w:rPr>
            </w:pPr>
            <w:r w:rsidRPr="0014596F">
              <w:rPr>
                <w:rFonts w:eastAsia="Calibri" w:cs="Calibri"/>
                <w:sz w:val="20"/>
                <w:szCs w:val="20"/>
                <w:lang w:val="en-US"/>
              </w:rPr>
              <w:t>No, needs for food and other essentials are not met.</w:t>
            </w:r>
          </w:p>
        </w:tc>
        <w:tc>
          <w:tcPr>
            <w:tcW w:w="1560" w:type="dxa"/>
          </w:tcPr>
          <w:p w14:paraId="04A378EE" w14:textId="77777777" w:rsidR="00251F2F" w:rsidRPr="0037562D" w:rsidRDefault="00251F2F" w:rsidP="00251F2F">
            <w:pPr>
              <w:rPr>
                <w:sz w:val="20"/>
                <w:szCs w:val="20"/>
              </w:rPr>
            </w:pPr>
          </w:p>
        </w:tc>
        <w:tc>
          <w:tcPr>
            <w:tcW w:w="1275" w:type="dxa"/>
          </w:tcPr>
          <w:p w14:paraId="0E62FD22" w14:textId="77777777" w:rsidR="00251F2F" w:rsidRPr="0037562D" w:rsidRDefault="00251F2F" w:rsidP="00251F2F">
            <w:pPr>
              <w:rPr>
                <w:sz w:val="20"/>
                <w:szCs w:val="20"/>
              </w:rPr>
            </w:pPr>
          </w:p>
        </w:tc>
        <w:tc>
          <w:tcPr>
            <w:tcW w:w="850" w:type="dxa"/>
          </w:tcPr>
          <w:p w14:paraId="0695BD73" w14:textId="77777777" w:rsidR="00251F2F" w:rsidRPr="0037562D" w:rsidRDefault="00251F2F" w:rsidP="00251F2F">
            <w:pPr>
              <w:rPr>
                <w:sz w:val="20"/>
                <w:szCs w:val="20"/>
              </w:rPr>
            </w:pPr>
          </w:p>
        </w:tc>
      </w:tr>
      <w:tr w:rsidR="00251F2F" w:rsidRPr="0037562D" w14:paraId="53FB50BD" w14:textId="77777777" w:rsidTr="5038A7C3">
        <w:tc>
          <w:tcPr>
            <w:tcW w:w="1555" w:type="dxa"/>
            <w:shd w:val="clear" w:color="auto" w:fill="9A2A8D"/>
          </w:tcPr>
          <w:p w14:paraId="2E767F77" w14:textId="77777777" w:rsidR="00251F2F" w:rsidRPr="0037562D" w:rsidRDefault="00251F2F" w:rsidP="00251F2F">
            <w:pPr>
              <w:rPr>
                <w:sz w:val="20"/>
                <w:szCs w:val="20"/>
              </w:rPr>
            </w:pPr>
            <w:r w:rsidRPr="0037562D">
              <w:rPr>
                <w:sz w:val="20"/>
                <w:szCs w:val="20"/>
              </w:rPr>
              <w:t>Agricultural productivity</w:t>
            </w:r>
          </w:p>
        </w:tc>
        <w:tc>
          <w:tcPr>
            <w:tcW w:w="708" w:type="dxa"/>
          </w:tcPr>
          <w:p w14:paraId="1304C4CF" w14:textId="51A3E058" w:rsidR="00251F2F" w:rsidRPr="0037562D" w:rsidRDefault="00251F2F" w:rsidP="00251F2F">
            <w:pPr>
              <w:rPr>
                <w:sz w:val="20"/>
                <w:szCs w:val="20"/>
              </w:rPr>
            </w:pPr>
            <w:r w:rsidRPr="0037562D">
              <w:rPr>
                <w:sz w:val="20"/>
                <w:szCs w:val="20"/>
              </w:rPr>
              <w:t>12.1</w:t>
            </w:r>
          </w:p>
        </w:tc>
        <w:tc>
          <w:tcPr>
            <w:tcW w:w="1985" w:type="dxa"/>
          </w:tcPr>
          <w:p w14:paraId="38FF051A" w14:textId="27D0FB76" w:rsidR="00251F2F" w:rsidRPr="0037562D" w:rsidRDefault="00251F2F" w:rsidP="00251F2F">
            <w:pPr>
              <w:rPr>
                <w:sz w:val="20"/>
                <w:szCs w:val="20"/>
              </w:rPr>
            </w:pPr>
            <w:r w:rsidRPr="0037562D">
              <w:rPr>
                <w:sz w:val="20"/>
                <w:szCs w:val="20"/>
              </w:rPr>
              <w:t xml:space="preserve">Harvested produce per unit area (or per animal) for at least the three main </w:t>
            </w:r>
            <w:r w:rsidRPr="0037562D">
              <w:rPr>
                <w:sz w:val="20"/>
                <w:szCs w:val="20"/>
              </w:rPr>
              <w:lastRenderedPageBreak/>
              <w:t>crops (or livestock/fish), optionally disaggregated by management system</w:t>
            </w:r>
          </w:p>
        </w:tc>
        <w:tc>
          <w:tcPr>
            <w:tcW w:w="1417" w:type="dxa"/>
          </w:tcPr>
          <w:p w14:paraId="2A73905C" w14:textId="5F13494F" w:rsidR="00251F2F" w:rsidRPr="0037562D" w:rsidRDefault="00251F2F" w:rsidP="00251F2F">
            <w:pPr>
              <w:rPr>
                <w:sz w:val="20"/>
                <w:szCs w:val="20"/>
              </w:rPr>
            </w:pPr>
            <w:r w:rsidRPr="0037562D">
              <w:rPr>
                <w:sz w:val="20"/>
                <w:szCs w:val="20"/>
              </w:rPr>
              <w:lastRenderedPageBreak/>
              <w:t xml:space="preserve">Kg/ha </w:t>
            </w:r>
            <w:r>
              <w:rPr>
                <w:sz w:val="20"/>
                <w:szCs w:val="20"/>
              </w:rPr>
              <w:t xml:space="preserve">or Liters/ha </w:t>
            </w:r>
            <w:r w:rsidRPr="0037562D">
              <w:rPr>
                <w:sz w:val="20"/>
                <w:szCs w:val="20"/>
              </w:rPr>
              <w:t xml:space="preserve">(per crop) or kg/animal </w:t>
            </w:r>
            <w:r w:rsidRPr="0037562D">
              <w:rPr>
                <w:sz w:val="20"/>
                <w:szCs w:val="20"/>
              </w:rPr>
              <w:lastRenderedPageBreak/>
              <w:t xml:space="preserve">(per livestock/fish) or litres/animal </w:t>
            </w:r>
            <w:r>
              <w:rPr>
                <w:sz w:val="20"/>
                <w:szCs w:val="20"/>
              </w:rPr>
              <w:t xml:space="preserve">or eggs/animal or hours/animal </w:t>
            </w:r>
            <w:r w:rsidRPr="0037562D">
              <w:rPr>
                <w:sz w:val="20"/>
                <w:szCs w:val="20"/>
              </w:rPr>
              <w:t>(per livestock)</w:t>
            </w:r>
          </w:p>
        </w:tc>
        <w:tc>
          <w:tcPr>
            <w:tcW w:w="1560" w:type="dxa"/>
          </w:tcPr>
          <w:p w14:paraId="2E75F210" w14:textId="70F509AB" w:rsidR="00251F2F" w:rsidRPr="0037562D" w:rsidRDefault="00251F2F" w:rsidP="00251F2F">
            <w:pPr>
              <w:rPr>
                <w:sz w:val="20"/>
                <w:szCs w:val="20"/>
              </w:rPr>
            </w:pPr>
            <w:r w:rsidRPr="6EA02501">
              <w:rPr>
                <w:sz w:val="20"/>
                <w:szCs w:val="20"/>
              </w:rPr>
              <w:lastRenderedPageBreak/>
              <w:t xml:space="preserve">For each crop, calculate the yield gap using local data on </w:t>
            </w:r>
            <w:r w:rsidRPr="6EA02501">
              <w:rPr>
                <w:sz w:val="20"/>
                <w:szCs w:val="20"/>
              </w:rPr>
              <w:lastRenderedPageBreak/>
              <w:t>actual attainable yields. Take the me</w:t>
            </w:r>
            <w:r w:rsidR="00D4692A">
              <w:rPr>
                <w:sz w:val="20"/>
                <w:szCs w:val="20"/>
              </w:rPr>
              <w:t>an</w:t>
            </w:r>
            <w:r w:rsidRPr="6EA02501">
              <w:rPr>
                <w:sz w:val="20"/>
                <w:szCs w:val="20"/>
              </w:rPr>
              <w:t xml:space="preserve"> yield gap across the three crops.</w:t>
            </w:r>
          </w:p>
        </w:tc>
        <w:tc>
          <w:tcPr>
            <w:tcW w:w="1275" w:type="dxa"/>
          </w:tcPr>
          <w:p w14:paraId="7DD42514" w14:textId="63A519CA" w:rsidR="00251F2F" w:rsidRPr="0037562D" w:rsidRDefault="2519099E" w:rsidP="00251F2F">
            <w:pPr>
              <w:rPr>
                <w:sz w:val="20"/>
                <w:szCs w:val="20"/>
              </w:rPr>
            </w:pPr>
            <w:commentRangeStart w:id="170"/>
            <w:r w:rsidRPr="5038A7C3">
              <w:rPr>
                <w:sz w:val="20"/>
                <w:szCs w:val="20"/>
              </w:rPr>
              <w:lastRenderedPageBreak/>
              <w:t>Yield gap</w:t>
            </w:r>
            <w:commentRangeEnd w:id="170"/>
            <w:r w:rsidR="00251F2F" w:rsidRPr="5038A7C3">
              <w:rPr>
                <w:rStyle w:val="CommentReference"/>
                <w:sz w:val="20"/>
                <w:szCs w:val="20"/>
              </w:rPr>
              <w:commentReference w:id="170"/>
            </w:r>
            <w:r w:rsidR="375B1CAC" w:rsidRPr="5038A7C3">
              <w:rPr>
                <w:sz w:val="20"/>
                <w:szCs w:val="20"/>
              </w:rPr>
              <w:t xml:space="preserve"> (</w:t>
            </w:r>
            <w:r w:rsidR="2D0F612F" w:rsidRPr="5038A7C3">
              <w:rPr>
                <w:sz w:val="20"/>
                <w:szCs w:val="20"/>
              </w:rPr>
              <w:t>0%</w:t>
            </w:r>
            <w:r w:rsidR="375B1CAC" w:rsidRPr="5038A7C3">
              <w:rPr>
                <w:sz w:val="20"/>
                <w:szCs w:val="20"/>
              </w:rPr>
              <w:t xml:space="preserve"> to </w:t>
            </w:r>
            <w:r w:rsidR="2D0F612F" w:rsidRPr="5038A7C3">
              <w:rPr>
                <w:sz w:val="20"/>
                <w:szCs w:val="20"/>
              </w:rPr>
              <w:t>99</w:t>
            </w:r>
            <w:r w:rsidR="375B1CAC" w:rsidRPr="5038A7C3">
              <w:rPr>
                <w:sz w:val="20"/>
                <w:szCs w:val="20"/>
              </w:rPr>
              <w:t>%)</w:t>
            </w:r>
          </w:p>
        </w:tc>
        <w:tc>
          <w:tcPr>
            <w:tcW w:w="850" w:type="dxa"/>
          </w:tcPr>
          <w:p w14:paraId="4E9F653A" w14:textId="3371B883" w:rsidR="00251F2F" w:rsidRPr="0037562D" w:rsidRDefault="00251F2F" w:rsidP="00251F2F">
            <w:pPr>
              <w:rPr>
                <w:sz w:val="20"/>
                <w:szCs w:val="20"/>
              </w:rPr>
            </w:pPr>
            <w:r w:rsidRPr="0037562D">
              <w:rPr>
                <w:sz w:val="20"/>
                <w:szCs w:val="20"/>
              </w:rPr>
              <w:t>Continuous</w:t>
            </w:r>
          </w:p>
        </w:tc>
      </w:tr>
      <w:tr w:rsidR="00251F2F" w:rsidRPr="0037562D" w14:paraId="01E0D8BE" w14:textId="77777777" w:rsidTr="5038A7C3">
        <w:trPr>
          <w:trHeight w:val="1709"/>
        </w:trPr>
        <w:tc>
          <w:tcPr>
            <w:tcW w:w="1555" w:type="dxa"/>
            <w:vMerge w:val="restart"/>
            <w:shd w:val="clear" w:color="auto" w:fill="9A2A8D"/>
          </w:tcPr>
          <w:p w14:paraId="6B55475D" w14:textId="7FE7C86C" w:rsidR="00251F2F" w:rsidRPr="00F74BEB" w:rsidRDefault="00251F2F" w:rsidP="00251F2F">
            <w:pPr>
              <w:rPr>
                <w:sz w:val="20"/>
                <w:szCs w:val="20"/>
              </w:rPr>
            </w:pPr>
            <w:r w:rsidRPr="00F74BEB">
              <w:rPr>
                <w:sz w:val="20"/>
                <w:szCs w:val="20"/>
              </w:rPr>
              <w:t>Labour productivity</w:t>
            </w:r>
          </w:p>
        </w:tc>
        <w:tc>
          <w:tcPr>
            <w:tcW w:w="708" w:type="dxa"/>
          </w:tcPr>
          <w:p w14:paraId="5325B91C" w14:textId="77777777" w:rsidR="00251F2F" w:rsidRPr="0037562D" w:rsidRDefault="00251F2F" w:rsidP="00251F2F">
            <w:pPr>
              <w:rPr>
                <w:sz w:val="20"/>
                <w:szCs w:val="20"/>
              </w:rPr>
            </w:pPr>
            <w:r w:rsidRPr="0037562D">
              <w:rPr>
                <w:sz w:val="20"/>
                <w:szCs w:val="20"/>
              </w:rPr>
              <w:t>13.1</w:t>
            </w:r>
          </w:p>
          <w:p w14:paraId="419F996B" w14:textId="7064E09F" w:rsidR="00251F2F" w:rsidRPr="0037562D" w:rsidRDefault="00251F2F" w:rsidP="00251F2F">
            <w:pPr>
              <w:rPr>
                <w:sz w:val="20"/>
                <w:szCs w:val="20"/>
              </w:rPr>
            </w:pPr>
          </w:p>
        </w:tc>
        <w:tc>
          <w:tcPr>
            <w:tcW w:w="1985" w:type="dxa"/>
          </w:tcPr>
          <w:p w14:paraId="22CD8799" w14:textId="102ACAEA" w:rsidR="00251F2F" w:rsidRPr="0037562D" w:rsidRDefault="00251F2F" w:rsidP="00251F2F">
            <w:pPr>
              <w:rPr>
                <w:sz w:val="20"/>
                <w:szCs w:val="20"/>
              </w:rPr>
            </w:pPr>
            <w:r w:rsidRPr="0037562D">
              <w:rPr>
                <w:sz w:val="20"/>
                <w:szCs w:val="20"/>
              </w:rPr>
              <w:t>Number of person hours worked per year</w:t>
            </w:r>
            <w:r>
              <w:rPr>
                <w:sz w:val="20"/>
                <w:szCs w:val="20"/>
              </w:rPr>
              <w:t xml:space="preserve"> (optionally disaggregated by gender, age, contract type)</w:t>
            </w:r>
          </w:p>
        </w:tc>
        <w:tc>
          <w:tcPr>
            <w:tcW w:w="1417" w:type="dxa"/>
          </w:tcPr>
          <w:p w14:paraId="41D7B75F" w14:textId="74DDBFA7" w:rsidR="00251F2F" w:rsidRPr="0037562D" w:rsidRDefault="00251F2F" w:rsidP="00251F2F">
            <w:pPr>
              <w:rPr>
                <w:sz w:val="20"/>
                <w:szCs w:val="20"/>
              </w:rPr>
            </w:pPr>
            <w:r w:rsidRPr="0037562D">
              <w:rPr>
                <w:sz w:val="20"/>
                <w:szCs w:val="20"/>
              </w:rPr>
              <w:t>[Number of hours]</w:t>
            </w:r>
          </w:p>
        </w:tc>
        <w:tc>
          <w:tcPr>
            <w:tcW w:w="1560" w:type="dxa"/>
            <w:vMerge w:val="restart"/>
          </w:tcPr>
          <w:p w14:paraId="0BA29999" w14:textId="23475F93" w:rsidR="00251F2F" w:rsidRPr="0037562D" w:rsidRDefault="2519099E" w:rsidP="00251F2F">
            <w:pPr>
              <w:rPr>
                <w:sz w:val="20"/>
                <w:szCs w:val="20"/>
              </w:rPr>
            </w:pPr>
            <w:commentRangeStart w:id="171"/>
            <w:r w:rsidRPr="5038A7C3">
              <w:rPr>
                <w:sz w:val="20"/>
                <w:szCs w:val="20"/>
              </w:rPr>
              <w:t>Divide the total number of person hours</w:t>
            </w:r>
            <w:r w:rsidR="780FEEC5" w:rsidRPr="5038A7C3">
              <w:rPr>
                <w:sz w:val="20"/>
                <w:szCs w:val="20"/>
              </w:rPr>
              <w:t xml:space="preserve"> by agricultural land area</w:t>
            </w:r>
            <w:commentRangeEnd w:id="171"/>
            <w:r w:rsidR="00251F2F" w:rsidRPr="0037562D">
              <w:rPr>
                <w:rStyle w:val="CommentReference"/>
                <w:sz w:val="20"/>
                <w:szCs w:val="20"/>
              </w:rPr>
              <w:commentReference w:id="171"/>
            </w:r>
          </w:p>
        </w:tc>
        <w:tc>
          <w:tcPr>
            <w:tcW w:w="1275" w:type="dxa"/>
            <w:vMerge w:val="restart"/>
          </w:tcPr>
          <w:p w14:paraId="77EB2D23" w14:textId="104D63BA" w:rsidR="00251F2F" w:rsidRPr="0037562D" w:rsidRDefault="00862A98" w:rsidP="00251F2F">
            <w:pPr>
              <w:rPr>
                <w:sz w:val="20"/>
                <w:szCs w:val="20"/>
              </w:rPr>
            </w:pPr>
            <w:r>
              <w:rPr>
                <w:sz w:val="20"/>
                <w:szCs w:val="20"/>
              </w:rPr>
              <w:t>P</w:t>
            </w:r>
            <w:r w:rsidR="00251F2F" w:rsidRPr="0037562D">
              <w:rPr>
                <w:sz w:val="20"/>
                <w:szCs w:val="20"/>
              </w:rPr>
              <w:t>erson hours worked</w:t>
            </w:r>
            <w:r>
              <w:rPr>
                <w:sz w:val="20"/>
                <w:szCs w:val="20"/>
              </w:rPr>
              <w:t xml:space="preserve"> per hectare of agricultural land</w:t>
            </w:r>
            <w:r w:rsidR="00251F2F" w:rsidRPr="0037562D">
              <w:rPr>
                <w:sz w:val="20"/>
                <w:szCs w:val="20"/>
              </w:rPr>
              <w:t xml:space="preserve"> </w:t>
            </w:r>
          </w:p>
        </w:tc>
        <w:tc>
          <w:tcPr>
            <w:tcW w:w="850" w:type="dxa"/>
            <w:vMerge w:val="restart"/>
          </w:tcPr>
          <w:p w14:paraId="142F9E84" w14:textId="008146F6" w:rsidR="00251F2F" w:rsidRPr="0037562D" w:rsidRDefault="00251F2F" w:rsidP="00251F2F">
            <w:pPr>
              <w:rPr>
                <w:sz w:val="20"/>
                <w:szCs w:val="20"/>
              </w:rPr>
            </w:pPr>
            <w:r w:rsidRPr="0037562D">
              <w:rPr>
                <w:sz w:val="20"/>
                <w:szCs w:val="20"/>
              </w:rPr>
              <w:t>Continuous</w:t>
            </w:r>
          </w:p>
        </w:tc>
      </w:tr>
      <w:tr w:rsidR="00251F2F" w:rsidRPr="0037562D" w14:paraId="4A8C8B58" w14:textId="77777777" w:rsidTr="5038A7C3">
        <w:tc>
          <w:tcPr>
            <w:tcW w:w="1555" w:type="dxa"/>
            <w:vMerge/>
          </w:tcPr>
          <w:p w14:paraId="75B560AF" w14:textId="77777777" w:rsidR="00251F2F" w:rsidRPr="0037562D" w:rsidRDefault="00251F2F" w:rsidP="00251F2F">
            <w:pPr>
              <w:rPr>
                <w:sz w:val="20"/>
                <w:szCs w:val="20"/>
              </w:rPr>
            </w:pPr>
          </w:p>
        </w:tc>
        <w:tc>
          <w:tcPr>
            <w:tcW w:w="708" w:type="dxa"/>
          </w:tcPr>
          <w:p w14:paraId="4A4B2338" w14:textId="57E9E341" w:rsidR="00251F2F" w:rsidRPr="0037562D" w:rsidRDefault="00251F2F" w:rsidP="00251F2F">
            <w:pPr>
              <w:rPr>
                <w:sz w:val="20"/>
                <w:szCs w:val="20"/>
              </w:rPr>
            </w:pPr>
            <w:r>
              <w:rPr>
                <w:sz w:val="20"/>
                <w:szCs w:val="20"/>
              </w:rPr>
              <w:t>13.2</w:t>
            </w:r>
          </w:p>
        </w:tc>
        <w:tc>
          <w:tcPr>
            <w:tcW w:w="1985" w:type="dxa"/>
          </w:tcPr>
          <w:p w14:paraId="3F92E8BF" w14:textId="363B2C66" w:rsidR="00251F2F" w:rsidRPr="0037562D" w:rsidRDefault="2519099E" w:rsidP="00251F2F">
            <w:pPr>
              <w:rPr>
                <w:sz w:val="20"/>
                <w:szCs w:val="20"/>
              </w:rPr>
            </w:pPr>
            <w:commentRangeStart w:id="172"/>
            <w:r w:rsidRPr="5038A7C3">
              <w:rPr>
                <w:sz w:val="20"/>
                <w:szCs w:val="20"/>
              </w:rPr>
              <w:t>Total land area owned, rented or used by the household for agricultural purposes</w:t>
            </w:r>
            <w:commentRangeEnd w:id="172"/>
            <w:r w:rsidR="00251F2F" w:rsidRPr="0037562D">
              <w:rPr>
                <w:rStyle w:val="CommentReference"/>
                <w:sz w:val="20"/>
                <w:szCs w:val="20"/>
              </w:rPr>
              <w:commentReference w:id="172"/>
            </w:r>
          </w:p>
        </w:tc>
        <w:tc>
          <w:tcPr>
            <w:tcW w:w="1417" w:type="dxa"/>
          </w:tcPr>
          <w:p w14:paraId="01F7B338" w14:textId="426D5B51" w:rsidR="00251F2F" w:rsidRPr="0037562D" w:rsidRDefault="00251F2F" w:rsidP="00251F2F">
            <w:pPr>
              <w:rPr>
                <w:sz w:val="20"/>
                <w:szCs w:val="20"/>
              </w:rPr>
            </w:pPr>
            <w:r w:rsidRPr="0037562D">
              <w:rPr>
                <w:sz w:val="20"/>
                <w:szCs w:val="20"/>
              </w:rPr>
              <w:t>[</w:t>
            </w:r>
            <w:r w:rsidR="007A7862">
              <w:rPr>
                <w:sz w:val="20"/>
                <w:szCs w:val="20"/>
              </w:rPr>
              <w:t>Area</w:t>
            </w:r>
            <w:r>
              <w:rPr>
                <w:sz w:val="20"/>
                <w:szCs w:val="20"/>
              </w:rPr>
              <w:t xml:space="preserve"> converted </w:t>
            </w:r>
            <w:r w:rsidR="00862A98">
              <w:rPr>
                <w:sz w:val="20"/>
                <w:szCs w:val="20"/>
              </w:rPr>
              <w:t>to hectares</w:t>
            </w:r>
            <w:r>
              <w:rPr>
                <w:sz w:val="20"/>
                <w:szCs w:val="20"/>
              </w:rPr>
              <w:t xml:space="preserve">] </w:t>
            </w:r>
          </w:p>
        </w:tc>
        <w:tc>
          <w:tcPr>
            <w:tcW w:w="1560" w:type="dxa"/>
            <w:vMerge/>
          </w:tcPr>
          <w:p w14:paraId="16A317EE" w14:textId="77777777" w:rsidR="00251F2F" w:rsidRPr="0037562D" w:rsidRDefault="00251F2F" w:rsidP="00251F2F">
            <w:pPr>
              <w:rPr>
                <w:sz w:val="20"/>
                <w:szCs w:val="20"/>
              </w:rPr>
            </w:pPr>
          </w:p>
        </w:tc>
        <w:tc>
          <w:tcPr>
            <w:tcW w:w="1275" w:type="dxa"/>
            <w:vMerge/>
          </w:tcPr>
          <w:p w14:paraId="09D9BBDD" w14:textId="77777777" w:rsidR="00251F2F" w:rsidRPr="0037562D" w:rsidRDefault="00251F2F" w:rsidP="00251F2F">
            <w:pPr>
              <w:rPr>
                <w:sz w:val="20"/>
                <w:szCs w:val="20"/>
              </w:rPr>
            </w:pPr>
          </w:p>
        </w:tc>
        <w:tc>
          <w:tcPr>
            <w:tcW w:w="850" w:type="dxa"/>
            <w:vMerge/>
          </w:tcPr>
          <w:p w14:paraId="0108D2D3" w14:textId="77777777" w:rsidR="00251F2F" w:rsidRPr="0037562D" w:rsidRDefault="00251F2F" w:rsidP="00251F2F">
            <w:pPr>
              <w:rPr>
                <w:sz w:val="20"/>
                <w:szCs w:val="20"/>
              </w:rPr>
            </w:pPr>
          </w:p>
        </w:tc>
      </w:tr>
      <w:tr w:rsidR="00251F2F" w:rsidRPr="0037562D" w14:paraId="54757655" w14:textId="77777777" w:rsidTr="5038A7C3">
        <w:tc>
          <w:tcPr>
            <w:tcW w:w="1555" w:type="dxa"/>
            <w:shd w:val="clear" w:color="auto" w:fill="9A2A8D"/>
          </w:tcPr>
          <w:p w14:paraId="29E799A3" w14:textId="77777777" w:rsidR="00251F2F" w:rsidRPr="0037562D" w:rsidRDefault="00251F2F" w:rsidP="00251F2F">
            <w:pPr>
              <w:rPr>
                <w:sz w:val="20"/>
                <w:szCs w:val="20"/>
              </w:rPr>
            </w:pPr>
            <w:r w:rsidRPr="0037562D">
              <w:rPr>
                <w:sz w:val="20"/>
                <w:szCs w:val="20"/>
              </w:rPr>
              <w:t>Climate resilience</w:t>
            </w:r>
          </w:p>
        </w:tc>
        <w:tc>
          <w:tcPr>
            <w:tcW w:w="708" w:type="dxa"/>
          </w:tcPr>
          <w:p w14:paraId="34FDC6ED" w14:textId="1597910A" w:rsidR="00251F2F" w:rsidRPr="0037562D" w:rsidRDefault="00251F2F" w:rsidP="00251F2F">
            <w:pPr>
              <w:rPr>
                <w:sz w:val="20"/>
                <w:szCs w:val="20"/>
              </w:rPr>
            </w:pPr>
            <w:r w:rsidRPr="0037562D">
              <w:rPr>
                <w:sz w:val="20"/>
                <w:szCs w:val="20"/>
              </w:rPr>
              <w:t>14.1</w:t>
            </w:r>
          </w:p>
        </w:tc>
        <w:tc>
          <w:tcPr>
            <w:tcW w:w="1985" w:type="dxa"/>
          </w:tcPr>
          <w:p w14:paraId="06C5523C" w14:textId="63A40525" w:rsidR="00251F2F" w:rsidRPr="0037562D" w:rsidRDefault="00251F2F" w:rsidP="00251F2F">
            <w:pPr>
              <w:rPr>
                <w:sz w:val="20"/>
                <w:szCs w:val="20"/>
              </w:rPr>
            </w:pPr>
            <w:r w:rsidRPr="0037562D">
              <w:rPr>
                <w:sz w:val="20"/>
                <w:szCs w:val="20"/>
              </w:rPr>
              <w:t>[See indicator protocol]</w:t>
            </w:r>
          </w:p>
        </w:tc>
        <w:tc>
          <w:tcPr>
            <w:tcW w:w="1417" w:type="dxa"/>
          </w:tcPr>
          <w:p w14:paraId="5AF07CFF" w14:textId="1AF50B76" w:rsidR="00251F2F" w:rsidRPr="0037562D" w:rsidRDefault="00251F2F" w:rsidP="00251F2F">
            <w:pPr>
              <w:rPr>
                <w:sz w:val="20"/>
                <w:szCs w:val="20"/>
              </w:rPr>
            </w:pPr>
            <w:r w:rsidRPr="0037562D">
              <w:rPr>
                <w:sz w:val="20"/>
                <w:szCs w:val="20"/>
              </w:rPr>
              <w:t>Continuous in range 1-5, for each of the four resilience pillars: 1) access to basic services, 2) assets, 3) social safety networks, and 4) adaptive capacity.</w:t>
            </w:r>
          </w:p>
        </w:tc>
        <w:tc>
          <w:tcPr>
            <w:tcW w:w="1560" w:type="dxa"/>
          </w:tcPr>
          <w:p w14:paraId="56F81B20" w14:textId="37AEE3EF" w:rsidR="00251F2F" w:rsidRPr="0037562D" w:rsidRDefault="00251F2F" w:rsidP="00251F2F">
            <w:pPr>
              <w:rPr>
                <w:sz w:val="20"/>
                <w:szCs w:val="20"/>
              </w:rPr>
            </w:pPr>
            <w:r w:rsidRPr="0037562D">
              <w:rPr>
                <w:sz w:val="20"/>
                <w:szCs w:val="20"/>
              </w:rPr>
              <w:t>Take the median</w:t>
            </w:r>
          </w:p>
        </w:tc>
        <w:tc>
          <w:tcPr>
            <w:tcW w:w="1275" w:type="dxa"/>
          </w:tcPr>
          <w:p w14:paraId="07358853" w14:textId="54AE0340" w:rsidR="00251F2F" w:rsidRPr="0037562D" w:rsidRDefault="2519099E" w:rsidP="00251F2F">
            <w:pPr>
              <w:rPr>
                <w:sz w:val="20"/>
                <w:szCs w:val="20"/>
              </w:rPr>
            </w:pPr>
            <w:commentRangeStart w:id="173"/>
            <w:r w:rsidRPr="5038A7C3">
              <w:rPr>
                <w:sz w:val="20"/>
                <w:szCs w:val="20"/>
              </w:rPr>
              <w:t>Resilience score from 1 (low resilience) to 5 (high resilience)</w:t>
            </w:r>
            <w:commentRangeEnd w:id="173"/>
            <w:r w:rsidR="00251F2F" w:rsidRPr="0037562D">
              <w:rPr>
                <w:rStyle w:val="CommentReference"/>
                <w:sz w:val="20"/>
                <w:szCs w:val="20"/>
              </w:rPr>
              <w:commentReference w:id="173"/>
            </w:r>
          </w:p>
        </w:tc>
        <w:tc>
          <w:tcPr>
            <w:tcW w:w="850" w:type="dxa"/>
          </w:tcPr>
          <w:p w14:paraId="2BBB88A2" w14:textId="22AD616F" w:rsidR="00251F2F" w:rsidRPr="0037562D" w:rsidRDefault="00251F2F" w:rsidP="00251F2F">
            <w:pPr>
              <w:rPr>
                <w:sz w:val="20"/>
                <w:szCs w:val="20"/>
              </w:rPr>
            </w:pPr>
            <w:r w:rsidRPr="0037562D">
              <w:rPr>
                <w:sz w:val="20"/>
                <w:szCs w:val="20"/>
              </w:rPr>
              <w:t>Continuous in range 1 to 5</w:t>
            </w:r>
          </w:p>
        </w:tc>
      </w:tr>
      <w:tr w:rsidR="00251F2F" w:rsidRPr="0037562D" w14:paraId="5AEC2745" w14:textId="77777777" w:rsidTr="5038A7C3">
        <w:tc>
          <w:tcPr>
            <w:tcW w:w="1555" w:type="dxa"/>
            <w:shd w:val="clear" w:color="auto" w:fill="C0689E"/>
          </w:tcPr>
          <w:p w14:paraId="39497FA8" w14:textId="77777777" w:rsidR="00251F2F" w:rsidRPr="0037562D" w:rsidRDefault="00251F2F" w:rsidP="00251F2F">
            <w:pPr>
              <w:rPr>
                <w:sz w:val="20"/>
                <w:szCs w:val="20"/>
              </w:rPr>
            </w:pPr>
            <w:r w:rsidRPr="0037562D">
              <w:rPr>
                <w:sz w:val="20"/>
                <w:szCs w:val="20"/>
              </w:rPr>
              <w:t>Diet quality</w:t>
            </w:r>
          </w:p>
        </w:tc>
        <w:tc>
          <w:tcPr>
            <w:tcW w:w="708" w:type="dxa"/>
          </w:tcPr>
          <w:p w14:paraId="53B335A2" w14:textId="4D87D1B5" w:rsidR="00251F2F" w:rsidRPr="0037562D" w:rsidRDefault="00251F2F" w:rsidP="00251F2F">
            <w:pPr>
              <w:rPr>
                <w:sz w:val="20"/>
                <w:szCs w:val="20"/>
              </w:rPr>
            </w:pPr>
            <w:r w:rsidRPr="0037562D">
              <w:rPr>
                <w:sz w:val="20"/>
                <w:szCs w:val="20"/>
              </w:rPr>
              <w:t>15.1</w:t>
            </w:r>
          </w:p>
        </w:tc>
        <w:tc>
          <w:tcPr>
            <w:tcW w:w="1985" w:type="dxa"/>
          </w:tcPr>
          <w:p w14:paraId="0D0390E5" w14:textId="77777777" w:rsidR="00251F2F" w:rsidRPr="0037562D" w:rsidRDefault="00251F2F" w:rsidP="00251F2F">
            <w:pPr>
              <w:rPr>
                <w:sz w:val="20"/>
                <w:szCs w:val="20"/>
              </w:rPr>
            </w:pPr>
            <w:r w:rsidRPr="0037562D">
              <w:rPr>
                <w:sz w:val="20"/>
                <w:szCs w:val="20"/>
              </w:rPr>
              <w:t>1. Foods made from grains</w:t>
            </w:r>
          </w:p>
          <w:p w14:paraId="5CDA68BF" w14:textId="77777777" w:rsidR="00251F2F" w:rsidRPr="0037562D" w:rsidRDefault="00251F2F" w:rsidP="00251F2F">
            <w:pPr>
              <w:rPr>
                <w:sz w:val="20"/>
                <w:szCs w:val="20"/>
              </w:rPr>
            </w:pPr>
            <w:r w:rsidRPr="0037562D">
              <w:rPr>
                <w:sz w:val="20"/>
                <w:szCs w:val="20"/>
              </w:rPr>
              <w:t>2. Whole grains</w:t>
            </w:r>
          </w:p>
          <w:p w14:paraId="41F15322" w14:textId="77777777" w:rsidR="00251F2F" w:rsidRPr="0037562D" w:rsidRDefault="00251F2F" w:rsidP="00251F2F">
            <w:pPr>
              <w:rPr>
                <w:sz w:val="20"/>
                <w:szCs w:val="20"/>
              </w:rPr>
            </w:pPr>
            <w:r w:rsidRPr="0037562D">
              <w:rPr>
                <w:sz w:val="20"/>
                <w:szCs w:val="20"/>
              </w:rPr>
              <w:t>3. White roots, tubers, and plantains</w:t>
            </w:r>
          </w:p>
          <w:p w14:paraId="620F20D5" w14:textId="77777777" w:rsidR="00251F2F" w:rsidRPr="0037562D" w:rsidRDefault="00251F2F" w:rsidP="00251F2F">
            <w:pPr>
              <w:rPr>
                <w:sz w:val="20"/>
                <w:szCs w:val="20"/>
              </w:rPr>
            </w:pPr>
            <w:r w:rsidRPr="0037562D">
              <w:rPr>
                <w:sz w:val="20"/>
                <w:szCs w:val="20"/>
              </w:rPr>
              <w:t>4. Pulses</w:t>
            </w:r>
          </w:p>
          <w:p w14:paraId="796B7147" w14:textId="77777777" w:rsidR="00251F2F" w:rsidRPr="0037562D" w:rsidRDefault="00251F2F" w:rsidP="00251F2F">
            <w:pPr>
              <w:rPr>
                <w:sz w:val="20"/>
                <w:szCs w:val="20"/>
              </w:rPr>
            </w:pPr>
            <w:r w:rsidRPr="0037562D">
              <w:rPr>
                <w:sz w:val="20"/>
                <w:szCs w:val="20"/>
              </w:rPr>
              <w:lastRenderedPageBreak/>
              <w:t>5. Vitamin A-rich orange vegetables</w:t>
            </w:r>
          </w:p>
          <w:p w14:paraId="29E5B232" w14:textId="77777777" w:rsidR="00251F2F" w:rsidRPr="0037562D" w:rsidRDefault="00251F2F" w:rsidP="00251F2F">
            <w:pPr>
              <w:rPr>
                <w:sz w:val="20"/>
                <w:szCs w:val="20"/>
              </w:rPr>
            </w:pPr>
            <w:r w:rsidRPr="0037562D">
              <w:rPr>
                <w:sz w:val="20"/>
                <w:szCs w:val="20"/>
              </w:rPr>
              <w:t>6. Dark green leafy vegetables</w:t>
            </w:r>
          </w:p>
          <w:p w14:paraId="6BF1F650" w14:textId="77777777" w:rsidR="00251F2F" w:rsidRPr="0037562D" w:rsidRDefault="00251F2F" w:rsidP="00251F2F">
            <w:pPr>
              <w:rPr>
                <w:sz w:val="20"/>
                <w:szCs w:val="20"/>
              </w:rPr>
            </w:pPr>
            <w:r w:rsidRPr="0037562D">
              <w:rPr>
                <w:sz w:val="20"/>
                <w:szCs w:val="20"/>
              </w:rPr>
              <w:t>7. Other vegetables</w:t>
            </w:r>
          </w:p>
          <w:p w14:paraId="3C834636" w14:textId="77777777" w:rsidR="00251F2F" w:rsidRPr="0037562D" w:rsidRDefault="00251F2F" w:rsidP="00251F2F">
            <w:pPr>
              <w:rPr>
                <w:sz w:val="20"/>
                <w:szCs w:val="20"/>
              </w:rPr>
            </w:pPr>
            <w:r w:rsidRPr="0037562D">
              <w:rPr>
                <w:sz w:val="20"/>
                <w:szCs w:val="20"/>
              </w:rPr>
              <w:t>8. Vitamin A-rich fruits</w:t>
            </w:r>
          </w:p>
          <w:p w14:paraId="132955DE" w14:textId="77777777" w:rsidR="00251F2F" w:rsidRPr="0037562D" w:rsidRDefault="00251F2F" w:rsidP="00251F2F">
            <w:pPr>
              <w:rPr>
                <w:sz w:val="20"/>
                <w:szCs w:val="20"/>
              </w:rPr>
            </w:pPr>
            <w:r w:rsidRPr="0037562D">
              <w:rPr>
                <w:sz w:val="20"/>
                <w:szCs w:val="20"/>
              </w:rPr>
              <w:t>9. Citrus</w:t>
            </w:r>
          </w:p>
          <w:p w14:paraId="33CFEDBB" w14:textId="77777777" w:rsidR="00251F2F" w:rsidRPr="0037562D" w:rsidRDefault="00251F2F" w:rsidP="00251F2F">
            <w:pPr>
              <w:rPr>
                <w:sz w:val="20"/>
                <w:szCs w:val="20"/>
              </w:rPr>
            </w:pPr>
            <w:r w:rsidRPr="0037562D">
              <w:rPr>
                <w:sz w:val="20"/>
                <w:szCs w:val="20"/>
              </w:rPr>
              <w:t>10. Other fruits</w:t>
            </w:r>
          </w:p>
          <w:p w14:paraId="4ADFEEBB" w14:textId="77777777" w:rsidR="00251F2F" w:rsidRPr="0037562D" w:rsidRDefault="00251F2F" w:rsidP="00251F2F">
            <w:pPr>
              <w:rPr>
                <w:sz w:val="20"/>
                <w:szCs w:val="20"/>
              </w:rPr>
            </w:pPr>
            <w:r w:rsidRPr="0037562D">
              <w:rPr>
                <w:sz w:val="20"/>
                <w:szCs w:val="20"/>
              </w:rPr>
              <w:t>11. Baked / grain-based sweets</w:t>
            </w:r>
          </w:p>
          <w:p w14:paraId="0BD666EF" w14:textId="77777777" w:rsidR="00251F2F" w:rsidRPr="0037562D" w:rsidRDefault="00251F2F" w:rsidP="00251F2F">
            <w:pPr>
              <w:rPr>
                <w:sz w:val="20"/>
                <w:szCs w:val="20"/>
              </w:rPr>
            </w:pPr>
            <w:r w:rsidRPr="0037562D">
              <w:rPr>
                <w:sz w:val="20"/>
                <w:szCs w:val="20"/>
              </w:rPr>
              <w:t>12. Other sweets</w:t>
            </w:r>
          </w:p>
          <w:p w14:paraId="3B37A0FD" w14:textId="77777777" w:rsidR="00251F2F" w:rsidRPr="0037562D" w:rsidRDefault="00251F2F" w:rsidP="00251F2F">
            <w:pPr>
              <w:rPr>
                <w:sz w:val="20"/>
                <w:szCs w:val="20"/>
              </w:rPr>
            </w:pPr>
            <w:r w:rsidRPr="0037562D">
              <w:rPr>
                <w:sz w:val="20"/>
                <w:szCs w:val="20"/>
              </w:rPr>
              <w:t>13. Eggs</w:t>
            </w:r>
          </w:p>
          <w:p w14:paraId="6027CC4C" w14:textId="77777777" w:rsidR="00251F2F" w:rsidRPr="0037562D" w:rsidRDefault="00251F2F" w:rsidP="00251F2F">
            <w:pPr>
              <w:rPr>
                <w:sz w:val="20"/>
                <w:szCs w:val="20"/>
              </w:rPr>
            </w:pPr>
            <w:r w:rsidRPr="0037562D">
              <w:rPr>
                <w:sz w:val="20"/>
                <w:szCs w:val="20"/>
              </w:rPr>
              <w:t>14. Cheese</w:t>
            </w:r>
          </w:p>
          <w:p w14:paraId="71D556E6" w14:textId="77777777" w:rsidR="00251F2F" w:rsidRPr="0037562D" w:rsidRDefault="00251F2F" w:rsidP="00251F2F">
            <w:pPr>
              <w:rPr>
                <w:sz w:val="20"/>
                <w:szCs w:val="20"/>
              </w:rPr>
            </w:pPr>
            <w:r w:rsidRPr="0037562D">
              <w:rPr>
                <w:sz w:val="20"/>
                <w:szCs w:val="20"/>
              </w:rPr>
              <w:t>15. Yogurt</w:t>
            </w:r>
          </w:p>
          <w:p w14:paraId="2073A6D9" w14:textId="77777777" w:rsidR="00251F2F" w:rsidRPr="0037562D" w:rsidRDefault="00251F2F" w:rsidP="00251F2F">
            <w:pPr>
              <w:rPr>
                <w:sz w:val="20"/>
                <w:szCs w:val="20"/>
              </w:rPr>
            </w:pPr>
            <w:r w:rsidRPr="0037562D">
              <w:rPr>
                <w:sz w:val="20"/>
                <w:szCs w:val="20"/>
              </w:rPr>
              <w:t>16. Processed meats</w:t>
            </w:r>
          </w:p>
          <w:p w14:paraId="0FD49EE3" w14:textId="77777777" w:rsidR="00251F2F" w:rsidRPr="0037562D" w:rsidRDefault="00251F2F" w:rsidP="00251F2F">
            <w:pPr>
              <w:rPr>
                <w:sz w:val="20"/>
                <w:szCs w:val="20"/>
              </w:rPr>
            </w:pPr>
            <w:r w:rsidRPr="0037562D">
              <w:rPr>
                <w:sz w:val="20"/>
                <w:szCs w:val="20"/>
              </w:rPr>
              <w:t>17. Unprocessed red meat (ruminant)</w:t>
            </w:r>
          </w:p>
          <w:p w14:paraId="6AE02BF3" w14:textId="77777777" w:rsidR="00251F2F" w:rsidRPr="0037562D" w:rsidRDefault="00251F2F" w:rsidP="00251F2F">
            <w:pPr>
              <w:rPr>
                <w:sz w:val="20"/>
                <w:szCs w:val="20"/>
              </w:rPr>
            </w:pPr>
            <w:r w:rsidRPr="0037562D">
              <w:rPr>
                <w:sz w:val="20"/>
                <w:szCs w:val="20"/>
              </w:rPr>
              <w:t>18. Unprocessed red meat (non-ruminant)</w:t>
            </w:r>
          </w:p>
          <w:p w14:paraId="3503000A" w14:textId="77777777" w:rsidR="00251F2F" w:rsidRPr="0037562D" w:rsidRDefault="00251F2F" w:rsidP="00251F2F">
            <w:pPr>
              <w:rPr>
                <w:sz w:val="20"/>
                <w:szCs w:val="20"/>
              </w:rPr>
            </w:pPr>
            <w:r w:rsidRPr="0037562D">
              <w:rPr>
                <w:sz w:val="20"/>
                <w:szCs w:val="20"/>
              </w:rPr>
              <w:t>19. Poultry</w:t>
            </w:r>
          </w:p>
          <w:p w14:paraId="4F2555BA" w14:textId="77777777" w:rsidR="00251F2F" w:rsidRPr="0037562D" w:rsidRDefault="00251F2F" w:rsidP="00251F2F">
            <w:pPr>
              <w:rPr>
                <w:sz w:val="20"/>
                <w:szCs w:val="20"/>
              </w:rPr>
            </w:pPr>
            <w:r w:rsidRPr="0037562D">
              <w:rPr>
                <w:sz w:val="20"/>
                <w:szCs w:val="20"/>
              </w:rPr>
              <w:t>20. Fish and seafood</w:t>
            </w:r>
          </w:p>
          <w:p w14:paraId="66568F18" w14:textId="77777777" w:rsidR="00251F2F" w:rsidRPr="0037562D" w:rsidRDefault="00251F2F" w:rsidP="00251F2F">
            <w:pPr>
              <w:rPr>
                <w:sz w:val="20"/>
                <w:szCs w:val="20"/>
              </w:rPr>
            </w:pPr>
            <w:r w:rsidRPr="0037562D">
              <w:rPr>
                <w:sz w:val="20"/>
                <w:szCs w:val="20"/>
              </w:rPr>
              <w:t>21. Nuts and seeds</w:t>
            </w:r>
          </w:p>
          <w:p w14:paraId="21BC7359" w14:textId="77777777" w:rsidR="00251F2F" w:rsidRPr="0037562D" w:rsidRDefault="00251F2F" w:rsidP="00251F2F">
            <w:pPr>
              <w:rPr>
                <w:sz w:val="20"/>
                <w:szCs w:val="20"/>
              </w:rPr>
            </w:pPr>
            <w:r w:rsidRPr="0037562D">
              <w:rPr>
                <w:sz w:val="20"/>
                <w:szCs w:val="20"/>
              </w:rPr>
              <w:t>22. Packaged ultra-processed salty snacks</w:t>
            </w:r>
          </w:p>
          <w:p w14:paraId="55A1D8D3" w14:textId="77777777" w:rsidR="00251F2F" w:rsidRPr="0037562D" w:rsidRDefault="00251F2F" w:rsidP="00251F2F">
            <w:pPr>
              <w:rPr>
                <w:sz w:val="20"/>
                <w:szCs w:val="20"/>
              </w:rPr>
            </w:pPr>
            <w:r w:rsidRPr="0037562D">
              <w:rPr>
                <w:sz w:val="20"/>
                <w:szCs w:val="20"/>
              </w:rPr>
              <w:t>23. Instant noodles</w:t>
            </w:r>
          </w:p>
          <w:p w14:paraId="3D07F909" w14:textId="77777777" w:rsidR="00251F2F" w:rsidRPr="0037562D" w:rsidRDefault="00251F2F" w:rsidP="00251F2F">
            <w:pPr>
              <w:rPr>
                <w:sz w:val="20"/>
                <w:szCs w:val="20"/>
              </w:rPr>
            </w:pPr>
            <w:r w:rsidRPr="0037562D">
              <w:rPr>
                <w:sz w:val="20"/>
                <w:szCs w:val="20"/>
              </w:rPr>
              <w:t>24. Deep fried foods</w:t>
            </w:r>
          </w:p>
          <w:p w14:paraId="75E994B3" w14:textId="77777777" w:rsidR="00251F2F" w:rsidRPr="0037562D" w:rsidRDefault="00251F2F" w:rsidP="00251F2F">
            <w:pPr>
              <w:rPr>
                <w:sz w:val="20"/>
                <w:szCs w:val="20"/>
              </w:rPr>
            </w:pPr>
            <w:r w:rsidRPr="0037562D">
              <w:rPr>
                <w:sz w:val="20"/>
                <w:szCs w:val="20"/>
              </w:rPr>
              <w:t>25. Fluid milk</w:t>
            </w:r>
          </w:p>
          <w:p w14:paraId="1CFA8D57" w14:textId="77777777" w:rsidR="00251F2F" w:rsidRPr="0037562D" w:rsidRDefault="00251F2F" w:rsidP="00251F2F">
            <w:pPr>
              <w:rPr>
                <w:sz w:val="20"/>
                <w:szCs w:val="20"/>
              </w:rPr>
            </w:pPr>
            <w:r w:rsidRPr="0037562D">
              <w:rPr>
                <w:sz w:val="20"/>
                <w:szCs w:val="20"/>
              </w:rPr>
              <w:t xml:space="preserve">26. Sweet tea / coffee / cocoa </w:t>
            </w:r>
          </w:p>
          <w:p w14:paraId="530D1540" w14:textId="77777777" w:rsidR="00251F2F" w:rsidRPr="0037562D" w:rsidRDefault="00251F2F" w:rsidP="00251F2F">
            <w:pPr>
              <w:rPr>
                <w:sz w:val="20"/>
                <w:szCs w:val="20"/>
              </w:rPr>
            </w:pPr>
            <w:r w:rsidRPr="0037562D">
              <w:rPr>
                <w:sz w:val="20"/>
                <w:szCs w:val="20"/>
              </w:rPr>
              <w:t>27. Fruit juice and fruit-flavored drinks</w:t>
            </w:r>
          </w:p>
          <w:p w14:paraId="37F51F81" w14:textId="77777777" w:rsidR="00251F2F" w:rsidRPr="0037562D" w:rsidRDefault="00251F2F" w:rsidP="00251F2F">
            <w:pPr>
              <w:rPr>
                <w:sz w:val="20"/>
                <w:szCs w:val="20"/>
              </w:rPr>
            </w:pPr>
            <w:r w:rsidRPr="0037562D">
              <w:rPr>
                <w:sz w:val="20"/>
                <w:szCs w:val="20"/>
              </w:rPr>
              <w:t>28. Sugar-sweetened beverages (soft drinks, energy drinks, sports drinks)</w:t>
            </w:r>
          </w:p>
          <w:p w14:paraId="1D1D6D62" w14:textId="42CB3C35" w:rsidR="00251F2F" w:rsidRPr="0037562D" w:rsidRDefault="00251F2F" w:rsidP="00251F2F">
            <w:pPr>
              <w:rPr>
                <w:sz w:val="20"/>
                <w:szCs w:val="20"/>
              </w:rPr>
            </w:pPr>
            <w:r w:rsidRPr="0037562D">
              <w:rPr>
                <w:sz w:val="20"/>
                <w:szCs w:val="20"/>
              </w:rPr>
              <w:t>29. Fast food</w:t>
            </w:r>
          </w:p>
        </w:tc>
        <w:tc>
          <w:tcPr>
            <w:tcW w:w="1417" w:type="dxa"/>
          </w:tcPr>
          <w:p w14:paraId="0CFA00CD" w14:textId="1CFFF046" w:rsidR="00251F2F" w:rsidRPr="0037562D" w:rsidRDefault="00251F2F" w:rsidP="00251F2F">
            <w:pPr>
              <w:rPr>
                <w:sz w:val="20"/>
                <w:szCs w:val="20"/>
              </w:rPr>
            </w:pPr>
            <w:r w:rsidRPr="0037562D">
              <w:rPr>
                <w:sz w:val="20"/>
                <w:szCs w:val="20"/>
              </w:rPr>
              <w:lastRenderedPageBreak/>
              <w:t>1 (consumed) or 0 (not consumed)</w:t>
            </w:r>
          </w:p>
        </w:tc>
        <w:tc>
          <w:tcPr>
            <w:tcW w:w="1560" w:type="dxa"/>
          </w:tcPr>
          <w:p w14:paraId="4092DDE3" w14:textId="77777777" w:rsidR="00251F2F" w:rsidRPr="0037562D" w:rsidRDefault="00251F2F" w:rsidP="00251F2F">
            <w:pPr>
              <w:rPr>
                <w:sz w:val="20"/>
                <w:szCs w:val="20"/>
              </w:rPr>
            </w:pPr>
            <w:r w:rsidRPr="0037562D">
              <w:rPr>
                <w:sz w:val="20"/>
                <w:szCs w:val="20"/>
              </w:rPr>
              <w:t xml:space="preserve">Group the following questions, and assign a group score of 1 if any of the question responses are 1, and 0 </w:t>
            </w:r>
            <w:r w:rsidRPr="0037562D">
              <w:rPr>
                <w:sz w:val="20"/>
                <w:szCs w:val="20"/>
              </w:rPr>
              <w:lastRenderedPageBreak/>
              <w:t xml:space="preserve">otherwise. Sum the values. </w:t>
            </w:r>
          </w:p>
          <w:p w14:paraId="71A8C2BB" w14:textId="77777777" w:rsidR="00251F2F" w:rsidRPr="0037562D" w:rsidRDefault="00251F2F" w:rsidP="00251F2F">
            <w:pPr>
              <w:rPr>
                <w:sz w:val="20"/>
                <w:szCs w:val="20"/>
              </w:rPr>
            </w:pPr>
          </w:p>
          <w:p w14:paraId="64910693" w14:textId="4241E25F" w:rsidR="00251F2F" w:rsidRPr="0037562D" w:rsidRDefault="00251F2F" w:rsidP="00251F2F">
            <w:pPr>
              <w:rPr>
                <w:sz w:val="20"/>
                <w:szCs w:val="20"/>
              </w:rPr>
            </w:pPr>
            <w:r w:rsidRPr="0037562D">
              <w:rPr>
                <w:sz w:val="20"/>
                <w:szCs w:val="20"/>
              </w:rPr>
              <w:t>Group1: Qs 1, 2, 3</w:t>
            </w:r>
          </w:p>
          <w:p w14:paraId="42FCC602" w14:textId="25377AAD" w:rsidR="00251F2F" w:rsidRPr="0037562D" w:rsidRDefault="00251F2F" w:rsidP="00251F2F">
            <w:pPr>
              <w:rPr>
                <w:sz w:val="20"/>
                <w:szCs w:val="20"/>
              </w:rPr>
            </w:pPr>
            <w:r w:rsidRPr="0037562D">
              <w:rPr>
                <w:sz w:val="20"/>
                <w:szCs w:val="20"/>
              </w:rPr>
              <w:t>Group2: Q4</w:t>
            </w:r>
          </w:p>
          <w:p w14:paraId="2091ABE0" w14:textId="283F010C" w:rsidR="00251F2F" w:rsidRPr="0037562D" w:rsidRDefault="00251F2F" w:rsidP="00251F2F">
            <w:pPr>
              <w:rPr>
                <w:sz w:val="20"/>
                <w:szCs w:val="20"/>
              </w:rPr>
            </w:pPr>
            <w:r w:rsidRPr="0037562D">
              <w:rPr>
                <w:sz w:val="20"/>
                <w:szCs w:val="20"/>
              </w:rPr>
              <w:t>Group3: Q21</w:t>
            </w:r>
          </w:p>
          <w:p w14:paraId="501B7683" w14:textId="1417FF9B" w:rsidR="00251F2F" w:rsidRPr="0037562D" w:rsidRDefault="00251F2F" w:rsidP="00251F2F">
            <w:pPr>
              <w:rPr>
                <w:sz w:val="20"/>
                <w:szCs w:val="20"/>
              </w:rPr>
            </w:pPr>
            <w:r w:rsidRPr="0037562D">
              <w:rPr>
                <w:sz w:val="20"/>
                <w:szCs w:val="20"/>
              </w:rPr>
              <w:t>Group4: Qs14,15,25</w:t>
            </w:r>
          </w:p>
          <w:p w14:paraId="4B6AE813" w14:textId="77B59367" w:rsidR="00251F2F" w:rsidRPr="0037562D" w:rsidRDefault="00251F2F" w:rsidP="00251F2F">
            <w:pPr>
              <w:rPr>
                <w:sz w:val="20"/>
                <w:szCs w:val="20"/>
              </w:rPr>
            </w:pPr>
            <w:r w:rsidRPr="0037562D">
              <w:rPr>
                <w:sz w:val="20"/>
                <w:szCs w:val="20"/>
              </w:rPr>
              <w:t>Group5: Qs16,17,18,19,2</w:t>
            </w:r>
          </w:p>
          <w:p w14:paraId="74F4E39F" w14:textId="6B2BD739" w:rsidR="00251F2F" w:rsidRPr="0037562D" w:rsidRDefault="00251F2F" w:rsidP="00251F2F">
            <w:pPr>
              <w:rPr>
                <w:sz w:val="20"/>
                <w:szCs w:val="20"/>
              </w:rPr>
            </w:pPr>
            <w:r w:rsidRPr="0037562D">
              <w:rPr>
                <w:sz w:val="20"/>
                <w:szCs w:val="20"/>
              </w:rPr>
              <w:t>Group6: Q13</w:t>
            </w:r>
          </w:p>
          <w:p w14:paraId="136E5EC7" w14:textId="0B7B4E1D" w:rsidR="00251F2F" w:rsidRPr="0037562D" w:rsidRDefault="00251F2F" w:rsidP="00251F2F">
            <w:pPr>
              <w:rPr>
                <w:sz w:val="20"/>
                <w:szCs w:val="20"/>
              </w:rPr>
            </w:pPr>
            <w:r w:rsidRPr="0037562D">
              <w:rPr>
                <w:sz w:val="20"/>
                <w:szCs w:val="20"/>
              </w:rPr>
              <w:t>Group7: Q6</w:t>
            </w:r>
          </w:p>
          <w:p w14:paraId="0C36A3D4" w14:textId="084CC7B0" w:rsidR="00251F2F" w:rsidRPr="0037562D" w:rsidRDefault="00251F2F" w:rsidP="00251F2F">
            <w:pPr>
              <w:rPr>
                <w:sz w:val="20"/>
                <w:szCs w:val="20"/>
              </w:rPr>
            </w:pPr>
            <w:r w:rsidRPr="0037562D">
              <w:rPr>
                <w:sz w:val="20"/>
                <w:szCs w:val="20"/>
              </w:rPr>
              <w:t>Group8: Qs5,8</w:t>
            </w:r>
          </w:p>
          <w:p w14:paraId="687D2357" w14:textId="0AE9B4A2" w:rsidR="00251F2F" w:rsidRPr="0037562D" w:rsidRDefault="00251F2F" w:rsidP="00251F2F">
            <w:pPr>
              <w:rPr>
                <w:sz w:val="20"/>
                <w:szCs w:val="20"/>
              </w:rPr>
            </w:pPr>
            <w:r w:rsidRPr="0037562D">
              <w:rPr>
                <w:sz w:val="20"/>
                <w:szCs w:val="20"/>
              </w:rPr>
              <w:t>Group9: Q7</w:t>
            </w:r>
          </w:p>
          <w:p w14:paraId="6DFD74CA" w14:textId="6E0F210C" w:rsidR="00251F2F" w:rsidRPr="0037562D" w:rsidRDefault="00251F2F" w:rsidP="00251F2F">
            <w:pPr>
              <w:rPr>
                <w:sz w:val="20"/>
                <w:szCs w:val="20"/>
              </w:rPr>
            </w:pPr>
            <w:r w:rsidRPr="0037562D">
              <w:rPr>
                <w:sz w:val="20"/>
                <w:szCs w:val="20"/>
              </w:rPr>
              <w:t>Group10: Qs 9,10</w:t>
            </w:r>
          </w:p>
        </w:tc>
        <w:tc>
          <w:tcPr>
            <w:tcW w:w="1275" w:type="dxa"/>
          </w:tcPr>
          <w:p w14:paraId="2F764BB1" w14:textId="0E7A23BC" w:rsidR="00251F2F" w:rsidRPr="0037562D" w:rsidRDefault="00251F2F" w:rsidP="00251F2F">
            <w:pPr>
              <w:rPr>
                <w:sz w:val="20"/>
                <w:szCs w:val="20"/>
              </w:rPr>
            </w:pPr>
            <w:r w:rsidRPr="0037562D">
              <w:rPr>
                <w:sz w:val="20"/>
                <w:szCs w:val="20"/>
              </w:rPr>
              <w:lastRenderedPageBreak/>
              <w:t>Household Food Group Diversity Score (FGDS) (0-10)</w:t>
            </w:r>
          </w:p>
        </w:tc>
        <w:tc>
          <w:tcPr>
            <w:tcW w:w="850" w:type="dxa"/>
          </w:tcPr>
          <w:p w14:paraId="684284C3" w14:textId="46EB88CC" w:rsidR="00251F2F" w:rsidRPr="0037562D" w:rsidRDefault="00251F2F" w:rsidP="00251F2F">
            <w:pPr>
              <w:rPr>
                <w:sz w:val="20"/>
                <w:szCs w:val="20"/>
              </w:rPr>
            </w:pPr>
            <w:r w:rsidRPr="0037562D">
              <w:rPr>
                <w:sz w:val="20"/>
                <w:szCs w:val="20"/>
              </w:rPr>
              <w:t>Integer 0-10</w:t>
            </w:r>
          </w:p>
        </w:tc>
      </w:tr>
      <w:tr w:rsidR="00251F2F" w:rsidRPr="0037562D" w14:paraId="1C7D8FF7" w14:textId="77777777" w:rsidTr="5038A7C3">
        <w:tc>
          <w:tcPr>
            <w:tcW w:w="1555" w:type="dxa"/>
            <w:vMerge w:val="restart"/>
            <w:shd w:val="clear" w:color="auto" w:fill="C0689E"/>
          </w:tcPr>
          <w:p w14:paraId="30AB7AA1" w14:textId="77777777" w:rsidR="00251F2F" w:rsidRPr="0037562D" w:rsidRDefault="00251F2F" w:rsidP="00251F2F">
            <w:pPr>
              <w:rPr>
                <w:sz w:val="20"/>
                <w:szCs w:val="20"/>
              </w:rPr>
            </w:pPr>
            <w:r w:rsidRPr="0037562D">
              <w:rPr>
                <w:sz w:val="20"/>
                <w:szCs w:val="20"/>
              </w:rPr>
              <w:t>Farmer agency</w:t>
            </w:r>
          </w:p>
        </w:tc>
        <w:tc>
          <w:tcPr>
            <w:tcW w:w="708" w:type="dxa"/>
          </w:tcPr>
          <w:p w14:paraId="3D8C2FEE" w14:textId="77777777" w:rsidR="00251F2F" w:rsidRPr="0037562D" w:rsidRDefault="00251F2F" w:rsidP="00251F2F">
            <w:pPr>
              <w:rPr>
                <w:sz w:val="20"/>
                <w:szCs w:val="20"/>
              </w:rPr>
            </w:pPr>
            <w:r w:rsidRPr="0037562D">
              <w:rPr>
                <w:sz w:val="20"/>
                <w:szCs w:val="20"/>
              </w:rPr>
              <w:t>16.1</w:t>
            </w:r>
          </w:p>
        </w:tc>
        <w:tc>
          <w:tcPr>
            <w:tcW w:w="1985" w:type="dxa"/>
          </w:tcPr>
          <w:p w14:paraId="46179534" w14:textId="77777777" w:rsidR="00251F2F" w:rsidRPr="0037562D" w:rsidRDefault="00251F2F" w:rsidP="00251F2F">
            <w:pPr>
              <w:rPr>
                <w:sz w:val="20"/>
                <w:szCs w:val="20"/>
              </w:rPr>
            </w:pPr>
            <w:r w:rsidRPr="0037562D">
              <w:rPr>
                <w:sz w:val="20"/>
                <w:szCs w:val="20"/>
              </w:rPr>
              <w:t xml:space="preserve">On which step of the ladder would you position the majority </w:t>
            </w:r>
            <w:r w:rsidRPr="0037562D">
              <w:rPr>
                <w:sz w:val="20"/>
                <w:szCs w:val="20"/>
              </w:rPr>
              <w:lastRenderedPageBreak/>
              <w:t>of women in your household today?</w:t>
            </w:r>
          </w:p>
        </w:tc>
        <w:tc>
          <w:tcPr>
            <w:tcW w:w="1417" w:type="dxa"/>
            <w:vMerge w:val="restart"/>
          </w:tcPr>
          <w:p w14:paraId="11C3BA45" w14:textId="77777777" w:rsidR="00251F2F" w:rsidRPr="0037562D" w:rsidRDefault="00251F2F" w:rsidP="00251F2F">
            <w:pPr>
              <w:rPr>
                <w:sz w:val="20"/>
                <w:szCs w:val="20"/>
              </w:rPr>
            </w:pPr>
            <w:r w:rsidRPr="0037562D">
              <w:rPr>
                <w:sz w:val="20"/>
                <w:szCs w:val="20"/>
              </w:rPr>
              <w:lastRenderedPageBreak/>
              <w:t xml:space="preserve">5-Power and freedom to make all </w:t>
            </w:r>
            <w:r w:rsidRPr="0037562D">
              <w:rPr>
                <w:sz w:val="20"/>
                <w:szCs w:val="20"/>
              </w:rPr>
              <w:lastRenderedPageBreak/>
              <w:t>major life decisions.</w:t>
            </w:r>
          </w:p>
          <w:p w14:paraId="1CCD9C65" w14:textId="77777777" w:rsidR="00251F2F" w:rsidRPr="0037562D" w:rsidRDefault="00251F2F" w:rsidP="00251F2F">
            <w:pPr>
              <w:rPr>
                <w:sz w:val="20"/>
                <w:szCs w:val="20"/>
              </w:rPr>
            </w:pPr>
            <w:r w:rsidRPr="0037562D">
              <w:rPr>
                <w:sz w:val="20"/>
                <w:szCs w:val="20"/>
              </w:rPr>
              <w:t>4-Power and freedom to make many major life decisions.</w:t>
            </w:r>
          </w:p>
          <w:p w14:paraId="16F5926E" w14:textId="77777777" w:rsidR="00251F2F" w:rsidRPr="0037562D" w:rsidRDefault="00251F2F" w:rsidP="00251F2F">
            <w:pPr>
              <w:rPr>
                <w:sz w:val="20"/>
                <w:szCs w:val="20"/>
              </w:rPr>
            </w:pPr>
            <w:r w:rsidRPr="0037562D">
              <w:rPr>
                <w:sz w:val="20"/>
                <w:szCs w:val="20"/>
              </w:rPr>
              <w:t>3-Power and freedom to make some major life decisions.</w:t>
            </w:r>
          </w:p>
          <w:p w14:paraId="65FF413A" w14:textId="77777777" w:rsidR="00251F2F" w:rsidRPr="0037562D" w:rsidRDefault="00251F2F" w:rsidP="00251F2F">
            <w:pPr>
              <w:rPr>
                <w:sz w:val="20"/>
                <w:szCs w:val="20"/>
              </w:rPr>
            </w:pPr>
            <w:r w:rsidRPr="0037562D">
              <w:rPr>
                <w:sz w:val="20"/>
                <w:szCs w:val="20"/>
              </w:rPr>
              <w:t>2-Only a small amount of power and freedom.</w:t>
            </w:r>
          </w:p>
          <w:p w14:paraId="0C7641EA" w14:textId="77777777" w:rsidR="00251F2F" w:rsidRPr="0037562D" w:rsidRDefault="00251F2F" w:rsidP="00251F2F">
            <w:pPr>
              <w:rPr>
                <w:sz w:val="20"/>
                <w:szCs w:val="20"/>
              </w:rPr>
            </w:pPr>
            <w:r w:rsidRPr="0037562D">
              <w:rPr>
                <w:sz w:val="20"/>
                <w:szCs w:val="20"/>
              </w:rPr>
              <w:t>1-Almost no power or freedom to make decisions.</w:t>
            </w:r>
          </w:p>
        </w:tc>
        <w:tc>
          <w:tcPr>
            <w:tcW w:w="1560" w:type="dxa"/>
            <w:vMerge w:val="restart"/>
          </w:tcPr>
          <w:p w14:paraId="2FCB5A71" w14:textId="77777777" w:rsidR="00251F2F" w:rsidRPr="0037562D" w:rsidRDefault="00251F2F" w:rsidP="00251F2F">
            <w:pPr>
              <w:rPr>
                <w:sz w:val="20"/>
                <w:szCs w:val="20"/>
              </w:rPr>
            </w:pPr>
            <w:r w:rsidRPr="0037562D">
              <w:rPr>
                <w:sz w:val="20"/>
                <w:szCs w:val="20"/>
              </w:rPr>
              <w:lastRenderedPageBreak/>
              <w:t>Take the median value</w:t>
            </w:r>
          </w:p>
        </w:tc>
        <w:tc>
          <w:tcPr>
            <w:tcW w:w="1275" w:type="dxa"/>
            <w:vMerge w:val="restart"/>
          </w:tcPr>
          <w:p w14:paraId="27596FE1" w14:textId="77777777" w:rsidR="00251F2F" w:rsidRPr="0037562D" w:rsidRDefault="00251F2F" w:rsidP="00251F2F">
            <w:pPr>
              <w:rPr>
                <w:sz w:val="20"/>
                <w:szCs w:val="20"/>
              </w:rPr>
            </w:pPr>
            <w:r w:rsidRPr="0037562D">
              <w:rPr>
                <w:sz w:val="20"/>
                <w:szCs w:val="20"/>
              </w:rPr>
              <w:t>Self-evaluated decision-</w:t>
            </w:r>
            <w:r w:rsidRPr="0037562D">
              <w:rPr>
                <w:sz w:val="20"/>
                <w:szCs w:val="20"/>
              </w:rPr>
              <w:lastRenderedPageBreak/>
              <w:t>making agency from 1 (almost no power and freedom) to 5 (complete power and freedom)</w:t>
            </w:r>
          </w:p>
        </w:tc>
        <w:tc>
          <w:tcPr>
            <w:tcW w:w="850" w:type="dxa"/>
            <w:vMerge w:val="restart"/>
          </w:tcPr>
          <w:p w14:paraId="2D25C183" w14:textId="77777777" w:rsidR="00251F2F" w:rsidRPr="0037562D" w:rsidRDefault="00251F2F" w:rsidP="00251F2F">
            <w:pPr>
              <w:rPr>
                <w:sz w:val="20"/>
                <w:szCs w:val="20"/>
              </w:rPr>
            </w:pPr>
            <w:r w:rsidRPr="0037562D">
              <w:rPr>
                <w:sz w:val="20"/>
                <w:szCs w:val="20"/>
              </w:rPr>
              <w:lastRenderedPageBreak/>
              <w:t>Likert 1-5</w:t>
            </w:r>
          </w:p>
        </w:tc>
      </w:tr>
      <w:tr w:rsidR="00251F2F" w:rsidRPr="0037562D" w14:paraId="60E10273" w14:textId="77777777" w:rsidTr="5038A7C3">
        <w:tc>
          <w:tcPr>
            <w:tcW w:w="1555" w:type="dxa"/>
            <w:vMerge/>
          </w:tcPr>
          <w:p w14:paraId="1808B440" w14:textId="77777777" w:rsidR="00251F2F" w:rsidRPr="0037562D" w:rsidRDefault="00251F2F" w:rsidP="00251F2F">
            <w:pPr>
              <w:rPr>
                <w:sz w:val="20"/>
                <w:szCs w:val="20"/>
              </w:rPr>
            </w:pPr>
          </w:p>
        </w:tc>
        <w:tc>
          <w:tcPr>
            <w:tcW w:w="708" w:type="dxa"/>
          </w:tcPr>
          <w:p w14:paraId="20F7B399" w14:textId="77777777" w:rsidR="00251F2F" w:rsidRPr="0037562D" w:rsidRDefault="00251F2F" w:rsidP="00251F2F">
            <w:pPr>
              <w:rPr>
                <w:sz w:val="20"/>
                <w:szCs w:val="20"/>
              </w:rPr>
            </w:pPr>
            <w:r w:rsidRPr="0037562D">
              <w:rPr>
                <w:sz w:val="20"/>
                <w:szCs w:val="20"/>
              </w:rPr>
              <w:t>16.2</w:t>
            </w:r>
          </w:p>
        </w:tc>
        <w:tc>
          <w:tcPr>
            <w:tcW w:w="1985" w:type="dxa"/>
          </w:tcPr>
          <w:p w14:paraId="59B1BED6" w14:textId="77777777" w:rsidR="00251F2F" w:rsidRPr="0037562D" w:rsidRDefault="2519099E" w:rsidP="00251F2F">
            <w:pPr>
              <w:rPr>
                <w:sz w:val="20"/>
                <w:szCs w:val="20"/>
              </w:rPr>
            </w:pPr>
            <w:commentRangeStart w:id="174"/>
            <w:r w:rsidRPr="5038A7C3">
              <w:rPr>
                <w:sz w:val="20"/>
                <w:szCs w:val="20"/>
              </w:rPr>
              <w:t>On which step of the ladder would you position the majority of men in your household today?</w:t>
            </w:r>
            <w:commentRangeEnd w:id="174"/>
            <w:r w:rsidR="00251F2F" w:rsidRPr="0037562D">
              <w:rPr>
                <w:rStyle w:val="CommentReference"/>
                <w:sz w:val="20"/>
                <w:szCs w:val="20"/>
              </w:rPr>
              <w:commentReference w:id="174"/>
            </w:r>
          </w:p>
        </w:tc>
        <w:tc>
          <w:tcPr>
            <w:tcW w:w="1417" w:type="dxa"/>
            <w:vMerge/>
          </w:tcPr>
          <w:p w14:paraId="12F2F1CF" w14:textId="77777777" w:rsidR="00251F2F" w:rsidRPr="0037562D" w:rsidRDefault="00251F2F" w:rsidP="00251F2F">
            <w:pPr>
              <w:rPr>
                <w:sz w:val="20"/>
                <w:szCs w:val="20"/>
              </w:rPr>
            </w:pPr>
          </w:p>
        </w:tc>
        <w:tc>
          <w:tcPr>
            <w:tcW w:w="1560" w:type="dxa"/>
            <w:vMerge/>
          </w:tcPr>
          <w:p w14:paraId="0D33526B" w14:textId="77777777" w:rsidR="00251F2F" w:rsidRPr="0037562D" w:rsidRDefault="00251F2F" w:rsidP="00251F2F">
            <w:pPr>
              <w:rPr>
                <w:sz w:val="20"/>
                <w:szCs w:val="20"/>
              </w:rPr>
            </w:pPr>
          </w:p>
        </w:tc>
        <w:tc>
          <w:tcPr>
            <w:tcW w:w="1275" w:type="dxa"/>
            <w:vMerge/>
          </w:tcPr>
          <w:p w14:paraId="04ED798A" w14:textId="77777777" w:rsidR="00251F2F" w:rsidRPr="0037562D" w:rsidRDefault="00251F2F" w:rsidP="00251F2F">
            <w:pPr>
              <w:rPr>
                <w:sz w:val="20"/>
                <w:szCs w:val="20"/>
              </w:rPr>
            </w:pPr>
          </w:p>
        </w:tc>
        <w:tc>
          <w:tcPr>
            <w:tcW w:w="850" w:type="dxa"/>
            <w:vMerge/>
          </w:tcPr>
          <w:p w14:paraId="255C4C1F" w14:textId="77777777" w:rsidR="00251F2F" w:rsidRPr="0037562D" w:rsidRDefault="00251F2F" w:rsidP="00251F2F">
            <w:pPr>
              <w:rPr>
                <w:sz w:val="20"/>
                <w:szCs w:val="20"/>
              </w:rPr>
            </w:pPr>
          </w:p>
        </w:tc>
      </w:tr>
      <w:tr w:rsidR="00251F2F" w:rsidRPr="0037562D" w14:paraId="3FA4A1A1" w14:textId="77777777" w:rsidTr="5038A7C3">
        <w:tc>
          <w:tcPr>
            <w:tcW w:w="1555" w:type="dxa"/>
            <w:shd w:val="clear" w:color="auto" w:fill="C0689E"/>
          </w:tcPr>
          <w:p w14:paraId="3327D0AB" w14:textId="0DA9F48F" w:rsidR="00251F2F" w:rsidRPr="0037562D" w:rsidRDefault="00251F2F" w:rsidP="00251F2F">
            <w:pPr>
              <w:rPr>
                <w:sz w:val="20"/>
                <w:szCs w:val="20"/>
              </w:rPr>
            </w:pPr>
            <w:r w:rsidRPr="0037562D">
              <w:rPr>
                <w:sz w:val="20"/>
                <w:szCs w:val="20"/>
              </w:rPr>
              <w:t>Land tenure (1)</w:t>
            </w:r>
          </w:p>
        </w:tc>
        <w:tc>
          <w:tcPr>
            <w:tcW w:w="708" w:type="dxa"/>
          </w:tcPr>
          <w:p w14:paraId="197CF043" w14:textId="77777777" w:rsidR="00251F2F" w:rsidRPr="0037562D" w:rsidRDefault="00251F2F" w:rsidP="00251F2F">
            <w:pPr>
              <w:rPr>
                <w:sz w:val="20"/>
                <w:szCs w:val="20"/>
              </w:rPr>
            </w:pPr>
            <w:r w:rsidRPr="0037562D">
              <w:rPr>
                <w:sz w:val="20"/>
                <w:szCs w:val="20"/>
              </w:rPr>
              <w:t>17.1</w:t>
            </w:r>
          </w:p>
        </w:tc>
        <w:tc>
          <w:tcPr>
            <w:tcW w:w="1985" w:type="dxa"/>
          </w:tcPr>
          <w:p w14:paraId="691A0065" w14:textId="77777777" w:rsidR="00251F2F" w:rsidRPr="0037562D" w:rsidRDefault="00251F2F" w:rsidP="00251F2F">
            <w:pPr>
              <w:rPr>
                <w:sz w:val="20"/>
                <w:szCs w:val="20"/>
              </w:rPr>
            </w:pPr>
            <w:r w:rsidRPr="0037562D">
              <w:rPr>
                <w:sz w:val="20"/>
                <w:szCs w:val="20"/>
              </w:rPr>
              <w:t>Do you perceive that you could involuntarily lose ownership or use rights to any of the land you currently own or hold use rights to in the next 5 years?</w:t>
            </w:r>
          </w:p>
        </w:tc>
        <w:tc>
          <w:tcPr>
            <w:tcW w:w="1417" w:type="dxa"/>
          </w:tcPr>
          <w:p w14:paraId="258E1C87" w14:textId="7021474F" w:rsidR="00251F2F" w:rsidRPr="0037562D" w:rsidRDefault="00251F2F" w:rsidP="00251F2F">
            <w:pPr>
              <w:rPr>
                <w:sz w:val="20"/>
                <w:szCs w:val="20"/>
              </w:rPr>
            </w:pPr>
            <w:r w:rsidRPr="0037562D">
              <w:rPr>
                <w:sz w:val="20"/>
                <w:szCs w:val="20"/>
              </w:rPr>
              <w:t>5 - Not at all</w:t>
            </w:r>
          </w:p>
          <w:p w14:paraId="57E927DB" w14:textId="33F2D5CB" w:rsidR="00251F2F" w:rsidRPr="0037562D" w:rsidRDefault="00251F2F" w:rsidP="00251F2F">
            <w:pPr>
              <w:rPr>
                <w:sz w:val="20"/>
                <w:szCs w:val="20"/>
              </w:rPr>
            </w:pPr>
            <w:r w:rsidRPr="0037562D">
              <w:rPr>
                <w:sz w:val="20"/>
                <w:szCs w:val="20"/>
              </w:rPr>
              <w:t>4- Slightly likely</w:t>
            </w:r>
          </w:p>
          <w:p w14:paraId="26AADAF8" w14:textId="77777777" w:rsidR="00251F2F" w:rsidRPr="0037562D" w:rsidRDefault="00251F2F" w:rsidP="00251F2F">
            <w:pPr>
              <w:rPr>
                <w:sz w:val="20"/>
                <w:szCs w:val="20"/>
              </w:rPr>
            </w:pPr>
            <w:r w:rsidRPr="0037562D">
              <w:rPr>
                <w:sz w:val="20"/>
                <w:szCs w:val="20"/>
              </w:rPr>
              <w:t>3 - Moderately likely</w:t>
            </w:r>
          </w:p>
          <w:p w14:paraId="039F30D7" w14:textId="353F90D6" w:rsidR="00251F2F" w:rsidRPr="0037562D" w:rsidRDefault="00251F2F" w:rsidP="00251F2F">
            <w:pPr>
              <w:rPr>
                <w:sz w:val="20"/>
                <w:szCs w:val="20"/>
              </w:rPr>
            </w:pPr>
            <w:r w:rsidRPr="0037562D">
              <w:rPr>
                <w:sz w:val="20"/>
                <w:szCs w:val="20"/>
              </w:rPr>
              <w:t>2 - Very likely</w:t>
            </w:r>
          </w:p>
          <w:p w14:paraId="0D216C4B" w14:textId="4DB1C14A" w:rsidR="00251F2F" w:rsidRPr="0037562D" w:rsidRDefault="00251F2F" w:rsidP="00251F2F">
            <w:pPr>
              <w:rPr>
                <w:sz w:val="20"/>
                <w:szCs w:val="20"/>
              </w:rPr>
            </w:pPr>
            <w:r w:rsidRPr="0037562D">
              <w:rPr>
                <w:sz w:val="20"/>
                <w:szCs w:val="20"/>
              </w:rPr>
              <w:t>1 - Extremely likely</w:t>
            </w:r>
          </w:p>
        </w:tc>
        <w:tc>
          <w:tcPr>
            <w:tcW w:w="1560" w:type="dxa"/>
          </w:tcPr>
          <w:p w14:paraId="564437F6" w14:textId="5327DB03" w:rsidR="00251F2F" w:rsidRPr="0037562D" w:rsidRDefault="00251F2F" w:rsidP="00251F2F">
            <w:pPr>
              <w:rPr>
                <w:sz w:val="20"/>
                <w:szCs w:val="20"/>
              </w:rPr>
            </w:pPr>
            <w:r>
              <w:rPr>
                <w:sz w:val="20"/>
                <w:szCs w:val="20"/>
              </w:rPr>
              <w:t>n/a</w:t>
            </w:r>
          </w:p>
        </w:tc>
        <w:tc>
          <w:tcPr>
            <w:tcW w:w="1275" w:type="dxa"/>
          </w:tcPr>
          <w:p w14:paraId="1223B37C" w14:textId="02A63DE4" w:rsidR="00251F2F" w:rsidRPr="0037562D" w:rsidRDefault="00251F2F" w:rsidP="00251F2F">
            <w:pPr>
              <w:rPr>
                <w:sz w:val="20"/>
                <w:szCs w:val="20"/>
              </w:rPr>
            </w:pPr>
            <w:r w:rsidRPr="0037562D">
              <w:rPr>
                <w:sz w:val="20"/>
                <w:szCs w:val="20"/>
              </w:rPr>
              <w:t>Likelihood of losing land access from 1 (extremely likely) to 5 (extremely unlikely)</w:t>
            </w:r>
          </w:p>
        </w:tc>
        <w:tc>
          <w:tcPr>
            <w:tcW w:w="850" w:type="dxa"/>
          </w:tcPr>
          <w:p w14:paraId="7EA94AB9" w14:textId="66C025E5" w:rsidR="00251F2F" w:rsidRPr="0037562D" w:rsidRDefault="00251F2F" w:rsidP="00251F2F">
            <w:pPr>
              <w:rPr>
                <w:sz w:val="20"/>
                <w:szCs w:val="20"/>
              </w:rPr>
            </w:pPr>
            <w:r w:rsidRPr="0037562D">
              <w:rPr>
                <w:sz w:val="20"/>
                <w:szCs w:val="20"/>
              </w:rPr>
              <w:t>Continuous in range 1-5</w:t>
            </w:r>
          </w:p>
        </w:tc>
      </w:tr>
      <w:tr w:rsidR="00251F2F" w:rsidRPr="0037562D" w14:paraId="2E58ACF6" w14:textId="77777777" w:rsidTr="5038A7C3">
        <w:tc>
          <w:tcPr>
            <w:tcW w:w="1555" w:type="dxa"/>
            <w:shd w:val="clear" w:color="auto" w:fill="C0689E"/>
          </w:tcPr>
          <w:p w14:paraId="736688BE" w14:textId="32C967F8" w:rsidR="00251F2F" w:rsidRPr="0037562D" w:rsidRDefault="00251F2F" w:rsidP="00251F2F">
            <w:pPr>
              <w:rPr>
                <w:sz w:val="20"/>
                <w:szCs w:val="20"/>
              </w:rPr>
            </w:pPr>
            <w:r w:rsidRPr="0037562D">
              <w:rPr>
                <w:sz w:val="20"/>
                <w:szCs w:val="20"/>
              </w:rPr>
              <w:t>Land tenure (2)</w:t>
            </w:r>
          </w:p>
        </w:tc>
        <w:tc>
          <w:tcPr>
            <w:tcW w:w="708" w:type="dxa"/>
          </w:tcPr>
          <w:p w14:paraId="3F98C3B4" w14:textId="079B1F98"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17.</w:t>
            </w:r>
            <w:r>
              <w:rPr>
                <w:b w:val="0"/>
                <w:bCs w:val="0"/>
                <w:sz w:val="20"/>
                <w:szCs w:val="20"/>
              </w:rPr>
              <w:t>2</w:t>
            </w:r>
          </w:p>
        </w:tc>
        <w:tc>
          <w:tcPr>
            <w:tcW w:w="1985" w:type="dxa"/>
          </w:tcPr>
          <w:p w14:paraId="6298B2C5" w14:textId="73BD7501"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What is the area of agricultural land used by the household which at least one member of the household owns, defined as land for which a household member has their name on a legally recognized document OR has the right to sell OR has the right to bequeath?</w:t>
            </w:r>
          </w:p>
        </w:tc>
        <w:tc>
          <w:tcPr>
            <w:tcW w:w="1417" w:type="dxa"/>
          </w:tcPr>
          <w:p w14:paraId="170F1C5D" w14:textId="40C63E1D" w:rsidR="00251F2F" w:rsidRPr="0037562D" w:rsidRDefault="00251F2F" w:rsidP="00251F2F">
            <w:pPr>
              <w:pStyle w:val="responses"/>
              <w:numPr>
                <w:ilvl w:val="0"/>
                <w:numId w:val="0"/>
              </w:numPr>
              <w:jc w:val="left"/>
              <w:rPr>
                <w:i w:val="0"/>
                <w:iCs/>
                <w:color w:val="auto"/>
                <w:sz w:val="20"/>
                <w:szCs w:val="20"/>
              </w:rPr>
            </w:pPr>
            <w:r w:rsidRPr="0037562D">
              <w:rPr>
                <w:i w:val="0"/>
                <w:iCs/>
                <w:color w:val="auto"/>
                <w:sz w:val="20"/>
                <w:szCs w:val="20"/>
              </w:rPr>
              <w:t>[values provided in hectares or acres]</w:t>
            </w:r>
          </w:p>
        </w:tc>
        <w:tc>
          <w:tcPr>
            <w:tcW w:w="1560" w:type="dxa"/>
          </w:tcPr>
          <w:p w14:paraId="39BFEBBC" w14:textId="3D3581A8" w:rsidR="00251F2F" w:rsidRPr="0037562D" w:rsidRDefault="00251F2F" w:rsidP="00251F2F">
            <w:pPr>
              <w:rPr>
                <w:sz w:val="20"/>
                <w:szCs w:val="20"/>
              </w:rPr>
            </w:pPr>
            <w:r w:rsidRPr="0037562D">
              <w:rPr>
                <w:sz w:val="20"/>
                <w:szCs w:val="20"/>
              </w:rPr>
              <w:t xml:space="preserve">((Land area for which individuals in agricultural households have their name on a legally recognized document OR have the right to sell OR bequeath agricultural land)/(Total land area used </w:t>
            </w:r>
            <w:r w:rsidRPr="0037562D">
              <w:rPr>
                <w:sz w:val="20"/>
                <w:szCs w:val="20"/>
              </w:rPr>
              <w:lastRenderedPageBreak/>
              <w:t>by the household))*100</w:t>
            </w:r>
          </w:p>
        </w:tc>
        <w:tc>
          <w:tcPr>
            <w:tcW w:w="1275" w:type="dxa"/>
          </w:tcPr>
          <w:p w14:paraId="12C35DDF" w14:textId="65E09452" w:rsidR="00251F2F" w:rsidRPr="0037562D" w:rsidRDefault="00251F2F" w:rsidP="00251F2F">
            <w:pPr>
              <w:rPr>
                <w:sz w:val="20"/>
                <w:szCs w:val="20"/>
              </w:rPr>
            </w:pPr>
            <w:r w:rsidRPr="0037562D">
              <w:rPr>
                <w:sz w:val="20"/>
                <w:szCs w:val="20"/>
              </w:rPr>
              <w:lastRenderedPageBreak/>
              <w:t>Proportion of land owned by household</w:t>
            </w:r>
          </w:p>
        </w:tc>
        <w:tc>
          <w:tcPr>
            <w:tcW w:w="850" w:type="dxa"/>
          </w:tcPr>
          <w:p w14:paraId="6BF4EDEE" w14:textId="6DAE1229" w:rsidR="00251F2F" w:rsidRPr="0037562D" w:rsidRDefault="00251F2F" w:rsidP="00251F2F">
            <w:pPr>
              <w:rPr>
                <w:sz w:val="20"/>
                <w:szCs w:val="20"/>
              </w:rPr>
            </w:pPr>
            <w:r w:rsidRPr="0037562D">
              <w:rPr>
                <w:sz w:val="20"/>
                <w:szCs w:val="20"/>
              </w:rPr>
              <w:t>%</w:t>
            </w:r>
          </w:p>
        </w:tc>
      </w:tr>
      <w:tr w:rsidR="00251F2F" w:rsidRPr="0037562D" w14:paraId="7552A880" w14:textId="77777777" w:rsidTr="5038A7C3">
        <w:tc>
          <w:tcPr>
            <w:tcW w:w="1555" w:type="dxa"/>
            <w:vMerge w:val="restart"/>
            <w:shd w:val="clear" w:color="auto" w:fill="C0689E"/>
          </w:tcPr>
          <w:p w14:paraId="5D977718" w14:textId="77777777" w:rsidR="00251F2F" w:rsidRPr="0037562D" w:rsidRDefault="2519099E" w:rsidP="00251F2F">
            <w:pPr>
              <w:rPr>
                <w:sz w:val="20"/>
                <w:szCs w:val="20"/>
              </w:rPr>
            </w:pPr>
            <w:commentRangeStart w:id="175"/>
            <w:r w:rsidRPr="5038A7C3">
              <w:rPr>
                <w:sz w:val="20"/>
                <w:szCs w:val="20"/>
              </w:rPr>
              <w:t>Human well-being</w:t>
            </w:r>
            <w:commentRangeEnd w:id="175"/>
            <w:r w:rsidR="00251F2F" w:rsidRPr="0037562D">
              <w:rPr>
                <w:rStyle w:val="CommentReference"/>
                <w:sz w:val="20"/>
                <w:szCs w:val="20"/>
              </w:rPr>
              <w:commentReference w:id="175"/>
            </w:r>
          </w:p>
        </w:tc>
        <w:tc>
          <w:tcPr>
            <w:tcW w:w="708" w:type="dxa"/>
          </w:tcPr>
          <w:p w14:paraId="16C0C83C"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18.1</w:t>
            </w:r>
          </w:p>
        </w:tc>
        <w:tc>
          <w:tcPr>
            <w:tcW w:w="1985" w:type="dxa"/>
          </w:tcPr>
          <w:p w14:paraId="7CCE760B"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Think about your own life and personal circumstances, how satisfied are you with your life as a whole?</w:t>
            </w:r>
          </w:p>
        </w:tc>
        <w:tc>
          <w:tcPr>
            <w:tcW w:w="1417" w:type="dxa"/>
            <w:vMerge w:val="restart"/>
          </w:tcPr>
          <w:p w14:paraId="452AA2EE" w14:textId="77777777" w:rsidR="00251F2F" w:rsidRPr="0037562D" w:rsidRDefault="00251F2F" w:rsidP="00251F2F">
            <w:pPr>
              <w:rPr>
                <w:sz w:val="20"/>
                <w:szCs w:val="20"/>
              </w:rPr>
            </w:pPr>
            <w:r w:rsidRPr="0037562D">
              <w:rPr>
                <w:sz w:val="20"/>
                <w:szCs w:val="20"/>
              </w:rPr>
              <w:t>5- Completely satisfied</w:t>
            </w:r>
          </w:p>
          <w:p w14:paraId="0FB9546A" w14:textId="77777777" w:rsidR="00251F2F" w:rsidRPr="0037562D" w:rsidRDefault="00251F2F" w:rsidP="00251F2F">
            <w:pPr>
              <w:rPr>
                <w:sz w:val="20"/>
                <w:szCs w:val="20"/>
              </w:rPr>
            </w:pPr>
            <w:r w:rsidRPr="0037562D">
              <w:rPr>
                <w:sz w:val="20"/>
                <w:szCs w:val="20"/>
              </w:rPr>
              <w:t>4- Somewhat satisfied.</w:t>
            </w:r>
          </w:p>
          <w:p w14:paraId="53E812B7" w14:textId="77777777" w:rsidR="00251F2F" w:rsidRPr="0037562D" w:rsidRDefault="00251F2F" w:rsidP="00251F2F">
            <w:pPr>
              <w:rPr>
                <w:sz w:val="20"/>
                <w:szCs w:val="20"/>
              </w:rPr>
            </w:pPr>
            <w:r w:rsidRPr="0037562D">
              <w:rPr>
                <w:sz w:val="20"/>
                <w:szCs w:val="20"/>
              </w:rPr>
              <w:t>3</w:t>
            </w:r>
            <w:r w:rsidRPr="0037562D">
              <w:rPr>
                <w:sz w:val="20"/>
                <w:szCs w:val="20"/>
              </w:rPr>
              <w:tab/>
              <w:t>- Neutral</w:t>
            </w:r>
          </w:p>
          <w:p w14:paraId="0922D6C4" w14:textId="0380CCD3" w:rsidR="00251F2F" w:rsidRPr="0037562D" w:rsidRDefault="7DFCB249" w:rsidP="00251F2F">
            <w:pPr>
              <w:rPr>
                <w:sz w:val="20"/>
                <w:szCs w:val="20"/>
              </w:rPr>
            </w:pPr>
            <w:r w:rsidRPr="3371930C">
              <w:rPr>
                <w:sz w:val="20"/>
                <w:szCs w:val="20"/>
              </w:rPr>
              <w:t>2</w:t>
            </w:r>
            <w:r w:rsidR="555A0417" w:rsidRPr="3371930C">
              <w:rPr>
                <w:sz w:val="20"/>
                <w:szCs w:val="20"/>
              </w:rPr>
              <w:t>- Somewhat dissatisfied</w:t>
            </w:r>
          </w:p>
          <w:p w14:paraId="1895E057" w14:textId="77777777" w:rsidR="00251F2F" w:rsidRPr="0037562D" w:rsidRDefault="00251F2F" w:rsidP="00251F2F">
            <w:pPr>
              <w:rPr>
                <w:sz w:val="20"/>
                <w:szCs w:val="20"/>
              </w:rPr>
            </w:pPr>
            <w:r w:rsidRPr="0037562D">
              <w:rPr>
                <w:sz w:val="20"/>
                <w:szCs w:val="20"/>
              </w:rPr>
              <w:t>1</w:t>
            </w:r>
            <w:r w:rsidRPr="0037562D">
              <w:rPr>
                <w:sz w:val="20"/>
                <w:szCs w:val="20"/>
              </w:rPr>
              <w:tab/>
              <w:t>- Completely dissatisfied</w:t>
            </w:r>
          </w:p>
          <w:p w14:paraId="5A428A21" w14:textId="48CC39DA" w:rsidR="00251F2F" w:rsidRPr="0037562D" w:rsidRDefault="00251F2F" w:rsidP="00251F2F">
            <w:pPr>
              <w:pStyle w:val="responses"/>
              <w:numPr>
                <w:ilvl w:val="0"/>
                <w:numId w:val="0"/>
              </w:numPr>
              <w:ind w:right="31"/>
              <w:rPr>
                <w:i w:val="0"/>
                <w:iCs/>
                <w:sz w:val="20"/>
                <w:szCs w:val="20"/>
              </w:rPr>
            </w:pPr>
            <w:r w:rsidRPr="0037562D">
              <w:rPr>
                <w:i w:val="0"/>
                <w:iCs/>
                <w:color w:val="auto"/>
                <w:sz w:val="20"/>
                <w:szCs w:val="20"/>
              </w:rPr>
              <w:t>0 - I don't know</w:t>
            </w:r>
          </w:p>
        </w:tc>
        <w:tc>
          <w:tcPr>
            <w:tcW w:w="1560" w:type="dxa"/>
            <w:vMerge w:val="restart"/>
          </w:tcPr>
          <w:p w14:paraId="3B1E7B80" w14:textId="77777777" w:rsidR="00251F2F" w:rsidRPr="0037562D" w:rsidRDefault="00251F2F" w:rsidP="00251F2F">
            <w:pPr>
              <w:rPr>
                <w:sz w:val="20"/>
                <w:szCs w:val="20"/>
              </w:rPr>
            </w:pPr>
            <w:r w:rsidRPr="0037562D">
              <w:rPr>
                <w:sz w:val="20"/>
                <w:szCs w:val="20"/>
              </w:rPr>
              <w:t>Take the median value, excluding zero scores</w:t>
            </w:r>
          </w:p>
          <w:p w14:paraId="45BA026F" w14:textId="6B62B79B" w:rsidR="00251F2F" w:rsidRPr="0037562D" w:rsidRDefault="00251F2F" w:rsidP="00251F2F">
            <w:pPr>
              <w:rPr>
                <w:sz w:val="20"/>
                <w:szCs w:val="20"/>
              </w:rPr>
            </w:pPr>
          </w:p>
        </w:tc>
        <w:tc>
          <w:tcPr>
            <w:tcW w:w="1275" w:type="dxa"/>
            <w:vMerge w:val="restart"/>
          </w:tcPr>
          <w:p w14:paraId="0BFC2C20" w14:textId="77777777" w:rsidR="00251F2F" w:rsidRPr="0037562D" w:rsidRDefault="00251F2F" w:rsidP="00251F2F">
            <w:pPr>
              <w:rPr>
                <w:sz w:val="20"/>
                <w:szCs w:val="20"/>
              </w:rPr>
            </w:pPr>
            <w:r w:rsidRPr="0037562D">
              <w:rPr>
                <w:sz w:val="20"/>
                <w:szCs w:val="20"/>
              </w:rPr>
              <w:t>Self-evaluated level of life satisfaction from 1 (completely dissatisfied) to 5 (completely satisfied)</w:t>
            </w:r>
          </w:p>
        </w:tc>
        <w:tc>
          <w:tcPr>
            <w:tcW w:w="850" w:type="dxa"/>
            <w:vMerge w:val="restart"/>
          </w:tcPr>
          <w:p w14:paraId="64358C42" w14:textId="1D84C41A" w:rsidR="00251F2F" w:rsidRPr="0037562D" w:rsidRDefault="00251F2F" w:rsidP="00251F2F">
            <w:pPr>
              <w:rPr>
                <w:sz w:val="20"/>
                <w:szCs w:val="20"/>
              </w:rPr>
            </w:pPr>
            <w:r w:rsidRPr="0037562D">
              <w:rPr>
                <w:sz w:val="20"/>
                <w:szCs w:val="20"/>
              </w:rPr>
              <w:t>Continuous in range 1-5</w:t>
            </w:r>
          </w:p>
        </w:tc>
      </w:tr>
      <w:tr w:rsidR="00251F2F" w:rsidRPr="0037562D" w14:paraId="171E8C89" w14:textId="77777777" w:rsidTr="5038A7C3">
        <w:tc>
          <w:tcPr>
            <w:tcW w:w="1555" w:type="dxa"/>
            <w:vMerge/>
          </w:tcPr>
          <w:p w14:paraId="7F171F3F" w14:textId="77777777" w:rsidR="00251F2F" w:rsidRPr="0037562D" w:rsidRDefault="00251F2F" w:rsidP="00251F2F">
            <w:pPr>
              <w:rPr>
                <w:sz w:val="20"/>
                <w:szCs w:val="20"/>
              </w:rPr>
            </w:pPr>
          </w:p>
        </w:tc>
        <w:tc>
          <w:tcPr>
            <w:tcW w:w="708" w:type="dxa"/>
          </w:tcPr>
          <w:p w14:paraId="3516B1B1"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18.2</w:t>
            </w:r>
          </w:p>
        </w:tc>
        <w:tc>
          <w:tcPr>
            <w:tcW w:w="1985" w:type="dxa"/>
          </w:tcPr>
          <w:p w14:paraId="42ABAC3E"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your standard of living?</w:t>
            </w:r>
          </w:p>
        </w:tc>
        <w:tc>
          <w:tcPr>
            <w:tcW w:w="1417" w:type="dxa"/>
            <w:vMerge/>
          </w:tcPr>
          <w:p w14:paraId="4EFB914D"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24021B74" w14:textId="77777777" w:rsidR="00251F2F" w:rsidRPr="0037562D" w:rsidRDefault="00251F2F" w:rsidP="00251F2F">
            <w:pPr>
              <w:rPr>
                <w:sz w:val="20"/>
                <w:szCs w:val="20"/>
              </w:rPr>
            </w:pPr>
          </w:p>
        </w:tc>
        <w:tc>
          <w:tcPr>
            <w:tcW w:w="1275" w:type="dxa"/>
            <w:vMerge/>
          </w:tcPr>
          <w:p w14:paraId="7FE3FADE" w14:textId="77777777" w:rsidR="00251F2F" w:rsidRPr="0037562D" w:rsidRDefault="00251F2F" w:rsidP="00251F2F">
            <w:pPr>
              <w:rPr>
                <w:sz w:val="20"/>
                <w:szCs w:val="20"/>
              </w:rPr>
            </w:pPr>
          </w:p>
        </w:tc>
        <w:tc>
          <w:tcPr>
            <w:tcW w:w="850" w:type="dxa"/>
            <w:vMerge/>
          </w:tcPr>
          <w:p w14:paraId="681C0CA9" w14:textId="77777777" w:rsidR="00251F2F" w:rsidRPr="0037562D" w:rsidRDefault="00251F2F" w:rsidP="00251F2F">
            <w:pPr>
              <w:rPr>
                <w:sz w:val="20"/>
                <w:szCs w:val="20"/>
              </w:rPr>
            </w:pPr>
          </w:p>
        </w:tc>
      </w:tr>
      <w:tr w:rsidR="00251F2F" w:rsidRPr="0037562D" w14:paraId="65DD3243" w14:textId="77777777" w:rsidTr="5038A7C3">
        <w:tc>
          <w:tcPr>
            <w:tcW w:w="1555" w:type="dxa"/>
            <w:vMerge/>
          </w:tcPr>
          <w:p w14:paraId="0A020EC8" w14:textId="77777777" w:rsidR="00251F2F" w:rsidRPr="0037562D" w:rsidRDefault="00251F2F" w:rsidP="00251F2F">
            <w:pPr>
              <w:rPr>
                <w:sz w:val="20"/>
                <w:szCs w:val="20"/>
              </w:rPr>
            </w:pPr>
          </w:p>
        </w:tc>
        <w:tc>
          <w:tcPr>
            <w:tcW w:w="708" w:type="dxa"/>
          </w:tcPr>
          <w:p w14:paraId="0BFDCC2D"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18.3</w:t>
            </w:r>
          </w:p>
        </w:tc>
        <w:tc>
          <w:tcPr>
            <w:tcW w:w="1985" w:type="dxa"/>
          </w:tcPr>
          <w:p w14:paraId="228E92B2"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your health?</w:t>
            </w:r>
          </w:p>
        </w:tc>
        <w:tc>
          <w:tcPr>
            <w:tcW w:w="1417" w:type="dxa"/>
            <w:vMerge/>
          </w:tcPr>
          <w:p w14:paraId="529E80EB"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25C49170" w14:textId="77777777" w:rsidR="00251F2F" w:rsidRPr="0037562D" w:rsidRDefault="00251F2F" w:rsidP="00251F2F">
            <w:pPr>
              <w:rPr>
                <w:sz w:val="20"/>
                <w:szCs w:val="20"/>
              </w:rPr>
            </w:pPr>
          </w:p>
        </w:tc>
        <w:tc>
          <w:tcPr>
            <w:tcW w:w="1275" w:type="dxa"/>
            <w:vMerge/>
          </w:tcPr>
          <w:p w14:paraId="010C35E8" w14:textId="77777777" w:rsidR="00251F2F" w:rsidRPr="0037562D" w:rsidRDefault="00251F2F" w:rsidP="00251F2F">
            <w:pPr>
              <w:rPr>
                <w:sz w:val="20"/>
                <w:szCs w:val="20"/>
              </w:rPr>
            </w:pPr>
          </w:p>
        </w:tc>
        <w:tc>
          <w:tcPr>
            <w:tcW w:w="850" w:type="dxa"/>
            <w:vMerge/>
          </w:tcPr>
          <w:p w14:paraId="4C7CABF2" w14:textId="77777777" w:rsidR="00251F2F" w:rsidRPr="0037562D" w:rsidRDefault="00251F2F" w:rsidP="00251F2F">
            <w:pPr>
              <w:rPr>
                <w:sz w:val="20"/>
                <w:szCs w:val="20"/>
              </w:rPr>
            </w:pPr>
          </w:p>
        </w:tc>
      </w:tr>
      <w:tr w:rsidR="00251F2F" w:rsidRPr="0037562D" w14:paraId="4887DC86" w14:textId="77777777" w:rsidTr="5038A7C3">
        <w:tc>
          <w:tcPr>
            <w:tcW w:w="1555" w:type="dxa"/>
            <w:vMerge/>
          </w:tcPr>
          <w:p w14:paraId="71DE275A" w14:textId="77777777" w:rsidR="00251F2F" w:rsidRPr="0037562D" w:rsidRDefault="00251F2F" w:rsidP="00251F2F">
            <w:pPr>
              <w:rPr>
                <w:sz w:val="20"/>
                <w:szCs w:val="20"/>
              </w:rPr>
            </w:pPr>
          </w:p>
        </w:tc>
        <w:tc>
          <w:tcPr>
            <w:tcW w:w="708" w:type="dxa"/>
          </w:tcPr>
          <w:p w14:paraId="7298A0ED"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18.4</w:t>
            </w:r>
          </w:p>
        </w:tc>
        <w:tc>
          <w:tcPr>
            <w:tcW w:w="1985" w:type="dxa"/>
          </w:tcPr>
          <w:p w14:paraId="6462A067"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what you are achieving in life?</w:t>
            </w:r>
          </w:p>
        </w:tc>
        <w:tc>
          <w:tcPr>
            <w:tcW w:w="1417" w:type="dxa"/>
            <w:vMerge/>
          </w:tcPr>
          <w:p w14:paraId="36B07672"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2ABCC3E4" w14:textId="77777777" w:rsidR="00251F2F" w:rsidRPr="0037562D" w:rsidRDefault="00251F2F" w:rsidP="00251F2F">
            <w:pPr>
              <w:rPr>
                <w:sz w:val="20"/>
                <w:szCs w:val="20"/>
              </w:rPr>
            </w:pPr>
          </w:p>
        </w:tc>
        <w:tc>
          <w:tcPr>
            <w:tcW w:w="1275" w:type="dxa"/>
            <w:vMerge/>
          </w:tcPr>
          <w:p w14:paraId="26B3B874" w14:textId="77777777" w:rsidR="00251F2F" w:rsidRPr="0037562D" w:rsidRDefault="00251F2F" w:rsidP="00251F2F">
            <w:pPr>
              <w:rPr>
                <w:sz w:val="20"/>
                <w:szCs w:val="20"/>
              </w:rPr>
            </w:pPr>
          </w:p>
        </w:tc>
        <w:tc>
          <w:tcPr>
            <w:tcW w:w="850" w:type="dxa"/>
            <w:vMerge/>
          </w:tcPr>
          <w:p w14:paraId="57B7FD93" w14:textId="77777777" w:rsidR="00251F2F" w:rsidRPr="0037562D" w:rsidRDefault="00251F2F" w:rsidP="00251F2F">
            <w:pPr>
              <w:rPr>
                <w:sz w:val="20"/>
                <w:szCs w:val="20"/>
              </w:rPr>
            </w:pPr>
          </w:p>
        </w:tc>
      </w:tr>
      <w:tr w:rsidR="00251F2F" w:rsidRPr="0037562D" w14:paraId="29EBD80B" w14:textId="77777777" w:rsidTr="5038A7C3">
        <w:tc>
          <w:tcPr>
            <w:tcW w:w="1555" w:type="dxa"/>
            <w:vMerge/>
          </w:tcPr>
          <w:p w14:paraId="1F23DEA4" w14:textId="77777777" w:rsidR="00251F2F" w:rsidRPr="0037562D" w:rsidRDefault="00251F2F" w:rsidP="00251F2F">
            <w:pPr>
              <w:rPr>
                <w:sz w:val="20"/>
                <w:szCs w:val="20"/>
              </w:rPr>
            </w:pPr>
          </w:p>
        </w:tc>
        <w:tc>
          <w:tcPr>
            <w:tcW w:w="708" w:type="dxa"/>
          </w:tcPr>
          <w:p w14:paraId="3E210AE0"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18.5</w:t>
            </w:r>
          </w:p>
        </w:tc>
        <w:tc>
          <w:tcPr>
            <w:tcW w:w="1985" w:type="dxa"/>
          </w:tcPr>
          <w:p w14:paraId="14AB104A"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your personal relationships?</w:t>
            </w:r>
          </w:p>
        </w:tc>
        <w:tc>
          <w:tcPr>
            <w:tcW w:w="1417" w:type="dxa"/>
            <w:vMerge/>
          </w:tcPr>
          <w:p w14:paraId="019CA35B"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71337D92" w14:textId="77777777" w:rsidR="00251F2F" w:rsidRPr="0037562D" w:rsidRDefault="00251F2F" w:rsidP="00251F2F">
            <w:pPr>
              <w:rPr>
                <w:sz w:val="20"/>
                <w:szCs w:val="20"/>
              </w:rPr>
            </w:pPr>
          </w:p>
        </w:tc>
        <w:tc>
          <w:tcPr>
            <w:tcW w:w="1275" w:type="dxa"/>
            <w:vMerge/>
          </w:tcPr>
          <w:p w14:paraId="5F654DFD" w14:textId="77777777" w:rsidR="00251F2F" w:rsidRPr="0037562D" w:rsidRDefault="00251F2F" w:rsidP="00251F2F">
            <w:pPr>
              <w:rPr>
                <w:sz w:val="20"/>
                <w:szCs w:val="20"/>
              </w:rPr>
            </w:pPr>
          </w:p>
        </w:tc>
        <w:tc>
          <w:tcPr>
            <w:tcW w:w="850" w:type="dxa"/>
            <w:vMerge/>
          </w:tcPr>
          <w:p w14:paraId="4C6DC358" w14:textId="77777777" w:rsidR="00251F2F" w:rsidRPr="0037562D" w:rsidRDefault="00251F2F" w:rsidP="00251F2F">
            <w:pPr>
              <w:rPr>
                <w:sz w:val="20"/>
                <w:szCs w:val="20"/>
              </w:rPr>
            </w:pPr>
          </w:p>
        </w:tc>
      </w:tr>
      <w:tr w:rsidR="00251F2F" w:rsidRPr="0037562D" w14:paraId="6E2C68AA" w14:textId="77777777" w:rsidTr="5038A7C3">
        <w:tc>
          <w:tcPr>
            <w:tcW w:w="1555" w:type="dxa"/>
            <w:vMerge/>
          </w:tcPr>
          <w:p w14:paraId="57CBE600" w14:textId="77777777" w:rsidR="00251F2F" w:rsidRPr="0037562D" w:rsidRDefault="00251F2F" w:rsidP="00251F2F">
            <w:pPr>
              <w:rPr>
                <w:sz w:val="20"/>
                <w:szCs w:val="20"/>
              </w:rPr>
            </w:pPr>
          </w:p>
        </w:tc>
        <w:tc>
          <w:tcPr>
            <w:tcW w:w="708" w:type="dxa"/>
          </w:tcPr>
          <w:p w14:paraId="44437D32"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18.6</w:t>
            </w:r>
          </w:p>
        </w:tc>
        <w:tc>
          <w:tcPr>
            <w:tcW w:w="1985" w:type="dxa"/>
          </w:tcPr>
          <w:p w14:paraId="6C26AFEB"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how safe you feel?</w:t>
            </w:r>
          </w:p>
        </w:tc>
        <w:tc>
          <w:tcPr>
            <w:tcW w:w="1417" w:type="dxa"/>
            <w:vMerge/>
          </w:tcPr>
          <w:p w14:paraId="2337B286"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2AC884BD" w14:textId="77777777" w:rsidR="00251F2F" w:rsidRPr="0037562D" w:rsidRDefault="00251F2F" w:rsidP="00251F2F">
            <w:pPr>
              <w:rPr>
                <w:sz w:val="20"/>
                <w:szCs w:val="20"/>
              </w:rPr>
            </w:pPr>
          </w:p>
        </w:tc>
        <w:tc>
          <w:tcPr>
            <w:tcW w:w="1275" w:type="dxa"/>
            <w:vMerge/>
          </w:tcPr>
          <w:p w14:paraId="69991A21" w14:textId="77777777" w:rsidR="00251F2F" w:rsidRPr="0037562D" w:rsidRDefault="00251F2F" w:rsidP="00251F2F">
            <w:pPr>
              <w:rPr>
                <w:sz w:val="20"/>
                <w:szCs w:val="20"/>
              </w:rPr>
            </w:pPr>
          </w:p>
        </w:tc>
        <w:tc>
          <w:tcPr>
            <w:tcW w:w="850" w:type="dxa"/>
            <w:vMerge/>
          </w:tcPr>
          <w:p w14:paraId="318C4B2A" w14:textId="77777777" w:rsidR="00251F2F" w:rsidRPr="0037562D" w:rsidRDefault="00251F2F" w:rsidP="00251F2F">
            <w:pPr>
              <w:rPr>
                <w:sz w:val="20"/>
                <w:szCs w:val="20"/>
              </w:rPr>
            </w:pPr>
          </w:p>
        </w:tc>
      </w:tr>
      <w:tr w:rsidR="00251F2F" w:rsidRPr="0037562D" w14:paraId="495351F8" w14:textId="77777777" w:rsidTr="5038A7C3">
        <w:tc>
          <w:tcPr>
            <w:tcW w:w="1555" w:type="dxa"/>
            <w:vMerge/>
          </w:tcPr>
          <w:p w14:paraId="38B83CDE" w14:textId="77777777" w:rsidR="00251F2F" w:rsidRPr="0037562D" w:rsidRDefault="00251F2F" w:rsidP="00251F2F">
            <w:pPr>
              <w:rPr>
                <w:sz w:val="20"/>
                <w:szCs w:val="20"/>
              </w:rPr>
            </w:pPr>
          </w:p>
        </w:tc>
        <w:tc>
          <w:tcPr>
            <w:tcW w:w="708" w:type="dxa"/>
          </w:tcPr>
          <w:p w14:paraId="0F03D4E9"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18.7</w:t>
            </w:r>
          </w:p>
        </w:tc>
        <w:tc>
          <w:tcPr>
            <w:tcW w:w="1985" w:type="dxa"/>
          </w:tcPr>
          <w:p w14:paraId="210BB454"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feeling part of your community?</w:t>
            </w:r>
          </w:p>
        </w:tc>
        <w:tc>
          <w:tcPr>
            <w:tcW w:w="1417" w:type="dxa"/>
            <w:vMerge/>
          </w:tcPr>
          <w:p w14:paraId="5911D182"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1B9F3DA6" w14:textId="77777777" w:rsidR="00251F2F" w:rsidRPr="0037562D" w:rsidRDefault="00251F2F" w:rsidP="00251F2F">
            <w:pPr>
              <w:rPr>
                <w:sz w:val="20"/>
                <w:szCs w:val="20"/>
              </w:rPr>
            </w:pPr>
          </w:p>
        </w:tc>
        <w:tc>
          <w:tcPr>
            <w:tcW w:w="1275" w:type="dxa"/>
            <w:vMerge/>
          </w:tcPr>
          <w:p w14:paraId="470CBF7A" w14:textId="77777777" w:rsidR="00251F2F" w:rsidRPr="0037562D" w:rsidRDefault="00251F2F" w:rsidP="00251F2F">
            <w:pPr>
              <w:rPr>
                <w:sz w:val="20"/>
                <w:szCs w:val="20"/>
              </w:rPr>
            </w:pPr>
          </w:p>
        </w:tc>
        <w:tc>
          <w:tcPr>
            <w:tcW w:w="850" w:type="dxa"/>
            <w:vMerge/>
          </w:tcPr>
          <w:p w14:paraId="4F1A91AC" w14:textId="77777777" w:rsidR="00251F2F" w:rsidRPr="0037562D" w:rsidRDefault="00251F2F" w:rsidP="00251F2F">
            <w:pPr>
              <w:rPr>
                <w:sz w:val="20"/>
                <w:szCs w:val="20"/>
              </w:rPr>
            </w:pPr>
          </w:p>
        </w:tc>
      </w:tr>
      <w:tr w:rsidR="00251F2F" w:rsidRPr="0037562D" w14:paraId="3748C3D4" w14:textId="77777777" w:rsidTr="5038A7C3">
        <w:tc>
          <w:tcPr>
            <w:tcW w:w="1555" w:type="dxa"/>
            <w:vMerge/>
          </w:tcPr>
          <w:p w14:paraId="1C7C72CF" w14:textId="77777777" w:rsidR="00251F2F" w:rsidRPr="0037562D" w:rsidRDefault="00251F2F" w:rsidP="00251F2F">
            <w:pPr>
              <w:rPr>
                <w:sz w:val="20"/>
                <w:szCs w:val="20"/>
              </w:rPr>
            </w:pPr>
          </w:p>
        </w:tc>
        <w:tc>
          <w:tcPr>
            <w:tcW w:w="708" w:type="dxa"/>
          </w:tcPr>
          <w:p w14:paraId="6D4D2F43"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18.8</w:t>
            </w:r>
          </w:p>
        </w:tc>
        <w:tc>
          <w:tcPr>
            <w:tcW w:w="1985" w:type="dxa"/>
          </w:tcPr>
          <w:p w14:paraId="451B02CB"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your economic security?</w:t>
            </w:r>
          </w:p>
        </w:tc>
        <w:tc>
          <w:tcPr>
            <w:tcW w:w="1417" w:type="dxa"/>
            <w:vMerge/>
          </w:tcPr>
          <w:p w14:paraId="3846FD7D"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167772CA" w14:textId="77777777" w:rsidR="00251F2F" w:rsidRPr="0037562D" w:rsidRDefault="00251F2F" w:rsidP="00251F2F">
            <w:pPr>
              <w:rPr>
                <w:sz w:val="20"/>
                <w:szCs w:val="20"/>
              </w:rPr>
            </w:pPr>
          </w:p>
        </w:tc>
        <w:tc>
          <w:tcPr>
            <w:tcW w:w="1275" w:type="dxa"/>
            <w:vMerge/>
          </w:tcPr>
          <w:p w14:paraId="7F7B62B5" w14:textId="77777777" w:rsidR="00251F2F" w:rsidRPr="0037562D" w:rsidRDefault="00251F2F" w:rsidP="00251F2F">
            <w:pPr>
              <w:rPr>
                <w:sz w:val="20"/>
                <w:szCs w:val="20"/>
              </w:rPr>
            </w:pPr>
          </w:p>
        </w:tc>
        <w:tc>
          <w:tcPr>
            <w:tcW w:w="850" w:type="dxa"/>
            <w:vMerge/>
          </w:tcPr>
          <w:p w14:paraId="3B86A3DA" w14:textId="77777777" w:rsidR="00251F2F" w:rsidRPr="0037562D" w:rsidRDefault="00251F2F" w:rsidP="00251F2F">
            <w:pPr>
              <w:rPr>
                <w:sz w:val="20"/>
                <w:szCs w:val="20"/>
              </w:rPr>
            </w:pPr>
          </w:p>
        </w:tc>
      </w:tr>
      <w:tr w:rsidR="00251F2F" w:rsidRPr="0037562D" w14:paraId="35B53BF7" w14:textId="77777777" w:rsidTr="5038A7C3">
        <w:tc>
          <w:tcPr>
            <w:tcW w:w="1555" w:type="dxa"/>
            <w:vMerge/>
          </w:tcPr>
          <w:p w14:paraId="7D8D697D" w14:textId="77777777" w:rsidR="00251F2F" w:rsidRPr="0037562D" w:rsidRDefault="00251F2F" w:rsidP="00251F2F">
            <w:pPr>
              <w:rPr>
                <w:sz w:val="20"/>
                <w:szCs w:val="20"/>
              </w:rPr>
            </w:pPr>
          </w:p>
        </w:tc>
        <w:tc>
          <w:tcPr>
            <w:tcW w:w="708" w:type="dxa"/>
          </w:tcPr>
          <w:p w14:paraId="3514D992"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18.9</w:t>
            </w:r>
          </w:p>
        </w:tc>
        <w:tc>
          <w:tcPr>
            <w:tcW w:w="1985" w:type="dxa"/>
          </w:tcPr>
          <w:p w14:paraId="7BEB84EF"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your nutritional security?</w:t>
            </w:r>
          </w:p>
        </w:tc>
        <w:tc>
          <w:tcPr>
            <w:tcW w:w="1417" w:type="dxa"/>
            <w:vMerge/>
          </w:tcPr>
          <w:p w14:paraId="1557CF4B"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64B83D7F" w14:textId="77777777" w:rsidR="00251F2F" w:rsidRPr="0037562D" w:rsidRDefault="00251F2F" w:rsidP="00251F2F">
            <w:pPr>
              <w:rPr>
                <w:sz w:val="20"/>
                <w:szCs w:val="20"/>
              </w:rPr>
            </w:pPr>
          </w:p>
        </w:tc>
        <w:tc>
          <w:tcPr>
            <w:tcW w:w="1275" w:type="dxa"/>
            <w:vMerge/>
          </w:tcPr>
          <w:p w14:paraId="0B1C1565" w14:textId="77777777" w:rsidR="00251F2F" w:rsidRPr="0037562D" w:rsidRDefault="00251F2F" w:rsidP="00251F2F">
            <w:pPr>
              <w:rPr>
                <w:sz w:val="20"/>
                <w:szCs w:val="20"/>
              </w:rPr>
            </w:pPr>
          </w:p>
        </w:tc>
        <w:tc>
          <w:tcPr>
            <w:tcW w:w="850" w:type="dxa"/>
            <w:vMerge/>
          </w:tcPr>
          <w:p w14:paraId="4F6D7884" w14:textId="77777777" w:rsidR="00251F2F" w:rsidRPr="0037562D" w:rsidRDefault="00251F2F" w:rsidP="00251F2F">
            <w:pPr>
              <w:rPr>
                <w:sz w:val="20"/>
                <w:szCs w:val="20"/>
              </w:rPr>
            </w:pPr>
          </w:p>
        </w:tc>
      </w:tr>
      <w:tr w:rsidR="00251F2F" w:rsidRPr="0037562D" w14:paraId="0CE06D3C" w14:textId="77777777" w:rsidTr="5038A7C3">
        <w:tc>
          <w:tcPr>
            <w:tcW w:w="1555" w:type="dxa"/>
            <w:vMerge/>
          </w:tcPr>
          <w:p w14:paraId="04CA4EAC" w14:textId="77777777" w:rsidR="00251F2F" w:rsidRPr="0037562D" w:rsidRDefault="00251F2F" w:rsidP="00251F2F">
            <w:pPr>
              <w:rPr>
                <w:sz w:val="20"/>
                <w:szCs w:val="20"/>
              </w:rPr>
            </w:pPr>
          </w:p>
        </w:tc>
        <w:tc>
          <w:tcPr>
            <w:tcW w:w="708" w:type="dxa"/>
          </w:tcPr>
          <w:p w14:paraId="6038CB17"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18.10</w:t>
            </w:r>
          </w:p>
        </w:tc>
        <w:tc>
          <w:tcPr>
            <w:tcW w:w="1985" w:type="dxa"/>
          </w:tcPr>
          <w:p w14:paraId="7DD40A71" w14:textId="77777777" w:rsidR="00251F2F" w:rsidRPr="0037562D" w:rsidRDefault="00251F2F" w:rsidP="00251F2F">
            <w:pPr>
              <w:pStyle w:val="questions2"/>
              <w:numPr>
                <w:ilvl w:val="0"/>
                <w:numId w:val="0"/>
              </w:numPr>
              <w:ind w:left="-11"/>
              <w:rPr>
                <w:b w:val="0"/>
                <w:sz w:val="20"/>
                <w:szCs w:val="20"/>
              </w:rPr>
            </w:pPr>
            <w:r w:rsidRPr="0037562D">
              <w:rPr>
                <w:b w:val="0"/>
                <w:sz w:val="20"/>
                <w:szCs w:val="20"/>
              </w:rPr>
              <w:t>How satisfied are you with the amount of time you have to do the things that you like doing?</w:t>
            </w:r>
          </w:p>
        </w:tc>
        <w:tc>
          <w:tcPr>
            <w:tcW w:w="1417" w:type="dxa"/>
            <w:vMerge/>
          </w:tcPr>
          <w:p w14:paraId="4AA19021"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33231E3A" w14:textId="77777777" w:rsidR="00251F2F" w:rsidRPr="0037562D" w:rsidRDefault="00251F2F" w:rsidP="00251F2F">
            <w:pPr>
              <w:rPr>
                <w:sz w:val="20"/>
                <w:szCs w:val="20"/>
              </w:rPr>
            </w:pPr>
          </w:p>
        </w:tc>
        <w:tc>
          <w:tcPr>
            <w:tcW w:w="1275" w:type="dxa"/>
            <w:vMerge/>
          </w:tcPr>
          <w:p w14:paraId="654B618C" w14:textId="77777777" w:rsidR="00251F2F" w:rsidRPr="0037562D" w:rsidRDefault="00251F2F" w:rsidP="00251F2F">
            <w:pPr>
              <w:rPr>
                <w:sz w:val="20"/>
                <w:szCs w:val="20"/>
              </w:rPr>
            </w:pPr>
          </w:p>
        </w:tc>
        <w:tc>
          <w:tcPr>
            <w:tcW w:w="850" w:type="dxa"/>
            <w:vMerge/>
          </w:tcPr>
          <w:p w14:paraId="17EA26D5" w14:textId="77777777" w:rsidR="00251F2F" w:rsidRPr="0037562D" w:rsidRDefault="00251F2F" w:rsidP="00251F2F">
            <w:pPr>
              <w:rPr>
                <w:sz w:val="20"/>
                <w:szCs w:val="20"/>
              </w:rPr>
            </w:pPr>
          </w:p>
        </w:tc>
      </w:tr>
      <w:tr w:rsidR="00251F2F" w:rsidRPr="0037562D" w14:paraId="39FB7F25" w14:textId="77777777" w:rsidTr="5038A7C3">
        <w:tc>
          <w:tcPr>
            <w:tcW w:w="1555" w:type="dxa"/>
            <w:vMerge/>
          </w:tcPr>
          <w:p w14:paraId="18CB3E96" w14:textId="77777777" w:rsidR="00251F2F" w:rsidRPr="0037562D" w:rsidRDefault="00251F2F" w:rsidP="00251F2F">
            <w:pPr>
              <w:rPr>
                <w:sz w:val="20"/>
                <w:szCs w:val="20"/>
              </w:rPr>
            </w:pPr>
          </w:p>
        </w:tc>
        <w:tc>
          <w:tcPr>
            <w:tcW w:w="708" w:type="dxa"/>
          </w:tcPr>
          <w:p w14:paraId="482CC547"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18.11</w:t>
            </w:r>
          </w:p>
        </w:tc>
        <w:tc>
          <w:tcPr>
            <w:tcW w:w="1985" w:type="dxa"/>
          </w:tcPr>
          <w:p w14:paraId="789904E3"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the quality of your local environment?</w:t>
            </w:r>
          </w:p>
        </w:tc>
        <w:tc>
          <w:tcPr>
            <w:tcW w:w="1417" w:type="dxa"/>
            <w:vMerge/>
          </w:tcPr>
          <w:p w14:paraId="215D7F57"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1AEADE49" w14:textId="77777777" w:rsidR="00251F2F" w:rsidRPr="0037562D" w:rsidRDefault="00251F2F" w:rsidP="00251F2F">
            <w:pPr>
              <w:rPr>
                <w:sz w:val="20"/>
                <w:szCs w:val="20"/>
              </w:rPr>
            </w:pPr>
          </w:p>
        </w:tc>
        <w:tc>
          <w:tcPr>
            <w:tcW w:w="1275" w:type="dxa"/>
            <w:vMerge/>
          </w:tcPr>
          <w:p w14:paraId="3F5E5A68" w14:textId="77777777" w:rsidR="00251F2F" w:rsidRPr="0037562D" w:rsidRDefault="00251F2F" w:rsidP="00251F2F">
            <w:pPr>
              <w:rPr>
                <w:sz w:val="20"/>
                <w:szCs w:val="20"/>
              </w:rPr>
            </w:pPr>
          </w:p>
        </w:tc>
        <w:tc>
          <w:tcPr>
            <w:tcW w:w="850" w:type="dxa"/>
            <w:vMerge/>
          </w:tcPr>
          <w:p w14:paraId="21BF10FD" w14:textId="77777777" w:rsidR="00251F2F" w:rsidRPr="0037562D" w:rsidRDefault="00251F2F" w:rsidP="00251F2F">
            <w:pPr>
              <w:rPr>
                <w:sz w:val="20"/>
                <w:szCs w:val="20"/>
              </w:rPr>
            </w:pPr>
          </w:p>
        </w:tc>
      </w:tr>
      <w:tr w:rsidR="00251F2F" w:rsidRPr="0037562D" w14:paraId="14835CB2" w14:textId="77777777" w:rsidTr="5038A7C3">
        <w:tc>
          <w:tcPr>
            <w:tcW w:w="1555" w:type="dxa"/>
            <w:vMerge/>
          </w:tcPr>
          <w:p w14:paraId="004981FE" w14:textId="77777777" w:rsidR="00251F2F" w:rsidRPr="0037562D" w:rsidRDefault="00251F2F" w:rsidP="00251F2F">
            <w:pPr>
              <w:rPr>
                <w:sz w:val="20"/>
                <w:szCs w:val="20"/>
              </w:rPr>
            </w:pPr>
          </w:p>
        </w:tc>
        <w:tc>
          <w:tcPr>
            <w:tcW w:w="708" w:type="dxa"/>
          </w:tcPr>
          <w:p w14:paraId="1F0C8EB2"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18.12</w:t>
            </w:r>
          </w:p>
        </w:tc>
        <w:tc>
          <w:tcPr>
            <w:tcW w:w="1985" w:type="dxa"/>
          </w:tcPr>
          <w:p w14:paraId="3FCAF697" w14:textId="77777777" w:rsidR="00251F2F" w:rsidRPr="0037562D" w:rsidRDefault="00251F2F" w:rsidP="00251F2F">
            <w:pPr>
              <w:pStyle w:val="questions2"/>
              <w:numPr>
                <w:ilvl w:val="0"/>
                <w:numId w:val="0"/>
              </w:numPr>
              <w:ind w:left="-11"/>
              <w:rPr>
                <w:b w:val="0"/>
                <w:bCs w:val="0"/>
                <w:sz w:val="20"/>
                <w:szCs w:val="20"/>
              </w:rPr>
            </w:pPr>
            <w:r w:rsidRPr="0037562D">
              <w:rPr>
                <w:b w:val="0"/>
                <w:bCs w:val="0"/>
                <w:sz w:val="20"/>
                <w:szCs w:val="20"/>
              </w:rPr>
              <w:t>How satisfied are you with your occupation?</w:t>
            </w:r>
          </w:p>
        </w:tc>
        <w:tc>
          <w:tcPr>
            <w:tcW w:w="1417" w:type="dxa"/>
            <w:vMerge/>
          </w:tcPr>
          <w:p w14:paraId="6862E25C" w14:textId="77777777" w:rsidR="00251F2F" w:rsidRPr="0037562D" w:rsidRDefault="00251F2F" w:rsidP="00251F2F">
            <w:pPr>
              <w:pStyle w:val="responses"/>
              <w:numPr>
                <w:ilvl w:val="0"/>
                <w:numId w:val="0"/>
              </w:numPr>
              <w:ind w:left="316" w:hanging="241"/>
              <w:rPr>
                <w:color w:val="auto"/>
                <w:sz w:val="20"/>
                <w:szCs w:val="20"/>
              </w:rPr>
            </w:pPr>
          </w:p>
        </w:tc>
        <w:tc>
          <w:tcPr>
            <w:tcW w:w="1560" w:type="dxa"/>
            <w:vMerge/>
          </w:tcPr>
          <w:p w14:paraId="3492C5A7" w14:textId="77777777" w:rsidR="00251F2F" w:rsidRPr="0037562D" w:rsidRDefault="00251F2F" w:rsidP="00251F2F">
            <w:pPr>
              <w:rPr>
                <w:sz w:val="20"/>
                <w:szCs w:val="20"/>
              </w:rPr>
            </w:pPr>
          </w:p>
        </w:tc>
        <w:tc>
          <w:tcPr>
            <w:tcW w:w="1275" w:type="dxa"/>
            <w:vMerge/>
          </w:tcPr>
          <w:p w14:paraId="7DB57686" w14:textId="77777777" w:rsidR="00251F2F" w:rsidRPr="0037562D" w:rsidRDefault="00251F2F" w:rsidP="00251F2F">
            <w:pPr>
              <w:rPr>
                <w:sz w:val="20"/>
                <w:szCs w:val="20"/>
              </w:rPr>
            </w:pPr>
          </w:p>
        </w:tc>
        <w:tc>
          <w:tcPr>
            <w:tcW w:w="850" w:type="dxa"/>
            <w:vMerge/>
          </w:tcPr>
          <w:p w14:paraId="3590F13C" w14:textId="77777777" w:rsidR="00251F2F" w:rsidRPr="0037562D" w:rsidRDefault="00251F2F" w:rsidP="00251F2F">
            <w:pPr>
              <w:rPr>
                <w:sz w:val="20"/>
                <w:szCs w:val="20"/>
              </w:rPr>
            </w:pPr>
          </w:p>
        </w:tc>
      </w:tr>
    </w:tbl>
    <w:p w14:paraId="0E87E099" w14:textId="77777777" w:rsidR="006D4B19" w:rsidRPr="0037562D" w:rsidRDefault="006D4B19" w:rsidP="006D4B19"/>
    <w:p w14:paraId="11B2473A" w14:textId="4BE0F4B4" w:rsidR="00281CBD" w:rsidRPr="0037562D" w:rsidRDefault="00281CBD" w:rsidP="006976F0">
      <w:pPr>
        <w:pStyle w:val="questions2"/>
        <w:numPr>
          <w:ilvl w:val="0"/>
          <w:numId w:val="0"/>
        </w:numPr>
        <w:ind w:left="568"/>
      </w:pPr>
    </w:p>
    <w:p w14:paraId="6B754F54" w14:textId="77777777" w:rsidR="001C6312" w:rsidRPr="0037562D" w:rsidRDefault="001C6312">
      <w:r w:rsidRPr="0037562D">
        <w:br w:type="page"/>
      </w:r>
    </w:p>
    <w:p w14:paraId="2895AC20" w14:textId="359C465F" w:rsidR="006D4B19" w:rsidRPr="0037562D" w:rsidRDefault="006D4B19" w:rsidP="006D4B19">
      <w:r w:rsidRPr="0037562D">
        <w:lastRenderedPageBreak/>
        <w:fldChar w:fldCharType="begin"/>
      </w:r>
      <w:r w:rsidRPr="0037562D">
        <w:instrText xml:space="preserve"> REF _Ref165495663 \h </w:instrText>
      </w:r>
      <w:r w:rsidRPr="0037562D">
        <w:fldChar w:fldCharType="separate"/>
      </w:r>
      <w:r w:rsidRPr="0037562D">
        <w:t>Table 8</w:t>
      </w:r>
      <w:r w:rsidRPr="0037562D">
        <w:fldChar w:fldCharType="end"/>
      </w:r>
      <w:r w:rsidRPr="0037562D">
        <w:t xml:space="preserve"> provides </w:t>
      </w:r>
      <w:r w:rsidR="00E974EF" w:rsidRPr="0037562D">
        <w:t>a method for</w:t>
      </w:r>
      <w:r w:rsidRPr="0037562D">
        <w:t xml:space="preserve"> transform</w:t>
      </w:r>
      <w:r w:rsidR="00E974EF" w:rsidRPr="0037562D">
        <w:t>ing</w:t>
      </w:r>
      <w:r w:rsidRPr="0037562D">
        <w:t xml:space="preserve"> key performance indicator values to a unified scale, from 0 to 100. </w:t>
      </w:r>
    </w:p>
    <w:p w14:paraId="10F90B5E" w14:textId="77777777" w:rsidR="006D4B19" w:rsidRPr="0037562D" w:rsidRDefault="006D4B19" w:rsidP="006D4B19">
      <w:pPr>
        <w:pStyle w:val="Caption"/>
        <w:keepNext/>
        <w:outlineLvl w:val="2"/>
      </w:pPr>
      <w:bookmarkStart w:id="176" w:name="_Ref165495663"/>
      <w:bookmarkStart w:id="177" w:name="_Toc166680133"/>
      <w:r w:rsidRPr="0037562D">
        <w:t xml:space="preserve">Table </w:t>
      </w:r>
      <w:r w:rsidRPr="0037562D">
        <w:fldChar w:fldCharType="begin"/>
      </w:r>
      <w:r w:rsidRPr="0037562D">
        <w:instrText xml:space="preserve"> SEQ Table \* ARABIC </w:instrText>
      </w:r>
      <w:r w:rsidRPr="0037562D">
        <w:fldChar w:fldCharType="separate"/>
      </w:r>
      <w:r w:rsidRPr="0037562D">
        <w:t>8</w:t>
      </w:r>
      <w:r w:rsidRPr="0037562D">
        <w:fldChar w:fldCharType="end"/>
      </w:r>
      <w:bookmarkEnd w:id="176"/>
      <w:r w:rsidRPr="0037562D">
        <w:t>: Method for converting key performance indicators from their original formats to a standardized 0 to 100 scale</w:t>
      </w:r>
      <w:bookmarkEnd w:id="177"/>
    </w:p>
    <w:tbl>
      <w:tblPr>
        <w:tblStyle w:val="TableGrid"/>
        <w:tblW w:w="0" w:type="auto"/>
        <w:tblLayout w:type="fixed"/>
        <w:tblLook w:val="04A0" w:firstRow="1" w:lastRow="0" w:firstColumn="1" w:lastColumn="0" w:noHBand="0" w:noVBand="1"/>
      </w:tblPr>
      <w:tblGrid>
        <w:gridCol w:w="1413"/>
        <w:gridCol w:w="2126"/>
        <w:gridCol w:w="851"/>
        <w:gridCol w:w="850"/>
        <w:gridCol w:w="851"/>
        <w:gridCol w:w="1701"/>
        <w:gridCol w:w="1417"/>
      </w:tblGrid>
      <w:tr w:rsidR="006D4B19" w:rsidRPr="0037562D" w14:paraId="4B13C94C" w14:textId="77777777" w:rsidTr="5038A7C3">
        <w:trPr>
          <w:tblHeader/>
        </w:trPr>
        <w:tc>
          <w:tcPr>
            <w:tcW w:w="1413" w:type="dxa"/>
          </w:tcPr>
          <w:p w14:paraId="3D35C10F" w14:textId="77777777" w:rsidR="006D4B19" w:rsidRPr="0037562D" w:rsidRDefault="006D4B19">
            <w:pPr>
              <w:rPr>
                <w:b/>
                <w:bCs/>
                <w:sz w:val="20"/>
                <w:szCs w:val="20"/>
              </w:rPr>
            </w:pPr>
            <w:r w:rsidRPr="0037562D">
              <w:rPr>
                <w:b/>
                <w:bCs/>
                <w:sz w:val="20"/>
                <w:szCs w:val="20"/>
              </w:rPr>
              <w:t>Performance theme</w:t>
            </w:r>
          </w:p>
        </w:tc>
        <w:tc>
          <w:tcPr>
            <w:tcW w:w="2126" w:type="dxa"/>
          </w:tcPr>
          <w:p w14:paraId="523C20DC" w14:textId="77777777" w:rsidR="006D4B19" w:rsidRPr="0037562D" w:rsidRDefault="006D4B19">
            <w:pPr>
              <w:rPr>
                <w:b/>
                <w:bCs/>
                <w:sz w:val="20"/>
                <w:szCs w:val="20"/>
              </w:rPr>
            </w:pPr>
            <w:r w:rsidRPr="0037562D">
              <w:rPr>
                <w:b/>
                <w:bCs/>
                <w:sz w:val="20"/>
                <w:szCs w:val="20"/>
              </w:rPr>
              <w:t xml:space="preserve">Indicator </w:t>
            </w:r>
          </w:p>
        </w:tc>
        <w:tc>
          <w:tcPr>
            <w:tcW w:w="851" w:type="dxa"/>
          </w:tcPr>
          <w:p w14:paraId="67C56B8A" w14:textId="77777777" w:rsidR="006D4B19" w:rsidRPr="0037562D" w:rsidRDefault="006D4B19">
            <w:pPr>
              <w:rPr>
                <w:b/>
                <w:bCs/>
                <w:sz w:val="20"/>
                <w:szCs w:val="20"/>
              </w:rPr>
            </w:pPr>
            <w:r w:rsidRPr="0037562D">
              <w:rPr>
                <w:b/>
                <w:bCs/>
                <w:sz w:val="20"/>
                <w:szCs w:val="20"/>
              </w:rPr>
              <w:t>Score units</w:t>
            </w:r>
          </w:p>
        </w:tc>
        <w:tc>
          <w:tcPr>
            <w:tcW w:w="850" w:type="dxa"/>
          </w:tcPr>
          <w:p w14:paraId="1BBB8240" w14:textId="77777777" w:rsidR="006D4B19" w:rsidRPr="0037562D" w:rsidRDefault="006D4B19">
            <w:pPr>
              <w:rPr>
                <w:b/>
                <w:bCs/>
                <w:sz w:val="20"/>
                <w:szCs w:val="20"/>
              </w:rPr>
            </w:pPr>
            <w:r w:rsidRPr="0037562D">
              <w:rPr>
                <w:b/>
                <w:bCs/>
                <w:sz w:val="20"/>
                <w:szCs w:val="20"/>
              </w:rPr>
              <w:t>Min threshold</w:t>
            </w:r>
          </w:p>
        </w:tc>
        <w:tc>
          <w:tcPr>
            <w:tcW w:w="851" w:type="dxa"/>
          </w:tcPr>
          <w:p w14:paraId="0380810F" w14:textId="77777777" w:rsidR="006D4B19" w:rsidRPr="0037562D" w:rsidRDefault="006D4B19">
            <w:pPr>
              <w:rPr>
                <w:b/>
                <w:bCs/>
                <w:sz w:val="20"/>
                <w:szCs w:val="20"/>
              </w:rPr>
            </w:pPr>
            <w:r w:rsidRPr="0037562D">
              <w:rPr>
                <w:b/>
                <w:bCs/>
                <w:sz w:val="20"/>
                <w:szCs w:val="20"/>
              </w:rPr>
              <w:t>Max threshold</w:t>
            </w:r>
          </w:p>
        </w:tc>
        <w:tc>
          <w:tcPr>
            <w:tcW w:w="1701" w:type="dxa"/>
          </w:tcPr>
          <w:p w14:paraId="73E3CB94" w14:textId="77777777" w:rsidR="006D4B19" w:rsidRPr="0037562D" w:rsidRDefault="006D4B19">
            <w:pPr>
              <w:rPr>
                <w:b/>
                <w:bCs/>
                <w:sz w:val="20"/>
                <w:szCs w:val="20"/>
              </w:rPr>
            </w:pPr>
            <w:r w:rsidRPr="0037562D">
              <w:rPr>
                <w:b/>
                <w:bCs/>
                <w:sz w:val="20"/>
                <w:szCs w:val="20"/>
              </w:rPr>
              <w:t>Scaling method</w:t>
            </w:r>
          </w:p>
        </w:tc>
        <w:tc>
          <w:tcPr>
            <w:tcW w:w="1417" w:type="dxa"/>
          </w:tcPr>
          <w:p w14:paraId="0505D046" w14:textId="77777777" w:rsidR="006D4B19" w:rsidRPr="0037562D" w:rsidRDefault="006D4B19">
            <w:pPr>
              <w:rPr>
                <w:b/>
                <w:bCs/>
                <w:sz w:val="20"/>
                <w:szCs w:val="20"/>
              </w:rPr>
            </w:pPr>
            <w:r w:rsidRPr="0037562D">
              <w:rPr>
                <w:b/>
                <w:bCs/>
                <w:sz w:val="20"/>
                <w:szCs w:val="20"/>
              </w:rPr>
              <w:t>Scaled score format</w:t>
            </w:r>
          </w:p>
        </w:tc>
      </w:tr>
      <w:tr w:rsidR="006D4B19" w:rsidRPr="0037562D" w14:paraId="21875FB1" w14:textId="77777777" w:rsidTr="5038A7C3">
        <w:tc>
          <w:tcPr>
            <w:tcW w:w="1413" w:type="dxa"/>
            <w:shd w:val="clear" w:color="auto" w:fill="B3E5A1" w:themeFill="accent6" w:themeFillTint="66"/>
          </w:tcPr>
          <w:p w14:paraId="511E4778" w14:textId="0A121B18" w:rsidR="006D4B19" w:rsidRPr="0037562D" w:rsidRDefault="006D4B19">
            <w:pPr>
              <w:rPr>
                <w:sz w:val="20"/>
                <w:szCs w:val="20"/>
              </w:rPr>
            </w:pPr>
            <w:r w:rsidRPr="0037562D">
              <w:rPr>
                <w:sz w:val="20"/>
                <w:szCs w:val="20"/>
              </w:rPr>
              <w:t>Crop health</w:t>
            </w:r>
            <w:r w:rsidR="005322D6" w:rsidRPr="0037562D">
              <w:rPr>
                <w:sz w:val="20"/>
                <w:szCs w:val="20"/>
              </w:rPr>
              <w:t xml:space="preserve"> (1)</w:t>
            </w:r>
          </w:p>
        </w:tc>
        <w:tc>
          <w:tcPr>
            <w:tcW w:w="2126" w:type="dxa"/>
          </w:tcPr>
          <w:p w14:paraId="11A89ECA" w14:textId="77777777" w:rsidR="006D4B19" w:rsidRPr="0037562D" w:rsidRDefault="006D4B19">
            <w:pPr>
              <w:rPr>
                <w:sz w:val="20"/>
                <w:szCs w:val="20"/>
              </w:rPr>
            </w:pPr>
            <w:r w:rsidRPr="0037562D">
              <w:rPr>
                <w:sz w:val="20"/>
                <w:szCs w:val="20"/>
              </w:rPr>
              <w:t>% crops damaged or lost</w:t>
            </w:r>
          </w:p>
        </w:tc>
        <w:tc>
          <w:tcPr>
            <w:tcW w:w="851" w:type="dxa"/>
          </w:tcPr>
          <w:p w14:paraId="0CE056D8" w14:textId="77777777" w:rsidR="006D4B19" w:rsidRPr="0037562D" w:rsidRDefault="006D4B19">
            <w:pPr>
              <w:rPr>
                <w:sz w:val="20"/>
                <w:szCs w:val="20"/>
              </w:rPr>
            </w:pPr>
            <w:r w:rsidRPr="0037562D">
              <w:rPr>
                <w:sz w:val="20"/>
                <w:szCs w:val="20"/>
              </w:rPr>
              <w:t>%</w:t>
            </w:r>
          </w:p>
        </w:tc>
        <w:tc>
          <w:tcPr>
            <w:tcW w:w="850" w:type="dxa"/>
          </w:tcPr>
          <w:p w14:paraId="15705D6F" w14:textId="77777777" w:rsidR="006D4B19" w:rsidRPr="0037562D" w:rsidRDefault="006D4B19">
            <w:pPr>
              <w:rPr>
                <w:sz w:val="20"/>
                <w:szCs w:val="20"/>
              </w:rPr>
            </w:pPr>
            <w:r w:rsidRPr="0037562D">
              <w:rPr>
                <w:sz w:val="20"/>
                <w:szCs w:val="20"/>
              </w:rPr>
              <w:t>0</w:t>
            </w:r>
          </w:p>
        </w:tc>
        <w:tc>
          <w:tcPr>
            <w:tcW w:w="851" w:type="dxa"/>
          </w:tcPr>
          <w:p w14:paraId="12BD314F" w14:textId="77777777" w:rsidR="006D4B19" w:rsidRPr="0037562D" w:rsidRDefault="006D4B19">
            <w:pPr>
              <w:rPr>
                <w:sz w:val="20"/>
                <w:szCs w:val="20"/>
              </w:rPr>
            </w:pPr>
            <w:r w:rsidRPr="0037562D">
              <w:rPr>
                <w:sz w:val="20"/>
                <w:szCs w:val="20"/>
              </w:rPr>
              <w:t>100</w:t>
            </w:r>
          </w:p>
        </w:tc>
        <w:tc>
          <w:tcPr>
            <w:tcW w:w="1701" w:type="dxa"/>
          </w:tcPr>
          <w:p w14:paraId="7F197033" w14:textId="77777777" w:rsidR="006D4B19" w:rsidRPr="0037562D" w:rsidRDefault="006D4B19">
            <w:pPr>
              <w:rPr>
                <w:sz w:val="20"/>
                <w:szCs w:val="20"/>
              </w:rPr>
            </w:pPr>
            <w:r w:rsidRPr="0037562D">
              <w:rPr>
                <w:sz w:val="20"/>
                <w:szCs w:val="20"/>
              </w:rPr>
              <w:t>n/a</w:t>
            </w:r>
          </w:p>
        </w:tc>
        <w:tc>
          <w:tcPr>
            <w:tcW w:w="1417" w:type="dxa"/>
          </w:tcPr>
          <w:p w14:paraId="0DF23FD4" w14:textId="77777777" w:rsidR="006D4B19" w:rsidRPr="0037562D" w:rsidRDefault="006D4B19">
            <w:pPr>
              <w:rPr>
                <w:sz w:val="20"/>
                <w:szCs w:val="20"/>
              </w:rPr>
            </w:pPr>
            <w:r w:rsidRPr="0037562D">
              <w:rPr>
                <w:sz w:val="20"/>
                <w:szCs w:val="20"/>
              </w:rPr>
              <w:t>Continuous</w:t>
            </w:r>
          </w:p>
        </w:tc>
      </w:tr>
      <w:tr w:rsidR="00AF1289" w:rsidRPr="0037562D" w14:paraId="4A565628" w14:textId="77777777" w:rsidTr="5038A7C3">
        <w:tc>
          <w:tcPr>
            <w:tcW w:w="1413" w:type="dxa"/>
            <w:shd w:val="clear" w:color="auto" w:fill="B3E5A1" w:themeFill="accent6" w:themeFillTint="66"/>
          </w:tcPr>
          <w:p w14:paraId="20B23EBC" w14:textId="7A3BD755" w:rsidR="00AF1289" w:rsidRPr="0037562D" w:rsidRDefault="00AF1289" w:rsidP="00AF1289">
            <w:pPr>
              <w:rPr>
                <w:sz w:val="20"/>
                <w:szCs w:val="20"/>
              </w:rPr>
            </w:pPr>
            <w:r w:rsidRPr="0037562D">
              <w:rPr>
                <w:sz w:val="20"/>
                <w:szCs w:val="20"/>
              </w:rPr>
              <w:t>Crop health (2)</w:t>
            </w:r>
          </w:p>
        </w:tc>
        <w:tc>
          <w:tcPr>
            <w:tcW w:w="2126" w:type="dxa"/>
          </w:tcPr>
          <w:p w14:paraId="711D72F5" w14:textId="52710EEE" w:rsidR="00AF1289" w:rsidRPr="0037562D" w:rsidRDefault="00AF1289" w:rsidP="00AF1289">
            <w:pPr>
              <w:rPr>
                <w:sz w:val="20"/>
                <w:szCs w:val="20"/>
              </w:rPr>
            </w:pPr>
            <w:r w:rsidRPr="0037562D">
              <w:rPr>
                <w:sz w:val="20"/>
                <w:szCs w:val="20"/>
              </w:rPr>
              <w:t>Crop health, on a score of 1 (poor) to 5 (good)</w:t>
            </w:r>
          </w:p>
        </w:tc>
        <w:tc>
          <w:tcPr>
            <w:tcW w:w="851" w:type="dxa"/>
          </w:tcPr>
          <w:p w14:paraId="11D017D8" w14:textId="5A2047AA" w:rsidR="00AF1289" w:rsidRPr="0037562D" w:rsidRDefault="00AD4616" w:rsidP="00AF1289">
            <w:pPr>
              <w:rPr>
                <w:sz w:val="20"/>
                <w:szCs w:val="20"/>
              </w:rPr>
            </w:pPr>
            <w:r w:rsidRPr="0037562D">
              <w:rPr>
                <w:sz w:val="20"/>
                <w:szCs w:val="20"/>
              </w:rPr>
              <w:t>Continuous in range 1-5</w:t>
            </w:r>
          </w:p>
        </w:tc>
        <w:tc>
          <w:tcPr>
            <w:tcW w:w="850" w:type="dxa"/>
          </w:tcPr>
          <w:p w14:paraId="772F703D" w14:textId="0EB0CA1C" w:rsidR="00AF1289" w:rsidRPr="0037562D" w:rsidRDefault="00AF1289" w:rsidP="00AF1289">
            <w:pPr>
              <w:rPr>
                <w:sz w:val="20"/>
                <w:szCs w:val="20"/>
              </w:rPr>
            </w:pPr>
            <w:r w:rsidRPr="0037562D">
              <w:rPr>
                <w:sz w:val="20"/>
                <w:szCs w:val="20"/>
              </w:rPr>
              <w:t>1</w:t>
            </w:r>
          </w:p>
        </w:tc>
        <w:tc>
          <w:tcPr>
            <w:tcW w:w="851" w:type="dxa"/>
          </w:tcPr>
          <w:p w14:paraId="71F1CBE5" w14:textId="3588E765" w:rsidR="00AF1289" w:rsidRPr="0037562D" w:rsidRDefault="00AF1289" w:rsidP="00AF1289">
            <w:pPr>
              <w:rPr>
                <w:sz w:val="20"/>
                <w:szCs w:val="20"/>
              </w:rPr>
            </w:pPr>
            <w:r w:rsidRPr="0037562D">
              <w:rPr>
                <w:sz w:val="20"/>
                <w:szCs w:val="20"/>
              </w:rPr>
              <w:t>5</w:t>
            </w:r>
          </w:p>
        </w:tc>
        <w:tc>
          <w:tcPr>
            <w:tcW w:w="1701" w:type="dxa"/>
          </w:tcPr>
          <w:p w14:paraId="6427F438" w14:textId="4CBBCF69" w:rsidR="00AF1289" w:rsidRPr="0037562D" w:rsidRDefault="00AF1289" w:rsidP="00AF1289">
            <w:pPr>
              <w:rPr>
                <w:sz w:val="20"/>
                <w:szCs w:val="20"/>
              </w:rPr>
            </w:pPr>
            <w:r w:rsidRPr="00220C07">
              <w:rPr>
                <w:sz w:val="20"/>
                <w:szCs w:val="20"/>
              </w:rPr>
              <w:t>(x-min)/(max-min)*100</w:t>
            </w:r>
          </w:p>
        </w:tc>
        <w:tc>
          <w:tcPr>
            <w:tcW w:w="1417" w:type="dxa"/>
          </w:tcPr>
          <w:p w14:paraId="6BD0F510" w14:textId="1E7D5959" w:rsidR="00AF1289" w:rsidRPr="0037562D" w:rsidRDefault="00AD4616" w:rsidP="00AF1289">
            <w:pPr>
              <w:rPr>
                <w:sz w:val="20"/>
                <w:szCs w:val="20"/>
              </w:rPr>
            </w:pPr>
            <w:r w:rsidRPr="0037562D">
              <w:rPr>
                <w:sz w:val="20"/>
                <w:szCs w:val="20"/>
              </w:rPr>
              <w:t>Continuous</w:t>
            </w:r>
          </w:p>
        </w:tc>
      </w:tr>
      <w:tr w:rsidR="00AF1289" w:rsidRPr="0037562D" w14:paraId="1E7DE359" w14:textId="77777777" w:rsidTr="5038A7C3">
        <w:tc>
          <w:tcPr>
            <w:tcW w:w="1413" w:type="dxa"/>
            <w:shd w:val="clear" w:color="auto" w:fill="B3E5A1" w:themeFill="accent6" w:themeFillTint="66"/>
          </w:tcPr>
          <w:p w14:paraId="616EBB34" w14:textId="77777777" w:rsidR="00AF1289" w:rsidRPr="0037562D" w:rsidRDefault="00AF1289" w:rsidP="00AF1289">
            <w:pPr>
              <w:rPr>
                <w:sz w:val="20"/>
                <w:szCs w:val="20"/>
              </w:rPr>
            </w:pPr>
            <w:r w:rsidRPr="0037562D">
              <w:rPr>
                <w:sz w:val="20"/>
                <w:szCs w:val="20"/>
              </w:rPr>
              <w:t>Animal health</w:t>
            </w:r>
          </w:p>
        </w:tc>
        <w:tc>
          <w:tcPr>
            <w:tcW w:w="2126" w:type="dxa"/>
          </w:tcPr>
          <w:p w14:paraId="701092AE" w14:textId="77777777" w:rsidR="00AF1289" w:rsidRPr="0037562D" w:rsidRDefault="00AF1289" w:rsidP="00AF1289">
            <w:pPr>
              <w:rPr>
                <w:sz w:val="20"/>
                <w:szCs w:val="20"/>
              </w:rPr>
            </w:pPr>
            <w:r w:rsidRPr="0037562D">
              <w:rPr>
                <w:sz w:val="20"/>
                <w:szCs w:val="20"/>
              </w:rPr>
              <w:t xml:space="preserve">% of livestock/fish population with injury, illness or death </w:t>
            </w:r>
          </w:p>
        </w:tc>
        <w:tc>
          <w:tcPr>
            <w:tcW w:w="851" w:type="dxa"/>
          </w:tcPr>
          <w:p w14:paraId="46D8006A" w14:textId="77777777" w:rsidR="00AF1289" w:rsidRPr="0037562D" w:rsidRDefault="00AF1289" w:rsidP="00AF1289">
            <w:pPr>
              <w:rPr>
                <w:sz w:val="20"/>
                <w:szCs w:val="20"/>
              </w:rPr>
            </w:pPr>
            <w:r w:rsidRPr="0037562D">
              <w:rPr>
                <w:sz w:val="20"/>
                <w:szCs w:val="20"/>
              </w:rPr>
              <w:t>%</w:t>
            </w:r>
          </w:p>
        </w:tc>
        <w:tc>
          <w:tcPr>
            <w:tcW w:w="850" w:type="dxa"/>
          </w:tcPr>
          <w:p w14:paraId="6794CF3A" w14:textId="77777777" w:rsidR="00AF1289" w:rsidRPr="0037562D" w:rsidRDefault="00AF1289" w:rsidP="00AF1289">
            <w:pPr>
              <w:rPr>
                <w:sz w:val="20"/>
                <w:szCs w:val="20"/>
              </w:rPr>
            </w:pPr>
            <w:r w:rsidRPr="0037562D">
              <w:rPr>
                <w:sz w:val="20"/>
                <w:szCs w:val="20"/>
              </w:rPr>
              <w:t>0</w:t>
            </w:r>
          </w:p>
        </w:tc>
        <w:tc>
          <w:tcPr>
            <w:tcW w:w="851" w:type="dxa"/>
          </w:tcPr>
          <w:p w14:paraId="52DED36A" w14:textId="77777777" w:rsidR="00AF1289" w:rsidRPr="0037562D" w:rsidRDefault="00AF1289" w:rsidP="00AF1289">
            <w:pPr>
              <w:rPr>
                <w:sz w:val="20"/>
                <w:szCs w:val="20"/>
              </w:rPr>
            </w:pPr>
            <w:r w:rsidRPr="0037562D">
              <w:rPr>
                <w:sz w:val="20"/>
                <w:szCs w:val="20"/>
              </w:rPr>
              <w:t>100</w:t>
            </w:r>
          </w:p>
        </w:tc>
        <w:tc>
          <w:tcPr>
            <w:tcW w:w="1701" w:type="dxa"/>
          </w:tcPr>
          <w:p w14:paraId="49616033" w14:textId="77777777" w:rsidR="00AF1289" w:rsidRPr="0037562D" w:rsidRDefault="00AF1289" w:rsidP="00AF1289">
            <w:pPr>
              <w:rPr>
                <w:sz w:val="20"/>
                <w:szCs w:val="20"/>
              </w:rPr>
            </w:pPr>
            <w:r w:rsidRPr="0037562D">
              <w:rPr>
                <w:sz w:val="20"/>
                <w:szCs w:val="20"/>
              </w:rPr>
              <w:t>n/a</w:t>
            </w:r>
          </w:p>
        </w:tc>
        <w:tc>
          <w:tcPr>
            <w:tcW w:w="1417" w:type="dxa"/>
          </w:tcPr>
          <w:p w14:paraId="37B46470" w14:textId="77777777" w:rsidR="00AF1289" w:rsidRPr="0037562D" w:rsidRDefault="00AF1289" w:rsidP="00AF1289">
            <w:pPr>
              <w:rPr>
                <w:sz w:val="20"/>
                <w:szCs w:val="20"/>
              </w:rPr>
            </w:pPr>
            <w:r w:rsidRPr="0037562D">
              <w:rPr>
                <w:sz w:val="20"/>
                <w:szCs w:val="20"/>
              </w:rPr>
              <w:t>Continuous</w:t>
            </w:r>
          </w:p>
        </w:tc>
      </w:tr>
      <w:tr w:rsidR="00AF1289" w:rsidRPr="0037562D" w14:paraId="144DEB16" w14:textId="77777777" w:rsidTr="5038A7C3">
        <w:tc>
          <w:tcPr>
            <w:tcW w:w="1413" w:type="dxa"/>
            <w:shd w:val="clear" w:color="auto" w:fill="B3E5A1" w:themeFill="accent6" w:themeFillTint="66"/>
          </w:tcPr>
          <w:p w14:paraId="5E878BD2" w14:textId="0145AB5A" w:rsidR="00AF1289" w:rsidRPr="0037562D" w:rsidRDefault="00AF1289" w:rsidP="00AF1289">
            <w:pPr>
              <w:rPr>
                <w:sz w:val="20"/>
                <w:szCs w:val="20"/>
              </w:rPr>
            </w:pPr>
            <w:r w:rsidRPr="0037562D">
              <w:rPr>
                <w:sz w:val="20"/>
                <w:szCs w:val="20"/>
              </w:rPr>
              <w:t>Soil health (1)</w:t>
            </w:r>
          </w:p>
        </w:tc>
        <w:tc>
          <w:tcPr>
            <w:tcW w:w="2126" w:type="dxa"/>
          </w:tcPr>
          <w:p w14:paraId="110BE3DD" w14:textId="625754FA" w:rsidR="00AF1289" w:rsidRPr="0037562D" w:rsidRDefault="00AF1289" w:rsidP="00AF1289">
            <w:pPr>
              <w:rPr>
                <w:sz w:val="20"/>
                <w:szCs w:val="20"/>
              </w:rPr>
            </w:pPr>
            <w:r w:rsidRPr="0037562D">
              <w:rPr>
                <w:sz w:val="20"/>
                <w:szCs w:val="20"/>
              </w:rPr>
              <w:t xml:space="preserve">Saturation of soil organic carbon </w:t>
            </w:r>
          </w:p>
        </w:tc>
        <w:tc>
          <w:tcPr>
            <w:tcW w:w="851" w:type="dxa"/>
          </w:tcPr>
          <w:p w14:paraId="10315055" w14:textId="775E535A" w:rsidR="00AF1289" w:rsidRPr="0037562D" w:rsidRDefault="00AF1289" w:rsidP="00AF1289">
            <w:pPr>
              <w:rPr>
                <w:sz w:val="20"/>
                <w:szCs w:val="20"/>
              </w:rPr>
            </w:pPr>
            <w:r w:rsidRPr="0037562D">
              <w:rPr>
                <w:sz w:val="20"/>
                <w:szCs w:val="20"/>
              </w:rPr>
              <w:t>%</w:t>
            </w:r>
          </w:p>
        </w:tc>
        <w:tc>
          <w:tcPr>
            <w:tcW w:w="850" w:type="dxa"/>
          </w:tcPr>
          <w:p w14:paraId="4EE38573" w14:textId="78B08ED7" w:rsidR="00AF1289" w:rsidRPr="0037562D" w:rsidRDefault="00AF1289" w:rsidP="00AF1289">
            <w:pPr>
              <w:rPr>
                <w:sz w:val="20"/>
                <w:szCs w:val="20"/>
              </w:rPr>
            </w:pPr>
            <w:r w:rsidRPr="0037562D">
              <w:rPr>
                <w:sz w:val="20"/>
                <w:szCs w:val="20"/>
              </w:rPr>
              <w:t>0</w:t>
            </w:r>
          </w:p>
        </w:tc>
        <w:tc>
          <w:tcPr>
            <w:tcW w:w="851" w:type="dxa"/>
          </w:tcPr>
          <w:p w14:paraId="09836BF1" w14:textId="51A294E4" w:rsidR="00AF1289" w:rsidRPr="0037562D" w:rsidRDefault="00AF1289" w:rsidP="00AF1289">
            <w:pPr>
              <w:rPr>
                <w:sz w:val="20"/>
                <w:szCs w:val="20"/>
              </w:rPr>
            </w:pPr>
            <w:r w:rsidRPr="0037562D">
              <w:rPr>
                <w:sz w:val="20"/>
                <w:szCs w:val="20"/>
              </w:rPr>
              <w:t>100</w:t>
            </w:r>
          </w:p>
        </w:tc>
        <w:tc>
          <w:tcPr>
            <w:tcW w:w="1701" w:type="dxa"/>
          </w:tcPr>
          <w:p w14:paraId="11D0A3E4" w14:textId="2308293C" w:rsidR="00AF1289" w:rsidRPr="0037562D" w:rsidRDefault="00AF1289" w:rsidP="00AF1289">
            <w:pPr>
              <w:rPr>
                <w:sz w:val="20"/>
                <w:szCs w:val="20"/>
                <w:highlight w:val="yellow"/>
              </w:rPr>
            </w:pPr>
            <w:r w:rsidRPr="0037562D">
              <w:rPr>
                <w:sz w:val="20"/>
                <w:szCs w:val="20"/>
              </w:rPr>
              <w:t>n/a</w:t>
            </w:r>
          </w:p>
        </w:tc>
        <w:tc>
          <w:tcPr>
            <w:tcW w:w="1417" w:type="dxa"/>
          </w:tcPr>
          <w:p w14:paraId="0C2C232B" w14:textId="42D19213" w:rsidR="00AF1289" w:rsidRPr="0037562D" w:rsidRDefault="00AF1289" w:rsidP="00AF1289">
            <w:pPr>
              <w:rPr>
                <w:sz w:val="20"/>
                <w:szCs w:val="20"/>
                <w:highlight w:val="yellow"/>
              </w:rPr>
            </w:pPr>
            <w:r w:rsidRPr="0037562D">
              <w:rPr>
                <w:sz w:val="20"/>
                <w:szCs w:val="20"/>
              </w:rPr>
              <w:t>Continuous</w:t>
            </w:r>
          </w:p>
        </w:tc>
      </w:tr>
      <w:tr w:rsidR="00AF1289" w:rsidRPr="0037562D" w14:paraId="78098D18" w14:textId="77777777" w:rsidTr="5038A7C3">
        <w:tc>
          <w:tcPr>
            <w:tcW w:w="1413" w:type="dxa"/>
            <w:shd w:val="clear" w:color="auto" w:fill="B3E5A1" w:themeFill="accent6" w:themeFillTint="66"/>
          </w:tcPr>
          <w:p w14:paraId="44DFC184" w14:textId="5C6F4839" w:rsidR="00AF1289" w:rsidRPr="0037562D" w:rsidRDefault="00AF1289" w:rsidP="00AF1289">
            <w:pPr>
              <w:rPr>
                <w:sz w:val="20"/>
                <w:szCs w:val="20"/>
              </w:rPr>
            </w:pPr>
            <w:r w:rsidRPr="0037562D">
              <w:rPr>
                <w:sz w:val="20"/>
                <w:szCs w:val="20"/>
              </w:rPr>
              <w:t>Soil health (2)</w:t>
            </w:r>
          </w:p>
        </w:tc>
        <w:tc>
          <w:tcPr>
            <w:tcW w:w="2126" w:type="dxa"/>
          </w:tcPr>
          <w:p w14:paraId="570FB87F" w14:textId="601222A4" w:rsidR="00AF1289" w:rsidRPr="0037562D" w:rsidRDefault="00AF1289" w:rsidP="00AF1289">
            <w:pPr>
              <w:rPr>
                <w:sz w:val="20"/>
                <w:szCs w:val="20"/>
              </w:rPr>
            </w:pPr>
            <w:r w:rsidRPr="0037562D">
              <w:rPr>
                <w:sz w:val="20"/>
                <w:szCs w:val="20"/>
              </w:rPr>
              <w:t>Perception of soil erosion and fertility</w:t>
            </w:r>
          </w:p>
        </w:tc>
        <w:tc>
          <w:tcPr>
            <w:tcW w:w="851" w:type="dxa"/>
          </w:tcPr>
          <w:p w14:paraId="1125CE49" w14:textId="3729D592" w:rsidR="00AF1289" w:rsidRPr="0037562D" w:rsidRDefault="001320BB" w:rsidP="00AF1289">
            <w:pPr>
              <w:rPr>
                <w:sz w:val="20"/>
                <w:szCs w:val="20"/>
              </w:rPr>
            </w:pPr>
            <w:r w:rsidRPr="0037562D">
              <w:rPr>
                <w:sz w:val="20"/>
                <w:szCs w:val="20"/>
              </w:rPr>
              <w:t>Continuous in range</w:t>
            </w:r>
            <w:r w:rsidR="00AF1289" w:rsidRPr="0037562D">
              <w:rPr>
                <w:sz w:val="20"/>
                <w:szCs w:val="20"/>
              </w:rPr>
              <w:t xml:space="preserve"> 1-</w:t>
            </w:r>
            <w:r w:rsidR="00B03193">
              <w:rPr>
                <w:sz w:val="20"/>
                <w:szCs w:val="20"/>
              </w:rPr>
              <w:t>5</w:t>
            </w:r>
          </w:p>
        </w:tc>
        <w:tc>
          <w:tcPr>
            <w:tcW w:w="850" w:type="dxa"/>
          </w:tcPr>
          <w:p w14:paraId="72677A71" w14:textId="391CB8CC" w:rsidR="00AF1289" w:rsidRPr="0037562D" w:rsidRDefault="00AF1289" w:rsidP="00AF1289">
            <w:pPr>
              <w:rPr>
                <w:sz w:val="20"/>
                <w:szCs w:val="20"/>
              </w:rPr>
            </w:pPr>
            <w:r w:rsidRPr="0037562D">
              <w:rPr>
                <w:sz w:val="20"/>
                <w:szCs w:val="20"/>
              </w:rPr>
              <w:t>1</w:t>
            </w:r>
          </w:p>
        </w:tc>
        <w:tc>
          <w:tcPr>
            <w:tcW w:w="851" w:type="dxa"/>
          </w:tcPr>
          <w:p w14:paraId="06D13C89" w14:textId="455A9C3C" w:rsidR="00AF1289" w:rsidRPr="0037562D" w:rsidRDefault="00B03193" w:rsidP="00AF1289">
            <w:pPr>
              <w:rPr>
                <w:sz w:val="20"/>
                <w:szCs w:val="20"/>
                <w:highlight w:val="yellow"/>
              </w:rPr>
            </w:pPr>
            <w:r>
              <w:rPr>
                <w:sz w:val="20"/>
                <w:szCs w:val="20"/>
              </w:rPr>
              <w:t>5</w:t>
            </w:r>
          </w:p>
        </w:tc>
        <w:tc>
          <w:tcPr>
            <w:tcW w:w="1701" w:type="dxa"/>
          </w:tcPr>
          <w:p w14:paraId="240C146F" w14:textId="3E351ED9" w:rsidR="00AF1289" w:rsidRPr="00220C07" w:rsidRDefault="00AF1289" w:rsidP="00AF1289">
            <w:pPr>
              <w:rPr>
                <w:sz w:val="20"/>
                <w:szCs w:val="20"/>
              </w:rPr>
            </w:pPr>
            <w:r w:rsidRPr="00220C07">
              <w:rPr>
                <w:sz w:val="20"/>
                <w:szCs w:val="20"/>
              </w:rPr>
              <w:t>(x-min)/(max-min)*100</w:t>
            </w:r>
          </w:p>
        </w:tc>
        <w:tc>
          <w:tcPr>
            <w:tcW w:w="1417" w:type="dxa"/>
          </w:tcPr>
          <w:p w14:paraId="7E78B6CB" w14:textId="33AC7626" w:rsidR="00AF1289" w:rsidRPr="0037562D" w:rsidRDefault="00AD4616" w:rsidP="00AF1289">
            <w:pPr>
              <w:rPr>
                <w:sz w:val="20"/>
                <w:szCs w:val="20"/>
              </w:rPr>
            </w:pPr>
            <w:r w:rsidRPr="0037562D">
              <w:rPr>
                <w:sz w:val="20"/>
                <w:szCs w:val="20"/>
              </w:rPr>
              <w:t>Continuous</w:t>
            </w:r>
          </w:p>
        </w:tc>
      </w:tr>
      <w:tr w:rsidR="00AF1289" w:rsidRPr="0037562D" w14:paraId="78FBCFB6" w14:textId="77777777" w:rsidTr="5038A7C3">
        <w:tc>
          <w:tcPr>
            <w:tcW w:w="1413" w:type="dxa"/>
            <w:shd w:val="clear" w:color="auto" w:fill="B3E5A1" w:themeFill="accent6" w:themeFillTint="66"/>
          </w:tcPr>
          <w:p w14:paraId="0C4062E4" w14:textId="77777777" w:rsidR="00AF1289" w:rsidRPr="0037562D" w:rsidRDefault="00AF1289" w:rsidP="00AF1289">
            <w:pPr>
              <w:rPr>
                <w:sz w:val="20"/>
                <w:szCs w:val="20"/>
              </w:rPr>
            </w:pPr>
            <w:r w:rsidRPr="0037562D">
              <w:rPr>
                <w:sz w:val="20"/>
                <w:szCs w:val="20"/>
              </w:rPr>
              <w:t>Nutrient use</w:t>
            </w:r>
          </w:p>
        </w:tc>
        <w:tc>
          <w:tcPr>
            <w:tcW w:w="2126" w:type="dxa"/>
          </w:tcPr>
          <w:p w14:paraId="1D1E8BA3" w14:textId="56BEA996" w:rsidR="00AF1289" w:rsidRPr="0037562D" w:rsidRDefault="00AF1289" w:rsidP="00AF1289">
            <w:pPr>
              <w:rPr>
                <w:sz w:val="20"/>
                <w:szCs w:val="20"/>
              </w:rPr>
            </w:pPr>
            <w:r w:rsidRPr="0037562D">
              <w:rPr>
                <w:sz w:val="20"/>
                <w:szCs w:val="20"/>
              </w:rPr>
              <w:t>Quantity of fertilizer applied per hectare</w:t>
            </w:r>
          </w:p>
        </w:tc>
        <w:tc>
          <w:tcPr>
            <w:tcW w:w="851" w:type="dxa"/>
          </w:tcPr>
          <w:p w14:paraId="37DFB8A4" w14:textId="77777777" w:rsidR="00AF1289" w:rsidRPr="0037562D" w:rsidRDefault="00AF1289" w:rsidP="00AF1289">
            <w:pPr>
              <w:rPr>
                <w:sz w:val="20"/>
                <w:szCs w:val="20"/>
              </w:rPr>
            </w:pPr>
            <w:r w:rsidRPr="0037562D">
              <w:rPr>
                <w:sz w:val="20"/>
                <w:szCs w:val="20"/>
              </w:rPr>
              <w:t>Kg/ha</w:t>
            </w:r>
          </w:p>
        </w:tc>
        <w:tc>
          <w:tcPr>
            <w:tcW w:w="850" w:type="dxa"/>
          </w:tcPr>
          <w:p w14:paraId="1CBB4FE9" w14:textId="77777777" w:rsidR="00AF1289" w:rsidRPr="0037562D" w:rsidRDefault="00AF1289" w:rsidP="00AF1289">
            <w:pPr>
              <w:rPr>
                <w:sz w:val="20"/>
                <w:szCs w:val="20"/>
              </w:rPr>
            </w:pPr>
            <w:r w:rsidRPr="0037562D">
              <w:rPr>
                <w:sz w:val="20"/>
                <w:szCs w:val="20"/>
              </w:rPr>
              <w:t>0</w:t>
            </w:r>
          </w:p>
        </w:tc>
        <w:tc>
          <w:tcPr>
            <w:tcW w:w="851" w:type="dxa"/>
          </w:tcPr>
          <w:p w14:paraId="58F55970" w14:textId="040FE5E6" w:rsidR="00AF1289" w:rsidRPr="0037562D" w:rsidRDefault="00AF1289" w:rsidP="00AF1289">
            <w:pPr>
              <w:rPr>
                <w:sz w:val="20"/>
                <w:szCs w:val="20"/>
              </w:rPr>
            </w:pPr>
            <w:r w:rsidRPr="0037562D">
              <w:rPr>
                <w:sz w:val="20"/>
                <w:szCs w:val="20"/>
              </w:rPr>
              <w:t>[</w:t>
            </w:r>
            <w:r w:rsidR="005D537D" w:rsidRPr="0037562D">
              <w:rPr>
                <w:sz w:val="20"/>
                <w:szCs w:val="20"/>
              </w:rPr>
              <w:t>TBC]</w:t>
            </w:r>
          </w:p>
        </w:tc>
        <w:tc>
          <w:tcPr>
            <w:tcW w:w="1701" w:type="dxa"/>
          </w:tcPr>
          <w:p w14:paraId="5774F594" w14:textId="77777777" w:rsidR="00AF1289" w:rsidRPr="00220C07" w:rsidRDefault="00AF1289" w:rsidP="00AF1289">
            <w:pPr>
              <w:rPr>
                <w:sz w:val="20"/>
                <w:szCs w:val="20"/>
              </w:rPr>
            </w:pPr>
            <w:r w:rsidRPr="00220C07">
              <w:rPr>
                <w:sz w:val="20"/>
                <w:szCs w:val="20"/>
              </w:rPr>
              <w:t>(x-min)/(max-min)*100</w:t>
            </w:r>
          </w:p>
        </w:tc>
        <w:tc>
          <w:tcPr>
            <w:tcW w:w="1417" w:type="dxa"/>
          </w:tcPr>
          <w:p w14:paraId="3CFE0B14" w14:textId="50539FFF" w:rsidR="00AF1289" w:rsidRPr="0037562D" w:rsidRDefault="005D537D" w:rsidP="00AF1289">
            <w:pPr>
              <w:rPr>
                <w:sz w:val="20"/>
                <w:szCs w:val="20"/>
              </w:rPr>
            </w:pPr>
            <w:r w:rsidRPr="0037562D">
              <w:rPr>
                <w:sz w:val="20"/>
                <w:szCs w:val="20"/>
              </w:rPr>
              <w:t>Continuous</w:t>
            </w:r>
          </w:p>
        </w:tc>
      </w:tr>
      <w:tr w:rsidR="00AF1289" w:rsidRPr="0037562D" w14:paraId="7F12AF43" w14:textId="77777777" w:rsidTr="5038A7C3">
        <w:tc>
          <w:tcPr>
            <w:tcW w:w="1413" w:type="dxa"/>
            <w:shd w:val="clear" w:color="auto" w:fill="588B13"/>
          </w:tcPr>
          <w:p w14:paraId="6F5C63F6" w14:textId="3ED73E42" w:rsidR="00AF1289" w:rsidRPr="0037562D" w:rsidRDefault="00AF1289" w:rsidP="00AF1289">
            <w:pPr>
              <w:rPr>
                <w:sz w:val="20"/>
                <w:szCs w:val="20"/>
              </w:rPr>
            </w:pPr>
            <w:r w:rsidRPr="0037562D">
              <w:rPr>
                <w:sz w:val="20"/>
                <w:szCs w:val="20"/>
              </w:rPr>
              <w:t>Biodiversity (1)</w:t>
            </w:r>
          </w:p>
        </w:tc>
        <w:tc>
          <w:tcPr>
            <w:tcW w:w="2126" w:type="dxa"/>
          </w:tcPr>
          <w:p w14:paraId="4673D578" w14:textId="7893266B" w:rsidR="00AF1289" w:rsidRPr="0037562D" w:rsidRDefault="00AF1289" w:rsidP="00AF1289">
            <w:pPr>
              <w:rPr>
                <w:sz w:val="20"/>
                <w:szCs w:val="20"/>
              </w:rPr>
            </w:pPr>
            <w:r w:rsidRPr="0037562D">
              <w:rPr>
                <w:sz w:val="20"/>
                <w:szCs w:val="20"/>
              </w:rPr>
              <w:t>Diversity of animal species from 1 (no animals) to 5 (high diversity of animals)</w:t>
            </w:r>
          </w:p>
        </w:tc>
        <w:tc>
          <w:tcPr>
            <w:tcW w:w="851" w:type="dxa"/>
          </w:tcPr>
          <w:p w14:paraId="64D1353B" w14:textId="589F022E" w:rsidR="00AF1289" w:rsidRPr="0037562D" w:rsidRDefault="00A41485" w:rsidP="00AF1289">
            <w:pPr>
              <w:rPr>
                <w:sz w:val="20"/>
                <w:szCs w:val="20"/>
              </w:rPr>
            </w:pPr>
            <w:r w:rsidRPr="0037562D">
              <w:rPr>
                <w:sz w:val="20"/>
                <w:szCs w:val="20"/>
              </w:rPr>
              <w:t>Continuous in range 1-5</w:t>
            </w:r>
          </w:p>
        </w:tc>
        <w:tc>
          <w:tcPr>
            <w:tcW w:w="850" w:type="dxa"/>
          </w:tcPr>
          <w:p w14:paraId="48F41411" w14:textId="5B419500" w:rsidR="00AF1289" w:rsidRPr="0037562D" w:rsidRDefault="00AF1289" w:rsidP="00AF1289">
            <w:pPr>
              <w:rPr>
                <w:sz w:val="20"/>
                <w:szCs w:val="20"/>
              </w:rPr>
            </w:pPr>
            <w:r w:rsidRPr="0037562D">
              <w:rPr>
                <w:sz w:val="20"/>
                <w:szCs w:val="20"/>
              </w:rPr>
              <w:t>1</w:t>
            </w:r>
          </w:p>
        </w:tc>
        <w:tc>
          <w:tcPr>
            <w:tcW w:w="851" w:type="dxa"/>
          </w:tcPr>
          <w:p w14:paraId="56B29EC6" w14:textId="7DFE17D5" w:rsidR="00AF1289" w:rsidRPr="0037562D" w:rsidRDefault="00AF1289" w:rsidP="00AF1289">
            <w:pPr>
              <w:rPr>
                <w:sz w:val="20"/>
                <w:szCs w:val="20"/>
              </w:rPr>
            </w:pPr>
            <w:r w:rsidRPr="0037562D">
              <w:rPr>
                <w:sz w:val="20"/>
                <w:szCs w:val="20"/>
              </w:rPr>
              <w:t>5</w:t>
            </w:r>
          </w:p>
        </w:tc>
        <w:tc>
          <w:tcPr>
            <w:tcW w:w="1701" w:type="dxa"/>
          </w:tcPr>
          <w:p w14:paraId="1D820087" w14:textId="496D13AF" w:rsidR="00AF1289" w:rsidRPr="0037562D" w:rsidRDefault="00AF1289" w:rsidP="00AF1289">
            <w:pPr>
              <w:rPr>
                <w:sz w:val="20"/>
                <w:szCs w:val="20"/>
              </w:rPr>
            </w:pPr>
            <w:r w:rsidRPr="00220C07">
              <w:rPr>
                <w:sz w:val="20"/>
                <w:szCs w:val="20"/>
              </w:rPr>
              <w:t>(x-min)/(max-min)*100</w:t>
            </w:r>
          </w:p>
        </w:tc>
        <w:tc>
          <w:tcPr>
            <w:tcW w:w="1417" w:type="dxa"/>
          </w:tcPr>
          <w:p w14:paraId="1F5AF26B" w14:textId="2D35B8FC" w:rsidR="00AF1289" w:rsidRPr="0037562D" w:rsidRDefault="001320BB" w:rsidP="00AF1289">
            <w:pPr>
              <w:rPr>
                <w:sz w:val="20"/>
                <w:szCs w:val="20"/>
              </w:rPr>
            </w:pPr>
            <w:r w:rsidRPr="0037562D">
              <w:rPr>
                <w:sz w:val="20"/>
                <w:szCs w:val="20"/>
              </w:rPr>
              <w:t>Continuous</w:t>
            </w:r>
          </w:p>
        </w:tc>
      </w:tr>
      <w:tr w:rsidR="00AF1289" w:rsidRPr="0037562D" w14:paraId="1AB7905D" w14:textId="77777777" w:rsidTr="5038A7C3">
        <w:tc>
          <w:tcPr>
            <w:tcW w:w="1413" w:type="dxa"/>
            <w:shd w:val="clear" w:color="auto" w:fill="588B13"/>
          </w:tcPr>
          <w:p w14:paraId="3C88A4F2" w14:textId="519D7F55" w:rsidR="00AF1289" w:rsidRPr="0037562D" w:rsidRDefault="00AF1289" w:rsidP="00AF1289">
            <w:pPr>
              <w:rPr>
                <w:sz w:val="20"/>
                <w:szCs w:val="20"/>
              </w:rPr>
            </w:pPr>
            <w:r w:rsidRPr="0037562D">
              <w:rPr>
                <w:sz w:val="20"/>
                <w:szCs w:val="20"/>
              </w:rPr>
              <w:t>Biodiversity (2)</w:t>
            </w:r>
          </w:p>
        </w:tc>
        <w:tc>
          <w:tcPr>
            <w:tcW w:w="2126" w:type="dxa"/>
          </w:tcPr>
          <w:p w14:paraId="612CBF77" w14:textId="344D15E3" w:rsidR="00AF1289" w:rsidRPr="0037562D" w:rsidRDefault="003B773F" w:rsidP="00AF1289">
            <w:pPr>
              <w:rPr>
                <w:sz w:val="20"/>
                <w:szCs w:val="20"/>
              </w:rPr>
            </w:pPr>
            <w:r w:rsidRPr="0037562D">
              <w:rPr>
                <w:sz w:val="20"/>
                <w:szCs w:val="20"/>
              </w:rPr>
              <w:t>Diversity of trees from 1 (no trees) to 5 (high tree diversity)</w:t>
            </w:r>
          </w:p>
        </w:tc>
        <w:tc>
          <w:tcPr>
            <w:tcW w:w="851" w:type="dxa"/>
          </w:tcPr>
          <w:p w14:paraId="0CBA131F" w14:textId="018BBE60" w:rsidR="00AF1289" w:rsidRPr="0037562D" w:rsidRDefault="003B773F" w:rsidP="00AF1289">
            <w:pPr>
              <w:rPr>
                <w:sz w:val="20"/>
                <w:szCs w:val="20"/>
              </w:rPr>
            </w:pPr>
            <w:r w:rsidRPr="0037562D">
              <w:rPr>
                <w:sz w:val="20"/>
                <w:szCs w:val="20"/>
              </w:rPr>
              <w:t>Continuous in range 1-5</w:t>
            </w:r>
          </w:p>
        </w:tc>
        <w:tc>
          <w:tcPr>
            <w:tcW w:w="850" w:type="dxa"/>
          </w:tcPr>
          <w:p w14:paraId="597C4C66" w14:textId="69131BC0" w:rsidR="00AF1289" w:rsidRPr="0037562D" w:rsidRDefault="003B773F" w:rsidP="00AF1289">
            <w:pPr>
              <w:rPr>
                <w:sz w:val="20"/>
                <w:szCs w:val="20"/>
              </w:rPr>
            </w:pPr>
            <w:r w:rsidRPr="0037562D">
              <w:rPr>
                <w:sz w:val="20"/>
                <w:szCs w:val="20"/>
              </w:rPr>
              <w:t>1</w:t>
            </w:r>
          </w:p>
        </w:tc>
        <w:tc>
          <w:tcPr>
            <w:tcW w:w="851" w:type="dxa"/>
          </w:tcPr>
          <w:p w14:paraId="108BD17B" w14:textId="1D1C7B68" w:rsidR="00AF1289" w:rsidRPr="0037562D" w:rsidRDefault="003B773F" w:rsidP="00AF1289">
            <w:pPr>
              <w:rPr>
                <w:sz w:val="20"/>
                <w:szCs w:val="20"/>
              </w:rPr>
            </w:pPr>
            <w:r w:rsidRPr="0037562D">
              <w:rPr>
                <w:sz w:val="20"/>
                <w:szCs w:val="20"/>
              </w:rPr>
              <w:t>5</w:t>
            </w:r>
          </w:p>
        </w:tc>
        <w:tc>
          <w:tcPr>
            <w:tcW w:w="1701" w:type="dxa"/>
          </w:tcPr>
          <w:p w14:paraId="5EF008CA" w14:textId="74A5387E" w:rsidR="00AF1289" w:rsidRPr="0037562D" w:rsidRDefault="003B773F" w:rsidP="00AF1289">
            <w:pPr>
              <w:rPr>
                <w:sz w:val="20"/>
                <w:szCs w:val="20"/>
              </w:rPr>
            </w:pPr>
            <w:r w:rsidRPr="00220C07">
              <w:rPr>
                <w:sz w:val="20"/>
                <w:szCs w:val="20"/>
              </w:rPr>
              <w:t>(x-min)/(max-min)*100</w:t>
            </w:r>
          </w:p>
        </w:tc>
        <w:tc>
          <w:tcPr>
            <w:tcW w:w="1417" w:type="dxa"/>
          </w:tcPr>
          <w:p w14:paraId="398E148F" w14:textId="1F8D9F56" w:rsidR="00AF1289" w:rsidRPr="0037562D" w:rsidRDefault="003B773F" w:rsidP="00AF1289">
            <w:pPr>
              <w:rPr>
                <w:sz w:val="20"/>
                <w:szCs w:val="20"/>
              </w:rPr>
            </w:pPr>
            <w:r w:rsidRPr="0037562D">
              <w:rPr>
                <w:sz w:val="20"/>
                <w:szCs w:val="20"/>
              </w:rPr>
              <w:t>Continuous</w:t>
            </w:r>
          </w:p>
        </w:tc>
      </w:tr>
      <w:tr w:rsidR="00AF1289" w:rsidRPr="0037562D" w14:paraId="7F550C7D" w14:textId="77777777" w:rsidTr="5038A7C3">
        <w:tc>
          <w:tcPr>
            <w:tcW w:w="1413" w:type="dxa"/>
            <w:shd w:val="clear" w:color="auto" w:fill="588B13"/>
          </w:tcPr>
          <w:p w14:paraId="0ADA869E" w14:textId="2C15FCD7" w:rsidR="00AF1289" w:rsidRPr="0037562D" w:rsidRDefault="00AF1289" w:rsidP="00AF1289">
            <w:pPr>
              <w:rPr>
                <w:sz w:val="20"/>
                <w:szCs w:val="20"/>
              </w:rPr>
            </w:pPr>
            <w:r w:rsidRPr="0037562D">
              <w:rPr>
                <w:sz w:val="20"/>
                <w:szCs w:val="20"/>
              </w:rPr>
              <w:t>Agrobiodiversity</w:t>
            </w:r>
            <w:r w:rsidR="00A41485" w:rsidRPr="0037562D">
              <w:rPr>
                <w:sz w:val="20"/>
                <w:szCs w:val="20"/>
              </w:rPr>
              <w:t xml:space="preserve"> (1)</w:t>
            </w:r>
          </w:p>
        </w:tc>
        <w:tc>
          <w:tcPr>
            <w:tcW w:w="2126" w:type="dxa"/>
          </w:tcPr>
          <w:p w14:paraId="7C6B16D0" w14:textId="3EDB926E" w:rsidR="00A41485" w:rsidRPr="0037562D" w:rsidRDefault="00AF1289" w:rsidP="00AF1289">
            <w:pPr>
              <w:rPr>
                <w:sz w:val="20"/>
                <w:szCs w:val="20"/>
              </w:rPr>
            </w:pPr>
            <w:r w:rsidRPr="0037562D">
              <w:rPr>
                <w:sz w:val="20"/>
                <w:szCs w:val="20"/>
              </w:rPr>
              <w:t>Diversity from 1 (low diversity) to 5 (high diversity) of crops, fish and/or livestock</w:t>
            </w:r>
            <w:r w:rsidR="00A41485" w:rsidRPr="0037562D">
              <w:rPr>
                <w:sz w:val="20"/>
                <w:szCs w:val="20"/>
              </w:rPr>
              <w:t xml:space="preserve"> </w:t>
            </w:r>
          </w:p>
        </w:tc>
        <w:tc>
          <w:tcPr>
            <w:tcW w:w="851" w:type="dxa"/>
          </w:tcPr>
          <w:p w14:paraId="33572B57" w14:textId="6DA547D0" w:rsidR="00AF1289" w:rsidRPr="0037562D" w:rsidRDefault="00261557" w:rsidP="00AF1289">
            <w:pPr>
              <w:rPr>
                <w:sz w:val="20"/>
                <w:szCs w:val="20"/>
              </w:rPr>
            </w:pPr>
            <w:r w:rsidRPr="0037562D">
              <w:rPr>
                <w:sz w:val="20"/>
                <w:szCs w:val="20"/>
              </w:rPr>
              <w:t>Continuous in range 1-5</w:t>
            </w:r>
          </w:p>
        </w:tc>
        <w:tc>
          <w:tcPr>
            <w:tcW w:w="850" w:type="dxa"/>
          </w:tcPr>
          <w:p w14:paraId="32267329" w14:textId="06D29CBA" w:rsidR="00AF1289" w:rsidRPr="0037562D" w:rsidRDefault="00AF1289" w:rsidP="00AF1289">
            <w:pPr>
              <w:rPr>
                <w:sz w:val="20"/>
                <w:szCs w:val="20"/>
              </w:rPr>
            </w:pPr>
            <w:r w:rsidRPr="0037562D">
              <w:rPr>
                <w:sz w:val="20"/>
                <w:szCs w:val="20"/>
              </w:rPr>
              <w:t>1</w:t>
            </w:r>
          </w:p>
        </w:tc>
        <w:tc>
          <w:tcPr>
            <w:tcW w:w="851" w:type="dxa"/>
          </w:tcPr>
          <w:p w14:paraId="081CBB79" w14:textId="58D32EA3" w:rsidR="00AF1289" w:rsidRPr="0037562D" w:rsidRDefault="00AF1289" w:rsidP="00AF1289">
            <w:pPr>
              <w:rPr>
                <w:sz w:val="20"/>
                <w:szCs w:val="20"/>
              </w:rPr>
            </w:pPr>
            <w:r w:rsidRPr="0037562D">
              <w:rPr>
                <w:sz w:val="20"/>
                <w:szCs w:val="20"/>
              </w:rPr>
              <w:t>5</w:t>
            </w:r>
          </w:p>
        </w:tc>
        <w:tc>
          <w:tcPr>
            <w:tcW w:w="1701" w:type="dxa"/>
          </w:tcPr>
          <w:p w14:paraId="5150C0B0" w14:textId="38B0FD5B" w:rsidR="00AF1289" w:rsidRPr="0037562D" w:rsidRDefault="00AF1289" w:rsidP="00AF1289">
            <w:pPr>
              <w:rPr>
                <w:sz w:val="20"/>
                <w:szCs w:val="20"/>
              </w:rPr>
            </w:pPr>
            <w:r w:rsidRPr="00220C07">
              <w:rPr>
                <w:sz w:val="20"/>
                <w:szCs w:val="20"/>
              </w:rPr>
              <w:t>(x-min)/(max-min)*100</w:t>
            </w:r>
          </w:p>
        </w:tc>
        <w:tc>
          <w:tcPr>
            <w:tcW w:w="1417" w:type="dxa"/>
          </w:tcPr>
          <w:p w14:paraId="21FCEE77" w14:textId="6B7C9A8E" w:rsidR="00AF1289" w:rsidRPr="0037562D" w:rsidRDefault="001320BB" w:rsidP="00AF1289">
            <w:pPr>
              <w:rPr>
                <w:sz w:val="20"/>
                <w:szCs w:val="20"/>
              </w:rPr>
            </w:pPr>
            <w:r w:rsidRPr="0037562D">
              <w:rPr>
                <w:sz w:val="20"/>
                <w:szCs w:val="20"/>
              </w:rPr>
              <w:t>Continuous</w:t>
            </w:r>
          </w:p>
        </w:tc>
      </w:tr>
      <w:tr w:rsidR="00261557" w:rsidRPr="0037562D" w14:paraId="41968C54" w14:textId="77777777" w:rsidTr="5038A7C3">
        <w:tc>
          <w:tcPr>
            <w:tcW w:w="1413" w:type="dxa"/>
            <w:shd w:val="clear" w:color="auto" w:fill="588B13"/>
          </w:tcPr>
          <w:p w14:paraId="3F0D5EB3" w14:textId="30728B1F" w:rsidR="00261557" w:rsidRPr="0037562D" w:rsidRDefault="00261557" w:rsidP="00AF1289">
            <w:pPr>
              <w:rPr>
                <w:sz w:val="20"/>
                <w:szCs w:val="20"/>
              </w:rPr>
            </w:pPr>
            <w:r w:rsidRPr="0037562D">
              <w:rPr>
                <w:sz w:val="20"/>
                <w:szCs w:val="20"/>
              </w:rPr>
              <w:t>Agrobiodiversity (2)</w:t>
            </w:r>
          </w:p>
        </w:tc>
        <w:tc>
          <w:tcPr>
            <w:tcW w:w="2126" w:type="dxa"/>
          </w:tcPr>
          <w:p w14:paraId="7EF6D7A9" w14:textId="107B2164" w:rsidR="00261557" w:rsidRPr="0037562D" w:rsidRDefault="003815C0" w:rsidP="00AF1289">
            <w:pPr>
              <w:rPr>
                <w:sz w:val="20"/>
                <w:szCs w:val="20"/>
              </w:rPr>
            </w:pPr>
            <w:r w:rsidRPr="0037562D">
              <w:rPr>
                <w:sz w:val="20"/>
                <w:szCs w:val="20"/>
              </w:rPr>
              <w:t>Diversity from 1 (low diversity) to 5 (high diversity) of crop varieties and/or livestock breeds</w:t>
            </w:r>
          </w:p>
        </w:tc>
        <w:tc>
          <w:tcPr>
            <w:tcW w:w="851" w:type="dxa"/>
          </w:tcPr>
          <w:p w14:paraId="5EBC580B" w14:textId="380448EA" w:rsidR="00261557" w:rsidRPr="0037562D" w:rsidRDefault="003815C0" w:rsidP="00AF1289">
            <w:pPr>
              <w:rPr>
                <w:sz w:val="20"/>
                <w:szCs w:val="20"/>
              </w:rPr>
            </w:pPr>
            <w:r w:rsidRPr="0037562D">
              <w:rPr>
                <w:sz w:val="20"/>
                <w:szCs w:val="20"/>
              </w:rPr>
              <w:t>Continuous in range 1-5</w:t>
            </w:r>
          </w:p>
        </w:tc>
        <w:tc>
          <w:tcPr>
            <w:tcW w:w="850" w:type="dxa"/>
          </w:tcPr>
          <w:p w14:paraId="7A8A7C54" w14:textId="176E0B82" w:rsidR="00261557" w:rsidRPr="0037562D" w:rsidRDefault="003815C0" w:rsidP="00AF1289">
            <w:pPr>
              <w:rPr>
                <w:sz w:val="20"/>
                <w:szCs w:val="20"/>
              </w:rPr>
            </w:pPr>
            <w:r w:rsidRPr="0037562D">
              <w:rPr>
                <w:sz w:val="20"/>
                <w:szCs w:val="20"/>
              </w:rPr>
              <w:t>1</w:t>
            </w:r>
          </w:p>
        </w:tc>
        <w:tc>
          <w:tcPr>
            <w:tcW w:w="851" w:type="dxa"/>
          </w:tcPr>
          <w:p w14:paraId="2DD096A8" w14:textId="73BC2D2D" w:rsidR="00261557" w:rsidRPr="0037562D" w:rsidRDefault="003815C0" w:rsidP="00AF1289">
            <w:pPr>
              <w:rPr>
                <w:sz w:val="20"/>
                <w:szCs w:val="20"/>
              </w:rPr>
            </w:pPr>
            <w:r w:rsidRPr="0037562D">
              <w:rPr>
                <w:sz w:val="20"/>
                <w:szCs w:val="20"/>
              </w:rPr>
              <w:t>5</w:t>
            </w:r>
          </w:p>
        </w:tc>
        <w:tc>
          <w:tcPr>
            <w:tcW w:w="1701" w:type="dxa"/>
          </w:tcPr>
          <w:p w14:paraId="3630737D" w14:textId="20D76E92" w:rsidR="00261557" w:rsidRPr="0037562D" w:rsidRDefault="003815C0" w:rsidP="00AF1289">
            <w:pPr>
              <w:rPr>
                <w:sz w:val="20"/>
                <w:szCs w:val="20"/>
              </w:rPr>
            </w:pPr>
            <w:r w:rsidRPr="00220C07">
              <w:rPr>
                <w:sz w:val="20"/>
                <w:szCs w:val="20"/>
              </w:rPr>
              <w:t>(x-min)/(max-min)*100</w:t>
            </w:r>
          </w:p>
        </w:tc>
        <w:tc>
          <w:tcPr>
            <w:tcW w:w="1417" w:type="dxa"/>
          </w:tcPr>
          <w:p w14:paraId="7BCB4EAF" w14:textId="64E31F6E" w:rsidR="00261557" w:rsidRPr="0037562D" w:rsidRDefault="003815C0" w:rsidP="00AF1289">
            <w:pPr>
              <w:rPr>
                <w:sz w:val="20"/>
                <w:szCs w:val="20"/>
              </w:rPr>
            </w:pPr>
            <w:r w:rsidRPr="0037562D">
              <w:rPr>
                <w:sz w:val="20"/>
                <w:szCs w:val="20"/>
              </w:rPr>
              <w:t>Continuous</w:t>
            </w:r>
          </w:p>
        </w:tc>
      </w:tr>
      <w:tr w:rsidR="00AF1289" w:rsidRPr="0037562D" w14:paraId="72A99A45" w14:textId="77777777" w:rsidTr="5038A7C3">
        <w:tc>
          <w:tcPr>
            <w:tcW w:w="1413" w:type="dxa"/>
            <w:shd w:val="clear" w:color="auto" w:fill="588B13"/>
          </w:tcPr>
          <w:p w14:paraId="7CCD1FA0" w14:textId="77777777" w:rsidR="00AF1289" w:rsidRPr="0037562D" w:rsidRDefault="00AF1289" w:rsidP="00AF1289">
            <w:pPr>
              <w:rPr>
                <w:sz w:val="20"/>
                <w:szCs w:val="20"/>
              </w:rPr>
            </w:pPr>
            <w:r w:rsidRPr="0037562D">
              <w:rPr>
                <w:sz w:val="20"/>
                <w:szCs w:val="20"/>
              </w:rPr>
              <w:t>Landscape complexity</w:t>
            </w:r>
          </w:p>
        </w:tc>
        <w:tc>
          <w:tcPr>
            <w:tcW w:w="2126" w:type="dxa"/>
          </w:tcPr>
          <w:p w14:paraId="64434604" w14:textId="3C45E110" w:rsidR="00AF1289" w:rsidRPr="0037562D" w:rsidRDefault="00932862" w:rsidP="00AF1289">
            <w:pPr>
              <w:rPr>
                <w:sz w:val="20"/>
                <w:szCs w:val="20"/>
              </w:rPr>
            </w:pPr>
            <w:r w:rsidRPr="0037562D">
              <w:rPr>
                <w:sz w:val="20"/>
                <w:szCs w:val="20"/>
              </w:rPr>
              <w:t xml:space="preserve">Landscape complexity from 1 (low complexity) to 5 (high complexity) </w:t>
            </w:r>
          </w:p>
        </w:tc>
        <w:tc>
          <w:tcPr>
            <w:tcW w:w="851" w:type="dxa"/>
          </w:tcPr>
          <w:p w14:paraId="03E20244" w14:textId="7FA9E232" w:rsidR="00AF1289" w:rsidRPr="0037562D" w:rsidRDefault="00FE7F6D" w:rsidP="00AF1289">
            <w:pPr>
              <w:rPr>
                <w:sz w:val="20"/>
                <w:szCs w:val="20"/>
              </w:rPr>
            </w:pPr>
            <w:r w:rsidRPr="0037562D">
              <w:rPr>
                <w:sz w:val="20"/>
                <w:szCs w:val="20"/>
              </w:rPr>
              <w:t>Continuous in range 1-5</w:t>
            </w:r>
          </w:p>
        </w:tc>
        <w:tc>
          <w:tcPr>
            <w:tcW w:w="850" w:type="dxa"/>
          </w:tcPr>
          <w:p w14:paraId="107D9305" w14:textId="43FE4E91" w:rsidR="00AF1289" w:rsidRPr="0037562D" w:rsidRDefault="00FE7F6D" w:rsidP="00AF1289">
            <w:pPr>
              <w:rPr>
                <w:sz w:val="20"/>
                <w:szCs w:val="20"/>
              </w:rPr>
            </w:pPr>
            <w:r w:rsidRPr="0037562D">
              <w:rPr>
                <w:sz w:val="20"/>
                <w:szCs w:val="20"/>
              </w:rPr>
              <w:t>1</w:t>
            </w:r>
          </w:p>
        </w:tc>
        <w:tc>
          <w:tcPr>
            <w:tcW w:w="851" w:type="dxa"/>
          </w:tcPr>
          <w:p w14:paraId="3C7DCFA7" w14:textId="1364E903" w:rsidR="00AF1289" w:rsidRPr="0037562D" w:rsidRDefault="00FE7F6D" w:rsidP="00AF1289">
            <w:pPr>
              <w:rPr>
                <w:sz w:val="20"/>
                <w:szCs w:val="20"/>
              </w:rPr>
            </w:pPr>
            <w:r w:rsidRPr="0037562D">
              <w:rPr>
                <w:sz w:val="20"/>
                <w:szCs w:val="20"/>
              </w:rPr>
              <w:t>5</w:t>
            </w:r>
          </w:p>
        </w:tc>
        <w:tc>
          <w:tcPr>
            <w:tcW w:w="1701" w:type="dxa"/>
          </w:tcPr>
          <w:p w14:paraId="41941348" w14:textId="109FDCEB" w:rsidR="00AF1289" w:rsidRPr="0037562D" w:rsidRDefault="00FE7F6D" w:rsidP="00AF1289">
            <w:pPr>
              <w:rPr>
                <w:sz w:val="20"/>
                <w:szCs w:val="20"/>
              </w:rPr>
            </w:pPr>
            <w:r w:rsidRPr="00220C07">
              <w:rPr>
                <w:sz w:val="20"/>
                <w:szCs w:val="20"/>
              </w:rPr>
              <w:t>(x-min)/(max-min)*100</w:t>
            </w:r>
          </w:p>
        </w:tc>
        <w:tc>
          <w:tcPr>
            <w:tcW w:w="1417" w:type="dxa"/>
          </w:tcPr>
          <w:p w14:paraId="68B49449" w14:textId="653B1A95" w:rsidR="00AF1289" w:rsidRPr="0037562D" w:rsidRDefault="00AF1289" w:rsidP="00AF1289">
            <w:pPr>
              <w:rPr>
                <w:sz w:val="20"/>
                <w:szCs w:val="20"/>
              </w:rPr>
            </w:pPr>
            <w:r w:rsidRPr="0037562D">
              <w:rPr>
                <w:sz w:val="20"/>
                <w:szCs w:val="20"/>
              </w:rPr>
              <w:t>Continuous</w:t>
            </w:r>
          </w:p>
        </w:tc>
      </w:tr>
      <w:tr w:rsidR="00AF1289" w:rsidRPr="0037562D" w14:paraId="21F4A934" w14:textId="77777777" w:rsidTr="5038A7C3">
        <w:tc>
          <w:tcPr>
            <w:tcW w:w="1413" w:type="dxa"/>
            <w:shd w:val="clear" w:color="auto" w:fill="588B13"/>
          </w:tcPr>
          <w:p w14:paraId="6F903C87" w14:textId="77777777" w:rsidR="00AF1289" w:rsidRPr="0037562D" w:rsidRDefault="00AF1289" w:rsidP="00AF1289">
            <w:pPr>
              <w:rPr>
                <w:sz w:val="20"/>
                <w:szCs w:val="20"/>
              </w:rPr>
            </w:pPr>
            <w:r w:rsidRPr="0037562D">
              <w:rPr>
                <w:sz w:val="20"/>
                <w:szCs w:val="20"/>
              </w:rPr>
              <w:t>Climate mitigation</w:t>
            </w:r>
          </w:p>
        </w:tc>
        <w:tc>
          <w:tcPr>
            <w:tcW w:w="2126" w:type="dxa"/>
          </w:tcPr>
          <w:p w14:paraId="0B6F03CD" w14:textId="34391DD4" w:rsidR="00AF1289" w:rsidRPr="0037562D" w:rsidRDefault="00A6428A" w:rsidP="00AF1289">
            <w:pPr>
              <w:rPr>
                <w:sz w:val="20"/>
                <w:szCs w:val="20"/>
              </w:rPr>
            </w:pPr>
            <w:r w:rsidRPr="0037562D">
              <w:rPr>
                <w:sz w:val="20"/>
                <w:szCs w:val="20"/>
              </w:rPr>
              <w:t>Climate mitigation s</w:t>
            </w:r>
            <w:r w:rsidR="00AF1289" w:rsidRPr="0037562D">
              <w:rPr>
                <w:sz w:val="20"/>
                <w:szCs w:val="20"/>
              </w:rPr>
              <w:t xml:space="preserve">core from 1 to 5, where 1 represents a farm with high </w:t>
            </w:r>
            <w:r w:rsidR="00AF1289" w:rsidRPr="0037562D">
              <w:rPr>
                <w:sz w:val="20"/>
                <w:szCs w:val="20"/>
              </w:rPr>
              <w:lastRenderedPageBreak/>
              <w:t>emission and low sequestrating practices, and 5 a farm with low emission and high sequestration practices</w:t>
            </w:r>
            <w:r w:rsidRPr="0037562D">
              <w:rPr>
                <w:sz w:val="20"/>
                <w:szCs w:val="20"/>
              </w:rPr>
              <w:t xml:space="preserve"> </w:t>
            </w:r>
          </w:p>
        </w:tc>
        <w:tc>
          <w:tcPr>
            <w:tcW w:w="851" w:type="dxa"/>
          </w:tcPr>
          <w:p w14:paraId="3CF19395" w14:textId="7CA56B23" w:rsidR="00AF1289" w:rsidRPr="0037562D" w:rsidRDefault="00AF1289" w:rsidP="00AF1289">
            <w:pPr>
              <w:rPr>
                <w:sz w:val="20"/>
                <w:szCs w:val="20"/>
              </w:rPr>
            </w:pPr>
            <w:r w:rsidRPr="0037562D">
              <w:rPr>
                <w:sz w:val="20"/>
                <w:szCs w:val="20"/>
              </w:rPr>
              <w:lastRenderedPageBreak/>
              <w:t>Continuous in range 1-5</w:t>
            </w:r>
          </w:p>
        </w:tc>
        <w:tc>
          <w:tcPr>
            <w:tcW w:w="850" w:type="dxa"/>
          </w:tcPr>
          <w:p w14:paraId="1AB7993E" w14:textId="314670BB" w:rsidR="00AF1289" w:rsidRPr="0037562D" w:rsidRDefault="00AF1289" w:rsidP="00AF1289">
            <w:pPr>
              <w:rPr>
                <w:sz w:val="20"/>
                <w:szCs w:val="20"/>
              </w:rPr>
            </w:pPr>
            <w:r w:rsidRPr="0037562D">
              <w:rPr>
                <w:sz w:val="20"/>
                <w:szCs w:val="20"/>
              </w:rPr>
              <w:t>1</w:t>
            </w:r>
          </w:p>
        </w:tc>
        <w:tc>
          <w:tcPr>
            <w:tcW w:w="851" w:type="dxa"/>
          </w:tcPr>
          <w:p w14:paraId="107E9866" w14:textId="765F746C" w:rsidR="00AF1289" w:rsidRPr="0037562D" w:rsidRDefault="00AF1289" w:rsidP="00AF1289">
            <w:pPr>
              <w:rPr>
                <w:sz w:val="20"/>
                <w:szCs w:val="20"/>
              </w:rPr>
            </w:pPr>
            <w:r w:rsidRPr="0037562D">
              <w:rPr>
                <w:sz w:val="20"/>
                <w:szCs w:val="20"/>
              </w:rPr>
              <w:t>5</w:t>
            </w:r>
          </w:p>
        </w:tc>
        <w:tc>
          <w:tcPr>
            <w:tcW w:w="1701" w:type="dxa"/>
          </w:tcPr>
          <w:p w14:paraId="63A92F5C" w14:textId="3C56A351" w:rsidR="00AF1289" w:rsidRPr="0037562D" w:rsidRDefault="00AF1289" w:rsidP="00AF1289">
            <w:pPr>
              <w:rPr>
                <w:sz w:val="20"/>
                <w:szCs w:val="20"/>
              </w:rPr>
            </w:pPr>
            <w:r w:rsidRPr="00220C07">
              <w:rPr>
                <w:sz w:val="20"/>
                <w:szCs w:val="20"/>
              </w:rPr>
              <w:t>(x-min)/(max-min)*100</w:t>
            </w:r>
          </w:p>
        </w:tc>
        <w:tc>
          <w:tcPr>
            <w:tcW w:w="1417" w:type="dxa"/>
          </w:tcPr>
          <w:p w14:paraId="6C8AC000" w14:textId="0A1EB24B" w:rsidR="00AF1289" w:rsidRPr="0037562D" w:rsidRDefault="00AF1289" w:rsidP="00AF1289">
            <w:pPr>
              <w:rPr>
                <w:sz w:val="20"/>
                <w:szCs w:val="20"/>
              </w:rPr>
            </w:pPr>
            <w:r w:rsidRPr="0037562D">
              <w:rPr>
                <w:sz w:val="20"/>
                <w:szCs w:val="20"/>
              </w:rPr>
              <w:t>Continuous</w:t>
            </w:r>
          </w:p>
        </w:tc>
      </w:tr>
      <w:tr w:rsidR="00AF1289" w:rsidRPr="0037562D" w14:paraId="31CFF132" w14:textId="77777777" w:rsidTr="5038A7C3">
        <w:tc>
          <w:tcPr>
            <w:tcW w:w="1413" w:type="dxa"/>
            <w:shd w:val="clear" w:color="auto" w:fill="588B13"/>
          </w:tcPr>
          <w:p w14:paraId="420BE444" w14:textId="77777777" w:rsidR="00AF1289" w:rsidRPr="0037562D" w:rsidRDefault="00AF1289" w:rsidP="00AF1289">
            <w:pPr>
              <w:rPr>
                <w:sz w:val="20"/>
                <w:szCs w:val="20"/>
              </w:rPr>
            </w:pPr>
            <w:r w:rsidRPr="0037562D">
              <w:rPr>
                <w:sz w:val="20"/>
                <w:szCs w:val="20"/>
              </w:rPr>
              <w:t>Water</w:t>
            </w:r>
          </w:p>
        </w:tc>
        <w:tc>
          <w:tcPr>
            <w:tcW w:w="2126" w:type="dxa"/>
          </w:tcPr>
          <w:p w14:paraId="5D40DD44" w14:textId="45A7A11C" w:rsidR="00AF1289" w:rsidRPr="0037562D" w:rsidRDefault="00A6428A" w:rsidP="00AF1289">
            <w:pPr>
              <w:rPr>
                <w:sz w:val="20"/>
                <w:szCs w:val="20"/>
              </w:rPr>
            </w:pPr>
            <w:r w:rsidRPr="0037562D">
              <w:rPr>
                <w:sz w:val="20"/>
                <w:szCs w:val="20"/>
              </w:rPr>
              <w:t xml:space="preserve">Proportion of months of agricultural water stress </w:t>
            </w:r>
          </w:p>
        </w:tc>
        <w:tc>
          <w:tcPr>
            <w:tcW w:w="851" w:type="dxa"/>
          </w:tcPr>
          <w:p w14:paraId="1C756E5E" w14:textId="3990E59C" w:rsidR="00AF1289" w:rsidRPr="0037562D" w:rsidRDefault="00240A38" w:rsidP="00AF1289">
            <w:pPr>
              <w:rPr>
                <w:sz w:val="20"/>
                <w:szCs w:val="20"/>
              </w:rPr>
            </w:pPr>
            <w:r w:rsidRPr="0037562D">
              <w:rPr>
                <w:sz w:val="20"/>
                <w:szCs w:val="20"/>
              </w:rPr>
              <w:t>%</w:t>
            </w:r>
          </w:p>
        </w:tc>
        <w:tc>
          <w:tcPr>
            <w:tcW w:w="850" w:type="dxa"/>
          </w:tcPr>
          <w:p w14:paraId="6017DEDE" w14:textId="06C554F6" w:rsidR="00AF1289" w:rsidRPr="0037562D" w:rsidRDefault="00240A38" w:rsidP="00AF1289">
            <w:pPr>
              <w:rPr>
                <w:sz w:val="20"/>
                <w:szCs w:val="20"/>
              </w:rPr>
            </w:pPr>
            <w:r w:rsidRPr="0037562D">
              <w:rPr>
                <w:sz w:val="20"/>
                <w:szCs w:val="20"/>
              </w:rPr>
              <w:t>0</w:t>
            </w:r>
          </w:p>
        </w:tc>
        <w:tc>
          <w:tcPr>
            <w:tcW w:w="851" w:type="dxa"/>
          </w:tcPr>
          <w:p w14:paraId="0ECDD8DF" w14:textId="14456021" w:rsidR="00AF1289" w:rsidRPr="0037562D" w:rsidRDefault="00240A38" w:rsidP="00AF1289">
            <w:pPr>
              <w:rPr>
                <w:sz w:val="20"/>
                <w:szCs w:val="20"/>
              </w:rPr>
            </w:pPr>
            <w:r w:rsidRPr="0037562D">
              <w:rPr>
                <w:sz w:val="20"/>
                <w:szCs w:val="20"/>
              </w:rPr>
              <w:t>100</w:t>
            </w:r>
          </w:p>
        </w:tc>
        <w:tc>
          <w:tcPr>
            <w:tcW w:w="1701" w:type="dxa"/>
          </w:tcPr>
          <w:p w14:paraId="0A059DE9" w14:textId="441E098C" w:rsidR="00AF1289" w:rsidRPr="0037562D" w:rsidRDefault="00240A38" w:rsidP="00AF1289">
            <w:pPr>
              <w:rPr>
                <w:sz w:val="20"/>
                <w:szCs w:val="20"/>
              </w:rPr>
            </w:pPr>
            <w:r w:rsidRPr="0037562D">
              <w:rPr>
                <w:sz w:val="20"/>
                <w:szCs w:val="20"/>
              </w:rPr>
              <w:t>n/a</w:t>
            </w:r>
          </w:p>
        </w:tc>
        <w:tc>
          <w:tcPr>
            <w:tcW w:w="1417" w:type="dxa"/>
          </w:tcPr>
          <w:p w14:paraId="14879E48" w14:textId="793A643F" w:rsidR="00AF1289" w:rsidRPr="0037562D" w:rsidRDefault="00240A38" w:rsidP="00AF1289">
            <w:pPr>
              <w:rPr>
                <w:sz w:val="20"/>
                <w:szCs w:val="20"/>
              </w:rPr>
            </w:pPr>
            <w:r w:rsidRPr="0037562D">
              <w:rPr>
                <w:sz w:val="20"/>
                <w:szCs w:val="20"/>
              </w:rPr>
              <w:t>Continuous</w:t>
            </w:r>
          </w:p>
        </w:tc>
      </w:tr>
      <w:tr w:rsidR="00AF1289" w:rsidRPr="0037562D" w14:paraId="24DA16B7" w14:textId="77777777" w:rsidTr="5038A7C3">
        <w:tc>
          <w:tcPr>
            <w:tcW w:w="1413" w:type="dxa"/>
            <w:shd w:val="clear" w:color="auto" w:fill="588B13"/>
          </w:tcPr>
          <w:p w14:paraId="1164D81E" w14:textId="77777777" w:rsidR="00AF1289" w:rsidRPr="0037562D" w:rsidRDefault="00AF1289" w:rsidP="00AF1289">
            <w:pPr>
              <w:rPr>
                <w:sz w:val="20"/>
                <w:szCs w:val="20"/>
              </w:rPr>
            </w:pPr>
            <w:r w:rsidRPr="0037562D">
              <w:rPr>
                <w:sz w:val="20"/>
                <w:szCs w:val="20"/>
              </w:rPr>
              <w:t>Energy use</w:t>
            </w:r>
          </w:p>
        </w:tc>
        <w:tc>
          <w:tcPr>
            <w:tcW w:w="2126" w:type="dxa"/>
          </w:tcPr>
          <w:p w14:paraId="64C3BF47" w14:textId="3C789707" w:rsidR="00AF1289" w:rsidRPr="0037562D" w:rsidRDefault="00240A38" w:rsidP="00AF1289">
            <w:pPr>
              <w:rPr>
                <w:sz w:val="20"/>
                <w:szCs w:val="20"/>
              </w:rPr>
            </w:pPr>
            <w:r w:rsidRPr="0037562D">
              <w:rPr>
                <w:sz w:val="20"/>
                <w:szCs w:val="20"/>
              </w:rPr>
              <w:t>Sustainability of energy use with scores from 1 (Non-renewable and externally produced) to 5 (Renewable and self-</w:t>
            </w:r>
            <w:r w:rsidR="00C75AE8" w:rsidRPr="0037562D">
              <w:rPr>
                <w:sz w:val="20"/>
                <w:szCs w:val="20"/>
              </w:rPr>
              <w:t>produced)</w:t>
            </w:r>
          </w:p>
        </w:tc>
        <w:tc>
          <w:tcPr>
            <w:tcW w:w="851" w:type="dxa"/>
          </w:tcPr>
          <w:p w14:paraId="448DF277" w14:textId="27FB9852" w:rsidR="00AF1289" w:rsidRPr="0037562D" w:rsidRDefault="00C75AE8" w:rsidP="00AF1289">
            <w:pPr>
              <w:rPr>
                <w:sz w:val="20"/>
                <w:szCs w:val="20"/>
              </w:rPr>
            </w:pPr>
            <w:r w:rsidRPr="0037562D">
              <w:rPr>
                <w:sz w:val="20"/>
                <w:szCs w:val="20"/>
              </w:rPr>
              <w:t>Continuous in range 1-5</w:t>
            </w:r>
          </w:p>
        </w:tc>
        <w:tc>
          <w:tcPr>
            <w:tcW w:w="850" w:type="dxa"/>
          </w:tcPr>
          <w:p w14:paraId="149B99BF" w14:textId="384117EC" w:rsidR="00AF1289" w:rsidRPr="0037562D" w:rsidRDefault="00C75AE8" w:rsidP="00AF1289">
            <w:pPr>
              <w:rPr>
                <w:sz w:val="20"/>
                <w:szCs w:val="20"/>
              </w:rPr>
            </w:pPr>
            <w:r w:rsidRPr="0037562D">
              <w:rPr>
                <w:sz w:val="20"/>
                <w:szCs w:val="20"/>
              </w:rPr>
              <w:t>1</w:t>
            </w:r>
          </w:p>
        </w:tc>
        <w:tc>
          <w:tcPr>
            <w:tcW w:w="851" w:type="dxa"/>
          </w:tcPr>
          <w:p w14:paraId="3065F80C" w14:textId="055169CE" w:rsidR="00AF1289" w:rsidRPr="0037562D" w:rsidRDefault="00C75AE8" w:rsidP="00AF1289">
            <w:pPr>
              <w:rPr>
                <w:sz w:val="20"/>
                <w:szCs w:val="20"/>
              </w:rPr>
            </w:pPr>
            <w:r w:rsidRPr="0037562D">
              <w:rPr>
                <w:sz w:val="20"/>
                <w:szCs w:val="20"/>
              </w:rPr>
              <w:t>5</w:t>
            </w:r>
          </w:p>
        </w:tc>
        <w:tc>
          <w:tcPr>
            <w:tcW w:w="1701" w:type="dxa"/>
          </w:tcPr>
          <w:p w14:paraId="52E9BF06" w14:textId="3E7A4A0B" w:rsidR="00AF1289" w:rsidRPr="00220C07" w:rsidRDefault="00AF1289" w:rsidP="00AF1289">
            <w:pPr>
              <w:rPr>
                <w:sz w:val="20"/>
                <w:szCs w:val="20"/>
              </w:rPr>
            </w:pPr>
            <w:r w:rsidRPr="00220C07">
              <w:rPr>
                <w:sz w:val="20"/>
                <w:szCs w:val="20"/>
              </w:rPr>
              <w:t>(x-min)/(max-min)*100</w:t>
            </w:r>
          </w:p>
        </w:tc>
        <w:tc>
          <w:tcPr>
            <w:tcW w:w="1417" w:type="dxa"/>
          </w:tcPr>
          <w:p w14:paraId="6C521AC6" w14:textId="46299F4F" w:rsidR="00AF1289" w:rsidRPr="0037562D" w:rsidRDefault="00C75AE8" w:rsidP="00AF1289">
            <w:pPr>
              <w:rPr>
                <w:sz w:val="20"/>
                <w:szCs w:val="20"/>
              </w:rPr>
            </w:pPr>
            <w:r w:rsidRPr="0037562D">
              <w:rPr>
                <w:sz w:val="20"/>
                <w:szCs w:val="20"/>
              </w:rPr>
              <w:t>Continuous</w:t>
            </w:r>
          </w:p>
        </w:tc>
      </w:tr>
      <w:tr w:rsidR="00306208" w:rsidRPr="0037562D" w14:paraId="3ECFF3B7" w14:textId="77777777" w:rsidTr="5038A7C3">
        <w:tc>
          <w:tcPr>
            <w:tcW w:w="1413" w:type="dxa"/>
            <w:shd w:val="clear" w:color="auto" w:fill="9A2A8D"/>
          </w:tcPr>
          <w:p w14:paraId="5DA63CD3" w14:textId="3C082652" w:rsidR="00306208" w:rsidRPr="0037562D" w:rsidRDefault="00306208" w:rsidP="00306208">
            <w:pPr>
              <w:rPr>
                <w:sz w:val="20"/>
                <w:szCs w:val="20"/>
              </w:rPr>
            </w:pPr>
            <w:r w:rsidRPr="0037562D">
              <w:rPr>
                <w:sz w:val="20"/>
                <w:szCs w:val="20"/>
              </w:rPr>
              <w:t>Income</w:t>
            </w:r>
            <w:r w:rsidR="00D50021" w:rsidRPr="0037562D">
              <w:rPr>
                <w:sz w:val="20"/>
                <w:szCs w:val="20"/>
              </w:rPr>
              <w:t xml:space="preserve"> (1)</w:t>
            </w:r>
          </w:p>
        </w:tc>
        <w:tc>
          <w:tcPr>
            <w:tcW w:w="2126" w:type="dxa"/>
          </w:tcPr>
          <w:p w14:paraId="4D785C65" w14:textId="557C01D7" w:rsidR="00306208" w:rsidRPr="0037562D" w:rsidRDefault="00306208" w:rsidP="00306208">
            <w:pPr>
              <w:rPr>
                <w:sz w:val="20"/>
                <w:szCs w:val="20"/>
              </w:rPr>
            </w:pPr>
            <w:r w:rsidRPr="0037562D">
              <w:rPr>
                <w:sz w:val="20"/>
                <w:szCs w:val="20"/>
              </w:rPr>
              <w:t>Total household income in the last 12 months, relative to national average</w:t>
            </w:r>
          </w:p>
        </w:tc>
        <w:tc>
          <w:tcPr>
            <w:tcW w:w="851" w:type="dxa"/>
          </w:tcPr>
          <w:p w14:paraId="1D7D5E31" w14:textId="6C7271AA" w:rsidR="00306208" w:rsidRPr="0037562D" w:rsidRDefault="00306208" w:rsidP="00306208">
            <w:pPr>
              <w:rPr>
                <w:sz w:val="20"/>
                <w:szCs w:val="20"/>
              </w:rPr>
            </w:pPr>
            <w:r w:rsidRPr="0037562D">
              <w:rPr>
                <w:sz w:val="20"/>
                <w:szCs w:val="20"/>
              </w:rPr>
              <w:t>Continuous</w:t>
            </w:r>
          </w:p>
        </w:tc>
        <w:tc>
          <w:tcPr>
            <w:tcW w:w="850" w:type="dxa"/>
          </w:tcPr>
          <w:p w14:paraId="6D934CEC" w14:textId="22FCE407" w:rsidR="00306208" w:rsidRPr="0037562D" w:rsidRDefault="0034128B" w:rsidP="00306208">
            <w:pPr>
              <w:rPr>
                <w:sz w:val="20"/>
                <w:szCs w:val="20"/>
              </w:rPr>
            </w:pPr>
            <w:r w:rsidRPr="0037562D">
              <w:rPr>
                <w:sz w:val="20"/>
                <w:szCs w:val="20"/>
              </w:rPr>
              <w:t>0</w:t>
            </w:r>
          </w:p>
        </w:tc>
        <w:tc>
          <w:tcPr>
            <w:tcW w:w="851" w:type="dxa"/>
          </w:tcPr>
          <w:p w14:paraId="46FAF2BE" w14:textId="4358A58F" w:rsidR="00306208" w:rsidRPr="0037562D" w:rsidRDefault="0034128B" w:rsidP="00306208">
            <w:pPr>
              <w:rPr>
                <w:sz w:val="20"/>
                <w:szCs w:val="20"/>
                <w:highlight w:val="yellow"/>
              </w:rPr>
            </w:pPr>
            <w:r w:rsidRPr="0037562D">
              <w:rPr>
                <w:sz w:val="20"/>
                <w:szCs w:val="20"/>
              </w:rPr>
              <w:t>1.1 (10% above national average)</w:t>
            </w:r>
          </w:p>
        </w:tc>
        <w:tc>
          <w:tcPr>
            <w:tcW w:w="1701" w:type="dxa"/>
          </w:tcPr>
          <w:p w14:paraId="243F4A5A" w14:textId="7163508C" w:rsidR="00306208" w:rsidRPr="0037562D" w:rsidRDefault="0034128B" w:rsidP="00306208">
            <w:pPr>
              <w:rPr>
                <w:sz w:val="20"/>
                <w:szCs w:val="20"/>
              </w:rPr>
            </w:pPr>
            <w:r w:rsidRPr="00220C07">
              <w:rPr>
                <w:sz w:val="20"/>
                <w:szCs w:val="20"/>
              </w:rPr>
              <w:t>(x-min)/(max-min)*100</w:t>
            </w:r>
          </w:p>
        </w:tc>
        <w:tc>
          <w:tcPr>
            <w:tcW w:w="1417" w:type="dxa"/>
          </w:tcPr>
          <w:p w14:paraId="2B1424AE" w14:textId="0A6AFD59" w:rsidR="00306208" w:rsidRPr="0037562D" w:rsidRDefault="0034128B" w:rsidP="00306208">
            <w:pPr>
              <w:rPr>
                <w:sz w:val="20"/>
                <w:szCs w:val="20"/>
                <w:highlight w:val="yellow"/>
              </w:rPr>
            </w:pPr>
            <w:r w:rsidRPr="0037562D">
              <w:rPr>
                <w:sz w:val="20"/>
                <w:szCs w:val="20"/>
              </w:rPr>
              <w:t>Continuous</w:t>
            </w:r>
          </w:p>
        </w:tc>
      </w:tr>
      <w:tr w:rsidR="00D50021" w:rsidRPr="0037562D" w14:paraId="4565343C" w14:textId="77777777" w:rsidTr="5038A7C3">
        <w:tc>
          <w:tcPr>
            <w:tcW w:w="1413" w:type="dxa"/>
            <w:shd w:val="clear" w:color="auto" w:fill="9A2A8D"/>
          </w:tcPr>
          <w:p w14:paraId="05F03328" w14:textId="2351E0C6" w:rsidR="00D50021" w:rsidRPr="0037562D" w:rsidRDefault="00D50021" w:rsidP="00D50021">
            <w:pPr>
              <w:rPr>
                <w:sz w:val="20"/>
                <w:szCs w:val="20"/>
              </w:rPr>
            </w:pPr>
            <w:r w:rsidRPr="0037562D">
              <w:rPr>
                <w:sz w:val="20"/>
                <w:szCs w:val="20"/>
              </w:rPr>
              <w:t>Income (2)</w:t>
            </w:r>
          </w:p>
        </w:tc>
        <w:tc>
          <w:tcPr>
            <w:tcW w:w="2126" w:type="dxa"/>
          </w:tcPr>
          <w:p w14:paraId="6AE72B25" w14:textId="1C4F628C" w:rsidR="00D50021" w:rsidRPr="0037562D" w:rsidRDefault="00D50021" w:rsidP="00D50021">
            <w:pPr>
              <w:rPr>
                <w:sz w:val="20"/>
                <w:szCs w:val="20"/>
              </w:rPr>
            </w:pPr>
            <w:r w:rsidRPr="0037562D">
              <w:rPr>
                <w:sz w:val="20"/>
                <w:szCs w:val="20"/>
              </w:rPr>
              <w:t>Income stability from 1 (income declining) to 5 (income increasing)</w:t>
            </w:r>
          </w:p>
        </w:tc>
        <w:tc>
          <w:tcPr>
            <w:tcW w:w="851" w:type="dxa"/>
          </w:tcPr>
          <w:p w14:paraId="416F0B53" w14:textId="2C845826" w:rsidR="00D50021" w:rsidRPr="0037562D" w:rsidRDefault="00D50021" w:rsidP="00D50021">
            <w:pPr>
              <w:rPr>
                <w:sz w:val="20"/>
                <w:szCs w:val="20"/>
              </w:rPr>
            </w:pPr>
            <w:r w:rsidRPr="0037562D">
              <w:rPr>
                <w:sz w:val="20"/>
                <w:szCs w:val="20"/>
              </w:rPr>
              <w:t>Likert 1-5</w:t>
            </w:r>
          </w:p>
        </w:tc>
        <w:tc>
          <w:tcPr>
            <w:tcW w:w="850" w:type="dxa"/>
          </w:tcPr>
          <w:p w14:paraId="5C1243BF" w14:textId="3C262665" w:rsidR="00D50021" w:rsidRPr="0037562D" w:rsidRDefault="00D50021" w:rsidP="00D50021">
            <w:pPr>
              <w:rPr>
                <w:sz w:val="20"/>
                <w:szCs w:val="20"/>
              </w:rPr>
            </w:pPr>
            <w:r w:rsidRPr="0037562D">
              <w:rPr>
                <w:sz w:val="20"/>
                <w:szCs w:val="20"/>
              </w:rPr>
              <w:t>1</w:t>
            </w:r>
          </w:p>
        </w:tc>
        <w:tc>
          <w:tcPr>
            <w:tcW w:w="851" w:type="dxa"/>
          </w:tcPr>
          <w:p w14:paraId="43BDD300" w14:textId="1E9BC80F" w:rsidR="00D50021" w:rsidRPr="0037562D" w:rsidRDefault="00D50021" w:rsidP="00D50021">
            <w:pPr>
              <w:rPr>
                <w:sz w:val="20"/>
                <w:szCs w:val="20"/>
              </w:rPr>
            </w:pPr>
            <w:r w:rsidRPr="0037562D">
              <w:rPr>
                <w:sz w:val="20"/>
                <w:szCs w:val="20"/>
              </w:rPr>
              <w:t>5</w:t>
            </w:r>
          </w:p>
        </w:tc>
        <w:tc>
          <w:tcPr>
            <w:tcW w:w="1701" w:type="dxa"/>
          </w:tcPr>
          <w:p w14:paraId="64546DF5" w14:textId="354B0BC6" w:rsidR="00D50021" w:rsidRPr="00220C07" w:rsidRDefault="00D50021" w:rsidP="00D50021">
            <w:pPr>
              <w:rPr>
                <w:sz w:val="20"/>
                <w:szCs w:val="20"/>
              </w:rPr>
            </w:pPr>
            <w:r w:rsidRPr="00220C07">
              <w:rPr>
                <w:sz w:val="20"/>
                <w:szCs w:val="20"/>
              </w:rPr>
              <w:t>(x-min)/(max-min)*100</w:t>
            </w:r>
          </w:p>
        </w:tc>
        <w:tc>
          <w:tcPr>
            <w:tcW w:w="1417" w:type="dxa"/>
          </w:tcPr>
          <w:p w14:paraId="160B2A5F" w14:textId="6DC4292A" w:rsidR="00D50021" w:rsidRPr="0037562D" w:rsidRDefault="00D50021" w:rsidP="00D50021">
            <w:pPr>
              <w:rPr>
                <w:sz w:val="20"/>
                <w:szCs w:val="20"/>
              </w:rPr>
            </w:pPr>
            <w:r w:rsidRPr="0037562D">
              <w:rPr>
                <w:sz w:val="20"/>
                <w:szCs w:val="20"/>
              </w:rPr>
              <w:t>Integer (0,</w:t>
            </w:r>
            <w:r w:rsidR="002230AB" w:rsidRPr="0037562D">
              <w:rPr>
                <w:sz w:val="20"/>
                <w:szCs w:val="20"/>
              </w:rPr>
              <w:t xml:space="preserve"> 25, 50, 75, 100)</w:t>
            </w:r>
          </w:p>
        </w:tc>
      </w:tr>
      <w:tr w:rsidR="00D50021" w:rsidRPr="0037562D" w14:paraId="6FAE7D74" w14:textId="77777777" w:rsidTr="5038A7C3">
        <w:tc>
          <w:tcPr>
            <w:tcW w:w="1413" w:type="dxa"/>
            <w:shd w:val="clear" w:color="auto" w:fill="9A2A8D"/>
          </w:tcPr>
          <w:p w14:paraId="4AC5786A" w14:textId="77777777" w:rsidR="00D50021" w:rsidRPr="0037562D" w:rsidRDefault="00D50021" w:rsidP="00D50021">
            <w:pPr>
              <w:rPr>
                <w:sz w:val="20"/>
                <w:szCs w:val="20"/>
              </w:rPr>
            </w:pPr>
            <w:r w:rsidRPr="0037562D">
              <w:rPr>
                <w:sz w:val="20"/>
                <w:szCs w:val="20"/>
              </w:rPr>
              <w:t>Agricultural productivity</w:t>
            </w:r>
          </w:p>
        </w:tc>
        <w:tc>
          <w:tcPr>
            <w:tcW w:w="2126" w:type="dxa"/>
          </w:tcPr>
          <w:p w14:paraId="14A9588C" w14:textId="115F66B5" w:rsidR="00D50021" w:rsidRPr="0037562D" w:rsidRDefault="00D50021" w:rsidP="00D50021">
            <w:pPr>
              <w:rPr>
                <w:sz w:val="20"/>
                <w:szCs w:val="20"/>
              </w:rPr>
            </w:pPr>
            <w:r w:rsidRPr="0037562D">
              <w:rPr>
                <w:sz w:val="20"/>
                <w:szCs w:val="20"/>
              </w:rPr>
              <w:t>Yield gap</w:t>
            </w:r>
          </w:p>
        </w:tc>
        <w:tc>
          <w:tcPr>
            <w:tcW w:w="851" w:type="dxa"/>
          </w:tcPr>
          <w:p w14:paraId="3FB6A4C3" w14:textId="7D7F7952" w:rsidR="00D50021" w:rsidRPr="0037562D" w:rsidRDefault="00D50021" w:rsidP="00D50021">
            <w:pPr>
              <w:rPr>
                <w:sz w:val="20"/>
                <w:szCs w:val="20"/>
              </w:rPr>
            </w:pPr>
            <w:r w:rsidRPr="0037562D">
              <w:rPr>
                <w:sz w:val="20"/>
                <w:szCs w:val="20"/>
              </w:rPr>
              <w:t>Continuous</w:t>
            </w:r>
          </w:p>
        </w:tc>
        <w:tc>
          <w:tcPr>
            <w:tcW w:w="850" w:type="dxa"/>
          </w:tcPr>
          <w:p w14:paraId="5CDBA5A1" w14:textId="4CD1902A" w:rsidR="00D50021" w:rsidRPr="0037562D" w:rsidRDefault="00D50021" w:rsidP="00D50021">
            <w:pPr>
              <w:rPr>
                <w:sz w:val="20"/>
                <w:szCs w:val="20"/>
              </w:rPr>
            </w:pPr>
            <w:r w:rsidRPr="0037562D">
              <w:rPr>
                <w:sz w:val="20"/>
                <w:szCs w:val="20"/>
              </w:rPr>
              <w:t>0</w:t>
            </w:r>
          </w:p>
        </w:tc>
        <w:tc>
          <w:tcPr>
            <w:tcW w:w="851" w:type="dxa"/>
          </w:tcPr>
          <w:p w14:paraId="716DF4B1" w14:textId="652EBB3A" w:rsidR="00D50021" w:rsidRPr="0037562D" w:rsidRDefault="00D50021" w:rsidP="00D50021">
            <w:pPr>
              <w:rPr>
                <w:sz w:val="20"/>
                <w:szCs w:val="20"/>
              </w:rPr>
            </w:pPr>
            <w:r w:rsidRPr="0037562D">
              <w:rPr>
                <w:sz w:val="20"/>
                <w:szCs w:val="20"/>
              </w:rPr>
              <w:t>1</w:t>
            </w:r>
          </w:p>
        </w:tc>
        <w:tc>
          <w:tcPr>
            <w:tcW w:w="1701" w:type="dxa"/>
          </w:tcPr>
          <w:p w14:paraId="22511706" w14:textId="3C885F65" w:rsidR="00D50021" w:rsidRPr="0037562D" w:rsidRDefault="00D50021" w:rsidP="00D50021">
            <w:pPr>
              <w:rPr>
                <w:sz w:val="20"/>
                <w:szCs w:val="20"/>
              </w:rPr>
            </w:pPr>
            <w:r w:rsidRPr="00220C07">
              <w:rPr>
                <w:sz w:val="20"/>
                <w:szCs w:val="20"/>
              </w:rPr>
              <w:t>(x-min)/(max-min)*100</w:t>
            </w:r>
          </w:p>
        </w:tc>
        <w:tc>
          <w:tcPr>
            <w:tcW w:w="1417" w:type="dxa"/>
          </w:tcPr>
          <w:p w14:paraId="1BED0A3D" w14:textId="3970AB99" w:rsidR="00D50021" w:rsidRPr="0037562D" w:rsidRDefault="00D50021" w:rsidP="00D50021">
            <w:pPr>
              <w:rPr>
                <w:sz w:val="20"/>
                <w:szCs w:val="20"/>
              </w:rPr>
            </w:pPr>
            <w:r w:rsidRPr="0037562D">
              <w:rPr>
                <w:sz w:val="20"/>
                <w:szCs w:val="20"/>
              </w:rPr>
              <w:t>Continuous</w:t>
            </w:r>
          </w:p>
        </w:tc>
      </w:tr>
      <w:tr w:rsidR="00D50021" w:rsidRPr="0037562D" w14:paraId="3DA853C8" w14:textId="77777777" w:rsidTr="5038A7C3">
        <w:tc>
          <w:tcPr>
            <w:tcW w:w="1413" w:type="dxa"/>
            <w:shd w:val="clear" w:color="auto" w:fill="9A2A8D"/>
          </w:tcPr>
          <w:p w14:paraId="140FCD4B" w14:textId="77777777" w:rsidR="00D50021" w:rsidRPr="00220C07" w:rsidRDefault="00D50021" w:rsidP="00D50021">
            <w:pPr>
              <w:rPr>
                <w:sz w:val="20"/>
                <w:szCs w:val="20"/>
              </w:rPr>
            </w:pPr>
            <w:r w:rsidRPr="00220C07">
              <w:rPr>
                <w:sz w:val="20"/>
                <w:szCs w:val="20"/>
              </w:rPr>
              <w:t>Labour productivity</w:t>
            </w:r>
          </w:p>
        </w:tc>
        <w:tc>
          <w:tcPr>
            <w:tcW w:w="2126" w:type="dxa"/>
          </w:tcPr>
          <w:p w14:paraId="3D437D5B" w14:textId="13F3D9D1" w:rsidR="00D50021" w:rsidRPr="0037562D" w:rsidRDefault="00D50021" w:rsidP="00D50021">
            <w:pPr>
              <w:rPr>
                <w:sz w:val="20"/>
                <w:szCs w:val="20"/>
              </w:rPr>
            </w:pPr>
            <w:r w:rsidRPr="0037562D">
              <w:rPr>
                <w:sz w:val="20"/>
                <w:szCs w:val="20"/>
              </w:rPr>
              <w:t>Number of person hours worked per year per hectare</w:t>
            </w:r>
          </w:p>
        </w:tc>
        <w:tc>
          <w:tcPr>
            <w:tcW w:w="851" w:type="dxa"/>
          </w:tcPr>
          <w:p w14:paraId="612CCDFE" w14:textId="1E5E34A7" w:rsidR="00D50021" w:rsidRPr="0037562D" w:rsidRDefault="00D50021" w:rsidP="00D50021">
            <w:pPr>
              <w:rPr>
                <w:sz w:val="20"/>
                <w:szCs w:val="20"/>
              </w:rPr>
            </w:pPr>
            <w:r w:rsidRPr="0037562D">
              <w:rPr>
                <w:sz w:val="20"/>
                <w:szCs w:val="20"/>
              </w:rPr>
              <w:t>Continuous</w:t>
            </w:r>
          </w:p>
        </w:tc>
        <w:tc>
          <w:tcPr>
            <w:tcW w:w="850" w:type="dxa"/>
          </w:tcPr>
          <w:p w14:paraId="0EE7837C" w14:textId="03EB64DD" w:rsidR="00D50021" w:rsidRPr="0037562D" w:rsidRDefault="00D50021" w:rsidP="00D50021">
            <w:pPr>
              <w:rPr>
                <w:sz w:val="20"/>
                <w:szCs w:val="20"/>
              </w:rPr>
            </w:pPr>
            <w:r w:rsidRPr="0037562D">
              <w:rPr>
                <w:sz w:val="20"/>
                <w:szCs w:val="20"/>
              </w:rPr>
              <w:t>Dataset minimum</w:t>
            </w:r>
          </w:p>
        </w:tc>
        <w:tc>
          <w:tcPr>
            <w:tcW w:w="851" w:type="dxa"/>
          </w:tcPr>
          <w:p w14:paraId="62ABE956" w14:textId="1D31B291" w:rsidR="00D50021" w:rsidRPr="0037562D" w:rsidRDefault="00D50021" w:rsidP="00D50021">
            <w:pPr>
              <w:rPr>
                <w:sz w:val="20"/>
                <w:szCs w:val="20"/>
              </w:rPr>
            </w:pPr>
            <w:r w:rsidRPr="0037562D">
              <w:rPr>
                <w:sz w:val="20"/>
                <w:szCs w:val="20"/>
              </w:rPr>
              <w:t>Dataset maximum</w:t>
            </w:r>
          </w:p>
        </w:tc>
        <w:tc>
          <w:tcPr>
            <w:tcW w:w="1701" w:type="dxa"/>
          </w:tcPr>
          <w:p w14:paraId="78237868" w14:textId="6AD3372F" w:rsidR="00D50021" w:rsidRPr="0037562D" w:rsidRDefault="00D50021" w:rsidP="00D50021">
            <w:pPr>
              <w:rPr>
                <w:sz w:val="20"/>
                <w:szCs w:val="20"/>
              </w:rPr>
            </w:pPr>
            <w:r w:rsidRPr="00220C07">
              <w:rPr>
                <w:sz w:val="20"/>
                <w:szCs w:val="20"/>
              </w:rPr>
              <w:t>(x-min)/(max-min)*100</w:t>
            </w:r>
          </w:p>
        </w:tc>
        <w:tc>
          <w:tcPr>
            <w:tcW w:w="1417" w:type="dxa"/>
          </w:tcPr>
          <w:p w14:paraId="03CF2AC4" w14:textId="5F4B9B4E" w:rsidR="00D50021" w:rsidRPr="0037562D" w:rsidRDefault="00D50021" w:rsidP="00D50021">
            <w:pPr>
              <w:rPr>
                <w:sz w:val="20"/>
                <w:szCs w:val="20"/>
              </w:rPr>
            </w:pPr>
            <w:r w:rsidRPr="0037562D">
              <w:rPr>
                <w:sz w:val="20"/>
                <w:szCs w:val="20"/>
              </w:rPr>
              <w:t>Continuous</w:t>
            </w:r>
          </w:p>
        </w:tc>
      </w:tr>
      <w:tr w:rsidR="00D50021" w:rsidRPr="0037562D" w14:paraId="69852A8E" w14:textId="77777777" w:rsidTr="5038A7C3">
        <w:tc>
          <w:tcPr>
            <w:tcW w:w="1413" w:type="dxa"/>
            <w:shd w:val="clear" w:color="auto" w:fill="9A2A8D"/>
          </w:tcPr>
          <w:p w14:paraId="7DA2EA6E" w14:textId="77777777" w:rsidR="00D50021" w:rsidRPr="0037562D" w:rsidRDefault="401BE914" w:rsidP="00D50021">
            <w:pPr>
              <w:rPr>
                <w:sz w:val="20"/>
                <w:szCs w:val="20"/>
              </w:rPr>
            </w:pPr>
            <w:commentRangeStart w:id="178"/>
            <w:r w:rsidRPr="5038A7C3">
              <w:rPr>
                <w:sz w:val="20"/>
                <w:szCs w:val="20"/>
              </w:rPr>
              <w:t>Climate resilience</w:t>
            </w:r>
          </w:p>
        </w:tc>
        <w:tc>
          <w:tcPr>
            <w:tcW w:w="2126" w:type="dxa"/>
          </w:tcPr>
          <w:p w14:paraId="6E0888CD" w14:textId="0CF7D2EA" w:rsidR="00D50021" w:rsidRPr="0037562D" w:rsidRDefault="401BE914" w:rsidP="00D50021">
            <w:pPr>
              <w:rPr>
                <w:sz w:val="20"/>
                <w:szCs w:val="20"/>
              </w:rPr>
            </w:pPr>
            <w:r w:rsidRPr="5038A7C3">
              <w:rPr>
                <w:sz w:val="20"/>
                <w:szCs w:val="20"/>
              </w:rPr>
              <w:t>Resilience score from 1 (low resilience) to 5 (high resilience)</w:t>
            </w:r>
            <w:commentRangeEnd w:id="178"/>
            <w:r w:rsidR="00D50021" w:rsidRPr="0037562D">
              <w:rPr>
                <w:rStyle w:val="CommentReference"/>
                <w:sz w:val="20"/>
                <w:szCs w:val="20"/>
              </w:rPr>
              <w:commentReference w:id="178"/>
            </w:r>
          </w:p>
        </w:tc>
        <w:tc>
          <w:tcPr>
            <w:tcW w:w="851" w:type="dxa"/>
          </w:tcPr>
          <w:p w14:paraId="587510A4" w14:textId="371CD1FD" w:rsidR="00D50021" w:rsidRPr="0037562D" w:rsidRDefault="00D50021" w:rsidP="00D50021">
            <w:pPr>
              <w:rPr>
                <w:sz w:val="20"/>
                <w:szCs w:val="20"/>
              </w:rPr>
            </w:pPr>
            <w:r w:rsidRPr="0037562D">
              <w:rPr>
                <w:sz w:val="20"/>
                <w:szCs w:val="20"/>
              </w:rPr>
              <w:t>Continuous in range 1-5</w:t>
            </w:r>
          </w:p>
        </w:tc>
        <w:tc>
          <w:tcPr>
            <w:tcW w:w="850" w:type="dxa"/>
          </w:tcPr>
          <w:p w14:paraId="1E0C3A46" w14:textId="67B0ACC7" w:rsidR="00D50021" w:rsidRPr="0037562D" w:rsidRDefault="00D50021" w:rsidP="00D50021">
            <w:pPr>
              <w:rPr>
                <w:sz w:val="20"/>
                <w:szCs w:val="20"/>
              </w:rPr>
            </w:pPr>
            <w:r w:rsidRPr="0037562D">
              <w:rPr>
                <w:sz w:val="20"/>
                <w:szCs w:val="20"/>
              </w:rPr>
              <w:t>1</w:t>
            </w:r>
          </w:p>
        </w:tc>
        <w:tc>
          <w:tcPr>
            <w:tcW w:w="851" w:type="dxa"/>
          </w:tcPr>
          <w:p w14:paraId="562448F9" w14:textId="7FE12E46" w:rsidR="00D50021" w:rsidRPr="0037562D" w:rsidRDefault="00D50021" w:rsidP="00D50021">
            <w:pPr>
              <w:rPr>
                <w:sz w:val="20"/>
                <w:szCs w:val="20"/>
              </w:rPr>
            </w:pPr>
            <w:r w:rsidRPr="0037562D">
              <w:rPr>
                <w:sz w:val="20"/>
                <w:szCs w:val="20"/>
              </w:rPr>
              <w:t>5</w:t>
            </w:r>
          </w:p>
        </w:tc>
        <w:tc>
          <w:tcPr>
            <w:tcW w:w="1701" w:type="dxa"/>
          </w:tcPr>
          <w:p w14:paraId="4910657A" w14:textId="52833EBE" w:rsidR="00D50021" w:rsidRPr="0037562D" w:rsidRDefault="00D50021" w:rsidP="00D50021">
            <w:pPr>
              <w:rPr>
                <w:sz w:val="20"/>
                <w:szCs w:val="20"/>
              </w:rPr>
            </w:pPr>
            <w:r w:rsidRPr="006725DE">
              <w:rPr>
                <w:sz w:val="20"/>
                <w:szCs w:val="20"/>
              </w:rPr>
              <w:t>(x-min)/(max-min)*100</w:t>
            </w:r>
          </w:p>
        </w:tc>
        <w:tc>
          <w:tcPr>
            <w:tcW w:w="1417" w:type="dxa"/>
          </w:tcPr>
          <w:p w14:paraId="1511DE2D" w14:textId="100AEB86" w:rsidR="00D50021" w:rsidRPr="0037562D" w:rsidRDefault="00D50021" w:rsidP="00D50021">
            <w:pPr>
              <w:rPr>
                <w:sz w:val="20"/>
                <w:szCs w:val="20"/>
              </w:rPr>
            </w:pPr>
            <w:r w:rsidRPr="0037562D">
              <w:rPr>
                <w:sz w:val="20"/>
                <w:szCs w:val="20"/>
              </w:rPr>
              <w:t>Continuous</w:t>
            </w:r>
          </w:p>
        </w:tc>
      </w:tr>
      <w:tr w:rsidR="00D50021" w:rsidRPr="0037562D" w14:paraId="36EC3195" w14:textId="77777777" w:rsidTr="5038A7C3">
        <w:tc>
          <w:tcPr>
            <w:tcW w:w="1413" w:type="dxa"/>
            <w:shd w:val="clear" w:color="auto" w:fill="C0689E"/>
          </w:tcPr>
          <w:p w14:paraId="34BE6AFE" w14:textId="77777777" w:rsidR="00D50021" w:rsidRPr="0037562D" w:rsidRDefault="00D50021" w:rsidP="00D50021">
            <w:pPr>
              <w:rPr>
                <w:sz w:val="20"/>
                <w:szCs w:val="20"/>
              </w:rPr>
            </w:pPr>
            <w:r w:rsidRPr="0037562D">
              <w:rPr>
                <w:sz w:val="20"/>
                <w:szCs w:val="20"/>
              </w:rPr>
              <w:t>Diet quality</w:t>
            </w:r>
          </w:p>
        </w:tc>
        <w:tc>
          <w:tcPr>
            <w:tcW w:w="2126" w:type="dxa"/>
          </w:tcPr>
          <w:p w14:paraId="081B7136" w14:textId="749CD5BB" w:rsidR="00D50021" w:rsidRPr="0037562D" w:rsidRDefault="00D50021" w:rsidP="00D50021">
            <w:pPr>
              <w:rPr>
                <w:sz w:val="20"/>
                <w:szCs w:val="20"/>
              </w:rPr>
            </w:pPr>
            <w:r w:rsidRPr="0037562D">
              <w:rPr>
                <w:sz w:val="20"/>
                <w:szCs w:val="20"/>
              </w:rPr>
              <w:t>Household Food Group Diversity Score (FGDS) (0-10)</w:t>
            </w:r>
          </w:p>
        </w:tc>
        <w:tc>
          <w:tcPr>
            <w:tcW w:w="851" w:type="dxa"/>
          </w:tcPr>
          <w:p w14:paraId="1FD2DD6A" w14:textId="50DD3715" w:rsidR="00D50021" w:rsidRPr="0037562D" w:rsidRDefault="00D50021" w:rsidP="00D50021">
            <w:pPr>
              <w:rPr>
                <w:sz w:val="20"/>
                <w:szCs w:val="20"/>
              </w:rPr>
            </w:pPr>
            <w:r w:rsidRPr="0037562D">
              <w:rPr>
                <w:sz w:val="20"/>
                <w:szCs w:val="20"/>
              </w:rPr>
              <w:t>Integer 0-10</w:t>
            </w:r>
          </w:p>
        </w:tc>
        <w:tc>
          <w:tcPr>
            <w:tcW w:w="850" w:type="dxa"/>
          </w:tcPr>
          <w:p w14:paraId="7784F935" w14:textId="5323F568" w:rsidR="00D50021" w:rsidRPr="0037562D" w:rsidRDefault="00D50021" w:rsidP="00D50021">
            <w:pPr>
              <w:rPr>
                <w:sz w:val="20"/>
                <w:szCs w:val="20"/>
              </w:rPr>
            </w:pPr>
            <w:r w:rsidRPr="0037562D">
              <w:rPr>
                <w:sz w:val="20"/>
                <w:szCs w:val="20"/>
              </w:rPr>
              <w:t>0</w:t>
            </w:r>
          </w:p>
        </w:tc>
        <w:tc>
          <w:tcPr>
            <w:tcW w:w="851" w:type="dxa"/>
          </w:tcPr>
          <w:p w14:paraId="43594DF4" w14:textId="4AECD6FC" w:rsidR="00D50021" w:rsidRPr="0037562D" w:rsidRDefault="00D50021" w:rsidP="00D50021">
            <w:pPr>
              <w:rPr>
                <w:sz w:val="20"/>
                <w:szCs w:val="20"/>
              </w:rPr>
            </w:pPr>
            <w:r w:rsidRPr="0037562D">
              <w:rPr>
                <w:sz w:val="20"/>
                <w:szCs w:val="20"/>
              </w:rPr>
              <w:t>10</w:t>
            </w:r>
          </w:p>
        </w:tc>
        <w:tc>
          <w:tcPr>
            <w:tcW w:w="1701" w:type="dxa"/>
          </w:tcPr>
          <w:p w14:paraId="54107277" w14:textId="6993EBB7" w:rsidR="00D50021" w:rsidRPr="0037562D" w:rsidRDefault="00D50021" w:rsidP="00D50021">
            <w:pPr>
              <w:rPr>
                <w:sz w:val="20"/>
                <w:szCs w:val="20"/>
              </w:rPr>
            </w:pPr>
            <w:r w:rsidRPr="006725DE">
              <w:rPr>
                <w:sz w:val="20"/>
                <w:szCs w:val="20"/>
              </w:rPr>
              <w:t>(x-min)/(max-min)*100</w:t>
            </w:r>
          </w:p>
        </w:tc>
        <w:tc>
          <w:tcPr>
            <w:tcW w:w="1417" w:type="dxa"/>
          </w:tcPr>
          <w:p w14:paraId="16041D7E" w14:textId="31143FAA" w:rsidR="00D50021" w:rsidRPr="0037562D" w:rsidRDefault="00D50021" w:rsidP="00D50021">
            <w:pPr>
              <w:rPr>
                <w:sz w:val="20"/>
                <w:szCs w:val="20"/>
              </w:rPr>
            </w:pPr>
            <w:r w:rsidRPr="0037562D">
              <w:rPr>
                <w:sz w:val="20"/>
                <w:szCs w:val="20"/>
              </w:rPr>
              <w:t>Integer (0, 10, 20, 30, 40, 50, 60, 70, 80, 90, 100)</w:t>
            </w:r>
          </w:p>
        </w:tc>
      </w:tr>
      <w:tr w:rsidR="00D50021" w:rsidRPr="0037562D" w14:paraId="03EF6285" w14:textId="77777777" w:rsidTr="5038A7C3">
        <w:tc>
          <w:tcPr>
            <w:tcW w:w="1413" w:type="dxa"/>
            <w:shd w:val="clear" w:color="auto" w:fill="C0689E"/>
          </w:tcPr>
          <w:p w14:paraId="1E36ED8F" w14:textId="77777777" w:rsidR="00D50021" w:rsidRPr="0037562D" w:rsidRDefault="401BE914" w:rsidP="00D50021">
            <w:pPr>
              <w:rPr>
                <w:sz w:val="20"/>
                <w:szCs w:val="20"/>
              </w:rPr>
            </w:pPr>
            <w:commentRangeStart w:id="179"/>
            <w:r w:rsidRPr="5038A7C3">
              <w:rPr>
                <w:sz w:val="20"/>
                <w:szCs w:val="20"/>
              </w:rPr>
              <w:t>Farmer agency</w:t>
            </w:r>
            <w:commentRangeEnd w:id="179"/>
            <w:r w:rsidR="00D50021" w:rsidRPr="0037562D">
              <w:rPr>
                <w:rStyle w:val="CommentReference"/>
                <w:sz w:val="20"/>
                <w:szCs w:val="20"/>
              </w:rPr>
              <w:commentReference w:id="179"/>
            </w:r>
          </w:p>
        </w:tc>
        <w:tc>
          <w:tcPr>
            <w:tcW w:w="2126" w:type="dxa"/>
          </w:tcPr>
          <w:p w14:paraId="3C4444EA" w14:textId="51970362" w:rsidR="00D50021" w:rsidRPr="0037562D" w:rsidRDefault="00D50021" w:rsidP="00D50021">
            <w:pPr>
              <w:rPr>
                <w:sz w:val="20"/>
                <w:szCs w:val="20"/>
              </w:rPr>
            </w:pPr>
            <w:r w:rsidRPr="0037562D">
              <w:rPr>
                <w:sz w:val="20"/>
                <w:szCs w:val="20"/>
              </w:rPr>
              <w:t xml:space="preserve">Self-evaluated decision-making agency from 1 (almost no power and freedom) to 5 </w:t>
            </w:r>
            <w:r w:rsidRPr="0037562D">
              <w:rPr>
                <w:sz w:val="20"/>
                <w:szCs w:val="20"/>
              </w:rPr>
              <w:lastRenderedPageBreak/>
              <w:t>(complete power and freedom)</w:t>
            </w:r>
          </w:p>
        </w:tc>
        <w:tc>
          <w:tcPr>
            <w:tcW w:w="851" w:type="dxa"/>
          </w:tcPr>
          <w:p w14:paraId="2214A72B" w14:textId="568D0615" w:rsidR="00D50021" w:rsidRPr="0037562D" w:rsidRDefault="00D50021" w:rsidP="00D50021">
            <w:pPr>
              <w:rPr>
                <w:sz w:val="20"/>
                <w:szCs w:val="20"/>
              </w:rPr>
            </w:pPr>
            <w:r w:rsidRPr="0037562D">
              <w:rPr>
                <w:sz w:val="20"/>
                <w:szCs w:val="20"/>
              </w:rPr>
              <w:lastRenderedPageBreak/>
              <w:t>Likert 1-5</w:t>
            </w:r>
          </w:p>
        </w:tc>
        <w:tc>
          <w:tcPr>
            <w:tcW w:w="850" w:type="dxa"/>
          </w:tcPr>
          <w:p w14:paraId="0D5DCE27" w14:textId="77777777" w:rsidR="00D50021" w:rsidRPr="0037562D" w:rsidRDefault="00D50021" w:rsidP="00D50021">
            <w:pPr>
              <w:rPr>
                <w:sz w:val="20"/>
                <w:szCs w:val="20"/>
              </w:rPr>
            </w:pPr>
            <w:r w:rsidRPr="0037562D">
              <w:rPr>
                <w:sz w:val="20"/>
                <w:szCs w:val="20"/>
              </w:rPr>
              <w:t>1</w:t>
            </w:r>
          </w:p>
        </w:tc>
        <w:tc>
          <w:tcPr>
            <w:tcW w:w="851" w:type="dxa"/>
          </w:tcPr>
          <w:p w14:paraId="62BA641D" w14:textId="77777777" w:rsidR="00D50021" w:rsidRPr="0037562D" w:rsidRDefault="00D50021" w:rsidP="00D50021">
            <w:pPr>
              <w:rPr>
                <w:sz w:val="20"/>
                <w:szCs w:val="20"/>
              </w:rPr>
            </w:pPr>
            <w:r w:rsidRPr="0037562D">
              <w:rPr>
                <w:sz w:val="20"/>
                <w:szCs w:val="20"/>
              </w:rPr>
              <w:t>5</w:t>
            </w:r>
          </w:p>
        </w:tc>
        <w:tc>
          <w:tcPr>
            <w:tcW w:w="1701" w:type="dxa"/>
          </w:tcPr>
          <w:p w14:paraId="239FA459" w14:textId="77777777" w:rsidR="00D50021" w:rsidRPr="006725DE" w:rsidRDefault="00D50021" w:rsidP="00D50021">
            <w:pPr>
              <w:rPr>
                <w:sz w:val="20"/>
                <w:szCs w:val="20"/>
              </w:rPr>
            </w:pPr>
            <w:r w:rsidRPr="006725DE">
              <w:rPr>
                <w:sz w:val="20"/>
                <w:szCs w:val="20"/>
              </w:rPr>
              <w:t>(x-min)/(max-min)*100</w:t>
            </w:r>
          </w:p>
        </w:tc>
        <w:tc>
          <w:tcPr>
            <w:tcW w:w="1417" w:type="dxa"/>
          </w:tcPr>
          <w:p w14:paraId="3E70AED1" w14:textId="77777777" w:rsidR="00D50021" w:rsidRPr="0037562D" w:rsidRDefault="00D50021" w:rsidP="00D50021">
            <w:pPr>
              <w:rPr>
                <w:sz w:val="20"/>
                <w:szCs w:val="20"/>
                <w:highlight w:val="yellow"/>
              </w:rPr>
            </w:pPr>
            <w:r w:rsidRPr="0037562D">
              <w:rPr>
                <w:sz w:val="20"/>
                <w:szCs w:val="20"/>
              </w:rPr>
              <w:t>Integer (0, 25, 50, 75, 100)</w:t>
            </w:r>
          </w:p>
        </w:tc>
      </w:tr>
      <w:tr w:rsidR="00D50021" w:rsidRPr="0037562D" w14:paraId="0ED99AAC" w14:textId="77777777" w:rsidTr="5038A7C3">
        <w:tc>
          <w:tcPr>
            <w:tcW w:w="1413" w:type="dxa"/>
            <w:shd w:val="clear" w:color="auto" w:fill="C0689E"/>
          </w:tcPr>
          <w:p w14:paraId="11A32C96" w14:textId="0378A53A" w:rsidR="00D50021" w:rsidRPr="0037562D" w:rsidRDefault="00D50021" w:rsidP="00D50021">
            <w:pPr>
              <w:rPr>
                <w:sz w:val="20"/>
                <w:szCs w:val="20"/>
              </w:rPr>
            </w:pPr>
            <w:r w:rsidRPr="0037562D">
              <w:rPr>
                <w:sz w:val="20"/>
                <w:szCs w:val="20"/>
              </w:rPr>
              <w:t>Land tenure (1)</w:t>
            </w:r>
          </w:p>
        </w:tc>
        <w:tc>
          <w:tcPr>
            <w:tcW w:w="2126" w:type="dxa"/>
          </w:tcPr>
          <w:p w14:paraId="3BF226AC" w14:textId="0FC02C79" w:rsidR="00D50021" w:rsidRPr="0037562D" w:rsidRDefault="00D50021" w:rsidP="00D50021">
            <w:pPr>
              <w:rPr>
                <w:sz w:val="20"/>
                <w:szCs w:val="20"/>
              </w:rPr>
            </w:pPr>
            <w:r w:rsidRPr="0037562D">
              <w:rPr>
                <w:sz w:val="20"/>
                <w:szCs w:val="20"/>
              </w:rPr>
              <w:t>Likelihood of losing land access from 1 (extremely likely) to 5 (extremely unlikely)</w:t>
            </w:r>
          </w:p>
        </w:tc>
        <w:tc>
          <w:tcPr>
            <w:tcW w:w="851" w:type="dxa"/>
          </w:tcPr>
          <w:p w14:paraId="53C26674" w14:textId="24397C95" w:rsidR="00D50021" w:rsidRPr="0037562D" w:rsidRDefault="00D50021" w:rsidP="00D50021">
            <w:pPr>
              <w:rPr>
                <w:sz w:val="20"/>
                <w:szCs w:val="20"/>
              </w:rPr>
            </w:pPr>
            <w:r w:rsidRPr="0037562D">
              <w:rPr>
                <w:sz w:val="20"/>
                <w:szCs w:val="20"/>
              </w:rPr>
              <w:t>Continuous in range 1-5</w:t>
            </w:r>
          </w:p>
        </w:tc>
        <w:tc>
          <w:tcPr>
            <w:tcW w:w="850" w:type="dxa"/>
          </w:tcPr>
          <w:p w14:paraId="63E16567" w14:textId="2A2F6AE4" w:rsidR="00D50021" w:rsidRPr="0037562D" w:rsidRDefault="00D50021" w:rsidP="00D50021">
            <w:pPr>
              <w:rPr>
                <w:sz w:val="20"/>
                <w:szCs w:val="20"/>
              </w:rPr>
            </w:pPr>
            <w:r w:rsidRPr="0037562D">
              <w:rPr>
                <w:sz w:val="20"/>
                <w:szCs w:val="20"/>
              </w:rPr>
              <w:t>1</w:t>
            </w:r>
          </w:p>
        </w:tc>
        <w:tc>
          <w:tcPr>
            <w:tcW w:w="851" w:type="dxa"/>
          </w:tcPr>
          <w:p w14:paraId="58FC0485" w14:textId="78246EFD" w:rsidR="00D50021" w:rsidRPr="0037562D" w:rsidRDefault="00D50021" w:rsidP="00D50021">
            <w:pPr>
              <w:rPr>
                <w:sz w:val="20"/>
                <w:szCs w:val="20"/>
              </w:rPr>
            </w:pPr>
            <w:r w:rsidRPr="0037562D">
              <w:rPr>
                <w:sz w:val="20"/>
                <w:szCs w:val="20"/>
              </w:rPr>
              <w:t>5</w:t>
            </w:r>
          </w:p>
        </w:tc>
        <w:tc>
          <w:tcPr>
            <w:tcW w:w="1701" w:type="dxa"/>
          </w:tcPr>
          <w:p w14:paraId="574655EE" w14:textId="2BDF9969" w:rsidR="00D50021" w:rsidRPr="0037562D" w:rsidRDefault="00D50021" w:rsidP="00D50021">
            <w:pPr>
              <w:rPr>
                <w:sz w:val="20"/>
                <w:szCs w:val="20"/>
              </w:rPr>
            </w:pPr>
            <w:r w:rsidRPr="006725DE">
              <w:rPr>
                <w:sz w:val="20"/>
                <w:szCs w:val="20"/>
              </w:rPr>
              <w:t>(x-min)/(max-min)*100</w:t>
            </w:r>
          </w:p>
        </w:tc>
        <w:tc>
          <w:tcPr>
            <w:tcW w:w="1417" w:type="dxa"/>
          </w:tcPr>
          <w:p w14:paraId="405B6FB7" w14:textId="634A3E83" w:rsidR="00D50021" w:rsidRPr="0037562D" w:rsidRDefault="00D50021" w:rsidP="00D50021">
            <w:pPr>
              <w:rPr>
                <w:sz w:val="20"/>
                <w:szCs w:val="20"/>
                <w:highlight w:val="yellow"/>
              </w:rPr>
            </w:pPr>
            <w:r w:rsidRPr="0037562D">
              <w:rPr>
                <w:sz w:val="20"/>
                <w:szCs w:val="20"/>
              </w:rPr>
              <w:t>Continuous</w:t>
            </w:r>
          </w:p>
        </w:tc>
      </w:tr>
      <w:tr w:rsidR="00D50021" w:rsidRPr="0037562D" w14:paraId="0354F5D1" w14:textId="77777777" w:rsidTr="5038A7C3">
        <w:tc>
          <w:tcPr>
            <w:tcW w:w="1413" w:type="dxa"/>
            <w:shd w:val="clear" w:color="auto" w:fill="C0689E"/>
          </w:tcPr>
          <w:p w14:paraId="62A24F4C" w14:textId="5B2744D4" w:rsidR="00D50021" w:rsidRPr="0037562D" w:rsidRDefault="00D50021" w:rsidP="00D50021">
            <w:pPr>
              <w:rPr>
                <w:sz w:val="20"/>
                <w:szCs w:val="20"/>
              </w:rPr>
            </w:pPr>
            <w:r w:rsidRPr="0037562D">
              <w:rPr>
                <w:sz w:val="20"/>
                <w:szCs w:val="20"/>
              </w:rPr>
              <w:t>Land tenure (2)</w:t>
            </w:r>
          </w:p>
        </w:tc>
        <w:tc>
          <w:tcPr>
            <w:tcW w:w="2126" w:type="dxa"/>
          </w:tcPr>
          <w:p w14:paraId="07C91099" w14:textId="6FD355FE" w:rsidR="00D50021" w:rsidRPr="0037562D" w:rsidRDefault="00D50021" w:rsidP="00D50021">
            <w:pPr>
              <w:rPr>
                <w:sz w:val="20"/>
                <w:szCs w:val="20"/>
              </w:rPr>
            </w:pPr>
            <w:r w:rsidRPr="0037562D">
              <w:rPr>
                <w:sz w:val="20"/>
                <w:szCs w:val="20"/>
              </w:rPr>
              <w:t>Proportion of land owned by household</w:t>
            </w:r>
          </w:p>
        </w:tc>
        <w:tc>
          <w:tcPr>
            <w:tcW w:w="851" w:type="dxa"/>
          </w:tcPr>
          <w:p w14:paraId="478E65F8" w14:textId="1996EBA2" w:rsidR="00D50021" w:rsidRPr="0037562D" w:rsidRDefault="00D50021" w:rsidP="00D50021">
            <w:pPr>
              <w:rPr>
                <w:sz w:val="20"/>
                <w:szCs w:val="20"/>
              </w:rPr>
            </w:pPr>
            <w:r w:rsidRPr="0037562D">
              <w:rPr>
                <w:sz w:val="20"/>
                <w:szCs w:val="20"/>
              </w:rPr>
              <w:t>%</w:t>
            </w:r>
          </w:p>
        </w:tc>
        <w:tc>
          <w:tcPr>
            <w:tcW w:w="850" w:type="dxa"/>
          </w:tcPr>
          <w:p w14:paraId="3CEAB143" w14:textId="538C5405" w:rsidR="00D50021" w:rsidRPr="0037562D" w:rsidRDefault="00D50021" w:rsidP="00D50021">
            <w:pPr>
              <w:rPr>
                <w:sz w:val="20"/>
                <w:szCs w:val="20"/>
              </w:rPr>
            </w:pPr>
            <w:r w:rsidRPr="0037562D">
              <w:rPr>
                <w:sz w:val="20"/>
                <w:szCs w:val="20"/>
              </w:rPr>
              <w:t>0</w:t>
            </w:r>
          </w:p>
        </w:tc>
        <w:tc>
          <w:tcPr>
            <w:tcW w:w="851" w:type="dxa"/>
          </w:tcPr>
          <w:p w14:paraId="129F2CD6" w14:textId="498024B3" w:rsidR="00D50021" w:rsidRPr="0037562D" w:rsidRDefault="00D50021" w:rsidP="00D50021">
            <w:pPr>
              <w:rPr>
                <w:sz w:val="20"/>
                <w:szCs w:val="20"/>
              </w:rPr>
            </w:pPr>
            <w:r w:rsidRPr="0037562D">
              <w:rPr>
                <w:sz w:val="20"/>
                <w:szCs w:val="20"/>
              </w:rPr>
              <w:t>100</w:t>
            </w:r>
          </w:p>
        </w:tc>
        <w:tc>
          <w:tcPr>
            <w:tcW w:w="1701" w:type="dxa"/>
          </w:tcPr>
          <w:p w14:paraId="7F87CAE1" w14:textId="540CBB8C" w:rsidR="00D50021" w:rsidRPr="0037562D" w:rsidRDefault="00D50021" w:rsidP="00D50021">
            <w:pPr>
              <w:rPr>
                <w:sz w:val="20"/>
                <w:szCs w:val="20"/>
              </w:rPr>
            </w:pPr>
            <w:r w:rsidRPr="0037562D">
              <w:rPr>
                <w:sz w:val="20"/>
                <w:szCs w:val="20"/>
              </w:rPr>
              <w:t>n/a</w:t>
            </w:r>
          </w:p>
        </w:tc>
        <w:tc>
          <w:tcPr>
            <w:tcW w:w="1417" w:type="dxa"/>
          </w:tcPr>
          <w:p w14:paraId="177F2256" w14:textId="0783BF82" w:rsidR="00D50021" w:rsidRPr="0037562D" w:rsidRDefault="00D50021" w:rsidP="00D50021">
            <w:pPr>
              <w:rPr>
                <w:sz w:val="20"/>
                <w:szCs w:val="20"/>
              </w:rPr>
            </w:pPr>
            <w:r w:rsidRPr="0037562D">
              <w:rPr>
                <w:sz w:val="20"/>
                <w:szCs w:val="20"/>
              </w:rPr>
              <w:t>Continuous</w:t>
            </w:r>
          </w:p>
        </w:tc>
      </w:tr>
      <w:tr w:rsidR="00D50021" w:rsidRPr="0037562D" w14:paraId="504B895B" w14:textId="77777777" w:rsidTr="5038A7C3">
        <w:tc>
          <w:tcPr>
            <w:tcW w:w="1413" w:type="dxa"/>
            <w:shd w:val="clear" w:color="auto" w:fill="C0689E"/>
          </w:tcPr>
          <w:p w14:paraId="4D0F6E22" w14:textId="77777777" w:rsidR="00D50021" w:rsidRPr="0037562D" w:rsidRDefault="00D50021" w:rsidP="00D50021">
            <w:pPr>
              <w:rPr>
                <w:sz w:val="20"/>
                <w:szCs w:val="20"/>
              </w:rPr>
            </w:pPr>
            <w:r w:rsidRPr="0037562D">
              <w:rPr>
                <w:sz w:val="20"/>
                <w:szCs w:val="20"/>
              </w:rPr>
              <w:t>Human well-being</w:t>
            </w:r>
          </w:p>
        </w:tc>
        <w:tc>
          <w:tcPr>
            <w:tcW w:w="2126" w:type="dxa"/>
          </w:tcPr>
          <w:p w14:paraId="6400EA49" w14:textId="1456C3B1" w:rsidR="00D50021" w:rsidRPr="0037562D" w:rsidRDefault="00D50021" w:rsidP="00D50021">
            <w:pPr>
              <w:rPr>
                <w:sz w:val="20"/>
                <w:szCs w:val="20"/>
              </w:rPr>
            </w:pPr>
            <w:r w:rsidRPr="0037562D">
              <w:rPr>
                <w:sz w:val="20"/>
                <w:szCs w:val="20"/>
              </w:rPr>
              <w:t>Self-evaluated level of life satisfaction from 1 (completely dissatisfied) to 5 (completely satisfied)</w:t>
            </w:r>
          </w:p>
        </w:tc>
        <w:tc>
          <w:tcPr>
            <w:tcW w:w="851" w:type="dxa"/>
          </w:tcPr>
          <w:p w14:paraId="1228EDDB" w14:textId="5F9E0888" w:rsidR="00D50021" w:rsidRPr="0037562D" w:rsidRDefault="00D50021" w:rsidP="00D50021">
            <w:pPr>
              <w:rPr>
                <w:sz w:val="20"/>
                <w:szCs w:val="20"/>
              </w:rPr>
            </w:pPr>
            <w:r w:rsidRPr="0037562D">
              <w:rPr>
                <w:sz w:val="20"/>
                <w:szCs w:val="20"/>
              </w:rPr>
              <w:t>Continuous in range 1-5</w:t>
            </w:r>
          </w:p>
        </w:tc>
        <w:tc>
          <w:tcPr>
            <w:tcW w:w="850" w:type="dxa"/>
          </w:tcPr>
          <w:p w14:paraId="47399D49" w14:textId="77777777" w:rsidR="00D50021" w:rsidRPr="0037562D" w:rsidRDefault="00D50021" w:rsidP="00D50021">
            <w:pPr>
              <w:rPr>
                <w:sz w:val="20"/>
                <w:szCs w:val="20"/>
              </w:rPr>
            </w:pPr>
            <w:r w:rsidRPr="0037562D">
              <w:rPr>
                <w:sz w:val="20"/>
                <w:szCs w:val="20"/>
              </w:rPr>
              <w:t>1</w:t>
            </w:r>
          </w:p>
        </w:tc>
        <w:tc>
          <w:tcPr>
            <w:tcW w:w="851" w:type="dxa"/>
          </w:tcPr>
          <w:p w14:paraId="0853D23D" w14:textId="77777777" w:rsidR="00D50021" w:rsidRPr="0037562D" w:rsidRDefault="00D50021" w:rsidP="00D50021">
            <w:pPr>
              <w:rPr>
                <w:sz w:val="20"/>
                <w:szCs w:val="20"/>
              </w:rPr>
            </w:pPr>
            <w:r w:rsidRPr="0037562D">
              <w:rPr>
                <w:sz w:val="20"/>
                <w:szCs w:val="20"/>
              </w:rPr>
              <w:t>5</w:t>
            </w:r>
          </w:p>
        </w:tc>
        <w:tc>
          <w:tcPr>
            <w:tcW w:w="1701" w:type="dxa"/>
          </w:tcPr>
          <w:p w14:paraId="12B52409" w14:textId="77777777" w:rsidR="00D50021" w:rsidRPr="006725DE" w:rsidRDefault="00D50021" w:rsidP="00D50021">
            <w:pPr>
              <w:rPr>
                <w:sz w:val="20"/>
                <w:szCs w:val="20"/>
              </w:rPr>
            </w:pPr>
            <w:r w:rsidRPr="006725DE">
              <w:rPr>
                <w:sz w:val="20"/>
                <w:szCs w:val="20"/>
              </w:rPr>
              <w:t>(x-min)/(max-min)*100</w:t>
            </w:r>
          </w:p>
        </w:tc>
        <w:tc>
          <w:tcPr>
            <w:tcW w:w="1417" w:type="dxa"/>
          </w:tcPr>
          <w:p w14:paraId="4A3437BF" w14:textId="092335B5" w:rsidR="00D50021" w:rsidRPr="0037562D" w:rsidRDefault="00D50021" w:rsidP="00D50021">
            <w:pPr>
              <w:rPr>
                <w:sz w:val="20"/>
                <w:szCs w:val="20"/>
                <w:highlight w:val="yellow"/>
              </w:rPr>
            </w:pPr>
            <w:r w:rsidRPr="0037562D">
              <w:rPr>
                <w:sz w:val="20"/>
                <w:szCs w:val="20"/>
              </w:rPr>
              <w:t>Continuous</w:t>
            </w:r>
          </w:p>
        </w:tc>
      </w:tr>
    </w:tbl>
    <w:p w14:paraId="7CE14245" w14:textId="77777777" w:rsidR="006D4B19" w:rsidRPr="0037562D" w:rsidRDefault="006D4B19" w:rsidP="006D4B19">
      <w:pPr>
        <w:sectPr w:rsidR="006D4B19" w:rsidRPr="0037562D" w:rsidSect="006D4B19">
          <w:headerReference w:type="default" r:id="rId51"/>
          <w:pgSz w:w="12240" w:h="15840"/>
          <w:pgMar w:top="1440" w:right="1440" w:bottom="1440" w:left="1440" w:header="720" w:footer="720" w:gutter="0"/>
          <w:cols w:space="720"/>
          <w:docGrid w:linePitch="360"/>
        </w:sectPr>
      </w:pPr>
    </w:p>
    <w:p w14:paraId="4F90BDAD" w14:textId="01C5E0D5" w:rsidR="00DD54E5" w:rsidRPr="0037562D" w:rsidRDefault="00DD54E5" w:rsidP="00F95CAE">
      <w:pPr>
        <w:pStyle w:val="Heading1"/>
      </w:pPr>
      <w:bookmarkStart w:id="180" w:name="_Toc166680134"/>
      <w:bookmarkStart w:id="181" w:name="_Toc213065218"/>
      <w:bookmarkStart w:id="182" w:name="_Toc146024517"/>
      <w:r w:rsidRPr="0037562D">
        <w:lastRenderedPageBreak/>
        <w:t>REFER</w:t>
      </w:r>
      <w:r w:rsidR="00972CCF" w:rsidRPr="0037562D">
        <w:t>E</w:t>
      </w:r>
      <w:r w:rsidRPr="0037562D">
        <w:t>NCES</w:t>
      </w:r>
      <w:bookmarkEnd w:id="180"/>
      <w:bookmarkEnd w:id="181"/>
    </w:p>
    <w:p w14:paraId="7AE385D2" w14:textId="77777777" w:rsidR="00520659" w:rsidRPr="00520659" w:rsidRDefault="00DD54E5" w:rsidP="00520659">
      <w:pPr>
        <w:pStyle w:val="Bibliography"/>
        <w:rPr>
          <w:rFonts w:ascii="Calibri" w:hAnsi="Calibri" w:cs="Calibri"/>
        </w:rPr>
      </w:pPr>
      <w:r w:rsidRPr="006725DE">
        <w:fldChar w:fldCharType="begin" w:fldLock="1"/>
      </w:r>
      <w:r w:rsidR="00520659">
        <w:instrText xml:space="preserve"> ADDIN ZOTERO_BIBL {"uncited":[],"omitted":[],"custom":[]} CSL_BIBLIOGRAPHY </w:instrText>
      </w:r>
      <w:r w:rsidRPr="006725DE">
        <w:fldChar w:fldCharType="separate"/>
      </w:r>
      <w:r w:rsidR="00520659" w:rsidRPr="00520659">
        <w:rPr>
          <w:rFonts w:ascii="Calibri" w:hAnsi="Calibri" w:cs="Calibri"/>
        </w:rPr>
        <w:t>1.</w:t>
      </w:r>
      <w:r w:rsidR="00520659" w:rsidRPr="00520659">
        <w:rPr>
          <w:rFonts w:ascii="Calibri" w:hAnsi="Calibri" w:cs="Calibri"/>
        </w:rPr>
        <w:tab/>
        <w:t>FAO (2019). TAPE Tool for Agroecology Performance Evaluation 2019 - Process of development and guidelines for application. Test version.</w:t>
      </w:r>
    </w:p>
    <w:p w14:paraId="0591BFD4" w14:textId="77777777" w:rsidR="00520659" w:rsidRPr="00520659" w:rsidRDefault="00520659" w:rsidP="00520659">
      <w:pPr>
        <w:pStyle w:val="Bibliography"/>
        <w:rPr>
          <w:rFonts w:ascii="Calibri" w:hAnsi="Calibri" w:cs="Calibri"/>
        </w:rPr>
      </w:pPr>
      <w:r w:rsidRPr="00520659">
        <w:rPr>
          <w:rFonts w:ascii="Calibri" w:hAnsi="Calibri" w:cs="Calibri"/>
        </w:rPr>
        <w:t>2.</w:t>
      </w:r>
      <w:r w:rsidRPr="00520659">
        <w:rPr>
          <w:rFonts w:ascii="Calibri" w:hAnsi="Calibri" w:cs="Calibri"/>
        </w:rPr>
        <w:tab/>
        <w:t xml:space="preserve">Jones, S.K., Estrada-Carmona, N., Juventia, S.D., Dulloo, M.E., Laporte, M.-A., Villani, C., and Remans, R. (2021). Agrobiodiversity Index scores show agrobiodiversity is underutilized in national food systems. Nat. Food </w:t>
      </w:r>
      <w:r w:rsidRPr="00520659">
        <w:rPr>
          <w:rFonts w:ascii="Calibri" w:hAnsi="Calibri" w:cs="Calibri"/>
          <w:i/>
          <w:iCs/>
        </w:rPr>
        <w:t>2</w:t>
      </w:r>
      <w:r w:rsidRPr="00520659">
        <w:rPr>
          <w:rFonts w:ascii="Calibri" w:hAnsi="Calibri" w:cs="Calibri"/>
        </w:rPr>
        <w:t>, 712–723. https://doi.org/10.1038/s43016-021-00344-3.</w:t>
      </w:r>
    </w:p>
    <w:p w14:paraId="4378E947" w14:textId="77777777" w:rsidR="00520659" w:rsidRPr="00520659" w:rsidRDefault="00520659" w:rsidP="00520659">
      <w:pPr>
        <w:pStyle w:val="Bibliography"/>
        <w:rPr>
          <w:rFonts w:ascii="Calibri" w:hAnsi="Calibri" w:cs="Calibri"/>
        </w:rPr>
      </w:pPr>
      <w:r w:rsidRPr="00520659">
        <w:rPr>
          <w:rFonts w:ascii="Calibri" w:hAnsi="Calibri" w:cs="Calibri"/>
        </w:rPr>
        <w:t>3.</w:t>
      </w:r>
      <w:r w:rsidRPr="00520659">
        <w:rPr>
          <w:rFonts w:ascii="Calibri" w:hAnsi="Calibri" w:cs="Calibri"/>
        </w:rPr>
        <w:tab/>
        <w:t xml:space="preserve">Landmann, T., Schmitt, M., Ekim, B., Villinger, J., Ashiono, F., Habel, J.C., and Tonnang, H.E.Z. (2023). Insect diversity is a good indicator of biodiversity status in Africa. Commun. Earth Environ. </w:t>
      </w:r>
      <w:r w:rsidRPr="00520659">
        <w:rPr>
          <w:rFonts w:ascii="Calibri" w:hAnsi="Calibri" w:cs="Calibri"/>
          <w:i/>
          <w:iCs/>
        </w:rPr>
        <w:t>4</w:t>
      </w:r>
      <w:r w:rsidRPr="00520659">
        <w:rPr>
          <w:rFonts w:ascii="Calibri" w:hAnsi="Calibri" w:cs="Calibri"/>
        </w:rPr>
        <w:t>, 234. https://doi.org/10.1038/s43247-023-00896-1.</w:t>
      </w:r>
    </w:p>
    <w:p w14:paraId="109A2AA7" w14:textId="77777777" w:rsidR="00520659" w:rsidRPr="00520659" w:rsidRDefault="00520659" w:rsidP="00520659">
      <w:pPr>
        <w:pStyle w:val="Bibliography"/>
        <w:rPr>
          <w:rFonts w:ascii="Calibri" w:hAnsi="Calibri" w:cs="Calibri"/>
        </w:rPr>
      </w:pPr>
      <w:r w:rsidRPr="00520659">
        <w:rPr>
          <w:rFonts w:ascii="Calibri" w:hAnsi="Calibri" w:cs="Calibri"/>
        </w:rPr>
        <w:t>4.</w:t>
      </w:r>
      <w:r w:rsidRPr="00520659">
        <w:rPr>
          <w:rFonts w:ascii="Calibri" w:hAnsi="Calibri" w:cs="Calibri"/>
        </w:rPr>
        <w:tab/>
        <w:t xml:space="preserve">Navarro, L.M., Fernández, N., Guerra, C., Guralnick, R., Kissling, W.D., Londoño, M.C., Muller-Karger, F., Turak, E., Balvanera, P., Costello, M.J., et al. (2017). Monitoring biodiversity change through effective global coordination. Curr. Opin. Environ. Sustain. </w:t>
      </w:r>
      <w:r w:rsidRPr="00520659">
        <w:rPr>
          <w:rFonts w:ascii="Calibri" w:hAnsi="Calibri" w:cs="Calibri"/>
          <w:i/>
          <w:iCs/>
        </w:rPr>
        <w:t>29</w:t>
      </w:r>
      <w:r w:rsidRPr="00520659">
        <w:rPr>
          <w:rFonts w:ascii="Calibri" w:hAnsi="Calibri" w:cs="Calibri"/>
        </w:rPr>
        <w:t>, 158–169. https://doi.org/10.1016/j.cosust.2018.02.005.</w:t>
      </w:r>
    </w:p>
    <w:p w14:paraId="056304B0" w14:textId="77777777" w:rsidR="00520659" w:rsidRPr="00520659" w:rsidRDefault="00520659" w:rsidP="00520659">
      <w:pPr>
        <w:pStyle w:val="Bibliography"/>
        <w:rPr>
          <w:rFonts w:ascii="Calibri" w:hAnsi="Calibri" w:cs="Calibri"/>
        </w:rPr>
      </w:pPr>
      <w:r w:rsidRPr="00520659">
        <w:rPr>
          <w:rFonts w:ascii="Calibri" w:hAnsi="Calibri" w:cs="Calibri"/>
        </w:rPr>
        <w:t>5.</w:t>
      </w:r>
      <w:r w:rsidRPr="00520659">
        <w:rPr>
          <w:rFonts w:ascii="Calibri" w:hAnsi="Calibri" w:cs="Calibri"/>
        </w:rPr>
        <w:tab/>
        <w:t>Garibaldi, L.A., Schulte, L.A., Oddi, F.J., Orr, M.C., Miguez, F.E., Kremen, C., Jobbágy, E.G., Bagnato, C., Goldenberg, M., Huaylla, C.A., et al. (2020). Working landscapes need at least 20 % native habitat. 1–10. https://doi.org/10.1111/conl.12773.</w:t>
      </w:r>
    </w:p>
    <w:p w14:paraId="42B79A5F" w14:textId="77777777" w:rsidR="00520659" w:rsidRPr="00520659" w:rsidRDefault="00520659" w:rsidP="00520659">
      <w:pPr>
        <w:pStyle w:val="Bibliography"/>
        <w:rPr>
          <w:rFonts w:ascii="Calibri" w:hAnsi="Calibri" w:cs="Calibri"/>
        </w:rPr>
      </w:pPr>
      <w:r w:rsidRPr="00520659">
        <w:rPr>
          <w:rFonts w:ascii="Calibri" w:hAnsi="Calibri" w:cs="Calibri"/>
        </w:rPr>
        <w:t>6.</w:t>
      </w:r>
      <w:r w:rsidRPr="00520659">
        <w:rPr>
          <w:rFonts w:ascii="Calibri" w:hAnsi="Calibri" w:cs="Calibri"/>
        </w:rPr>
        <w:tab/>
        <w:t xml:space="preserve">Mohamed, A., DeClerck, F., Verburg, P.H., Obura, D., Abrams, J.F., Zafra-Calvo, N., Rocha, J., Estrada-Carmona, N., Fremier, A., Jones, S.K., et al. (2024). Securing Nature’s Contributions to People requires at least 20%–25% (semi-)natural habitat in human-modified landscapes. One Earth </w:t>
      </w:r>
      <w:r w:rsidRPr="00520659">
        <w:rPr>
          <w:rFonts w:ascii="Calibri" w:hAnsi="Calibri" w:cs="Calibri"/>
          <w:i/>
          <w:iCs/>
        </w:rPr>
        <w:t>7</w:t>
      </w:r>
      <w:r w:rsidRPr="00520659">
        <w:rPr>
          <w:rFonts w:ascii="Calibri" w:hAnsi="Calibri" w:cs="Calibri"/>
        </w:rPr>
        <w:t>, 59–71. https://doi.org/10.1016/j.oneear.2023.12.008.</w:t>
      </w:r>
    </w:p>
    <w:p w14:paraId="18A9FE77" w14:textId="77777777" w:rsidR="00520659" w:rsidRPr="00520659" w:rsidRDefault="00520659" w:rsidP="00520659">
      <w:pPr>
        <w:pStyle w:val="Bibliography"/>
        <w:rPr>
          <w:rFonts w:ascii="Calibri" w:hAnsi="Calibri" w:cs="Calibri"/>
        </w:rPr>
      </w:pPr>
      <w:r w:rsidRPr="00520659">
        <w:rPr>
          <w:rFonts w:ascii="Calibri" w:hAnsi="Calibri" w:cs="Calibri"/>
        </w:rPr>
        <w:t>7.</w:t>
      </w:r>
      <w:r w:rsidRPr="00520659">
        <w:rPr>
          <w:rFonts w:ascii="Calibri" w:hAnsi="Calibri" w:cs="Calibri"/>
        </w:rPr>
        <w:tab/>
        <w:t xml:space="preserve">Liu, Z., Deng, Z., Davis, S., and Ciais, P. (2023). Monitoring global carbon emissions in 2022. Nat. Rev. Earth Environ. </w:t>
      </w:r>
      <w:r w:rsidRPr="00520659">
        <w:rPr>
          <w:rFonts w:ascii="Calibri" w:hAnsi="Calibri" w:cs="Calibri"/>
          <w:i/>
          <w:iCs/>
        </w:rPr>
        <w:t>4</w:t>
      </w:r>
      <w:r w:rsidRPr="00520659">
        <w:rPr>
          <w:rFonts w:ascii="Calibri" w:hAnsi="Calibri" w:cs="Calibri"/>
        </w:rPr>
        <w:t>, 205–206. https://doi.org/10.1038/s43017-023-00406-z.</w:t>
      </w:r>
    </w:p>
    <w:p w14:paraId="4C93C770" w14:textId="77777777" w:rsidR="00520659" w:rsidRPr="00520659" w:rsidRDefault="00520659" w:rsidP="00520659">
      <w:pPr>
        <w:pStyle w:val="Bibliography"/>
        <w:rPr>
          <w:rFonts w:ascii="Calibri" w:hAnsi="Calibri" w:cs="Calibri"/>
        </w:rPr>
      </w:pPr>
      <w:r w:rsidRPr="00520659">
        <w:rPr>
          <w:rFonts w:ascii="Calibri" w:hAnsi="Calibri" w:cs="Calibri"/>
        </w:rPr>
        <w:t>8.</w:t>
      </w:r>
      <w:r w:rsidRPr="00520659">
        <w:rPr>
          <w:rFonts w:ascii="Calibri" w:hAnsi="Calibri" w:cs="Calibri"/>
        </w:rPr>
        <w:tab/>
        <w:t>Thornton, P.K., Rosenstock, T., Förch, W., Lamanna, C., Bell, P., Henderson, B., and Herrero, M. (2018). A Qualitative Evaluation of CSA Options in Mixed Crop-Livestock Systems in Developing Countries. In Climate Smart Agriculture : Building Resilience to Climate Change, L. Lipper, N. McCarthy, D. Zilberman, S. Asfaw, and G. Branca, eds. (Springer International Publishing), pp. 385–423. https://doi.org/10.1007/978-3-319-61194-5_17.</w:t>
      </w:r>
    </w:p>
    <w:p w14:paraId="5C56F3F8" w14:textId="77777777" w:rsidR="00520659" w:rsidRPr="00520659" w:rsidRDefault="00520659" w:rsidP="00520659">
      <w:pPr>
        <w:pStyle w:val="Bibliography"/>
        <w:rPr>
          <w:rFonts w:ascii="Calibri" w:hAnsi="Calibri" w:cs="Calibri"/>
        </w:rPr>
      </w:pPr>
      <w:r w:rsidRPr="00520659">
        <w:rPr>
          <w:rFonts w:ascii="Calibri" w:hAnsi="Calibri" w:cs="Calibri"/>
        </w:rPr>
        <w:t>9.</w:t>
      </w:r>
      <w:r w:rsidRPr="00520659">
        <w:rPr>
          <w:rFonts w:ascii="Calibri" w:hAnsi="Calibri" w:cs="Calibri"/>
        </w:rPr>
        <w:tab/>
        <w:t>Bell, P., Namoi, N., Lamanna, C., Corner-Dolloff, C., Girvetz, E.H., Thierfelder, C.L., and Rosenstock, T.S. (2018). A Practical Guide to Climate-Smart Agriculture Technologies in Africa.</w:t>
      </w:r>
    </w:p>
    <w:p w14:paraId="0EDA5A99" w14:textId="77777777" w:rsidR="00520659" w:rsidRPr="00520659" w:rsidRDefault="00520659" w:rsidP="00520659">
      <w:pPr>
        <w:pStyle w:val="Bibliography"/>
        <w:rPr>
          <w:rFonts w:ascii="Calibri" w:hAnsi="Calibri" w:cs="Calibri"/>
        </w:rPr>
      </w:pPr>
      <w:r w:rsidRPr="00520659">
        <w:rPr>
          <w:rFonts w:ascii="Calibri" w:hAnsi="Calibri" w:cs="Calibri"/>
        </w:rPr>
        <w:t>10.</w:t>
      </w:r>
      <w:r w:rsidRPr="00520659">
        <w:rPr>
          <w:rFonts w:ascii="Calibri" w:hAnsi="Calibri" w:cs="Calibri"/>
        </w:rPr>
        <w:tab/>
        <w:t xml:space="preserve">Anuga, S.W., Chirinda, N., Nukpezah, D., Ahenkan, A., Andrieu, N., and Gordon, C. (2020). Towards low carbon agriculture: Systematic-narratives of climate-smart agriculture mitigation potential in Africa. Curr. Res. Environ. Sustain. </w:t>
      </w:r>
      <w:r w:rsidRPr="00520659">
        <w:rPr>
          <w:rFonts w:ascii="Calibri" w:hAnsi="Calibri" w:cs="Calibri"/>
          <w:i/>
          <w:iCs/>
        </w:rPr>
        <w:t>2</w:t>
      </w:r>
      <w:r w:rsidRPr="00520659">
        <w:rPr>
          <w:rFonts w:ascii="Calibri" w:hAnsi="Calibri" w:cs="Calibri"/>
        </w:rPr>
        <w:t>, 100015. https://doi.org/10.1016/j.crsust.2020.100015.</w:t>
      </w:r>
    </w:p>
    <w:p w14:paraId="69D24977" w14:textId="77777777" w:rsidR="00520659" w:rsidRPr="00520659" w:rsidRDefault="00520659" w:rsidP="00520659">
      <w:pPr>
        <w:pStyle w:val="Bibliography"/>
        <w:rPr>
          <w:rFonts w:ascii="Calibri" w:hAnsi="Calibri" w:cs="Calibri"/>
        </w:rPr>
      </w:pPr>
      <w:r w:rsidRPr="00520659">
        <w:rPr>
          <w:rFonts w:ascii="Calibri" w:hAnsi="Calibri" w:cs="Calibri"/>
        </w:rPr>
        <w:t>11.</w:t>
      </w:r>
      <w:r w:rsidRPr="00520659">
        <w:rPr>
          <w:rFonts w:ascii="Calibri" w:hAnsi="Calibri" w:cs="Calibri"/>
        </w:rPr>
        <w:tab/>
        <w:t xml:space="preserve">MacLeod, M.J., Hasan, M.R., Robb, D.H.F., and Mamun-Ur-Rashid, M. (2020). Quantifying greenhouse gas emissions from global aquaculture. Sci. Rep. </w:t>
      </w:r>
      <w:r w:rsidRPr="00520659">
        <w:rPr>
          <w:rFonts w:ascii="Calibri" w:hAnsi="Calibri" w:cs="Calibri"/>
          <w:i/>
          <w:iCs/>
        </w:rPr>
        <w:t>10</w:t>
      </w:r>
      <w:r w:rsidRPr="00520659">
        <w:rPr>
          <w:rFonts w:ascii="Calibri" w:hAnsi="Calibri" w:cs="Calibri"/>
        </w:rPr>
        <w:t>, 11679. https://doi.org/10.1038/s41598-020-68231-8.</w:t>
      </w:r>
    </w:p>
    <w:p w14:paraId="435948AD" w14:textId="77777777" w:rsidR="00520659" w:rsidRPr="00520659" w:rsidRDefault="00520659" w:rsidP="00520659">
      <w:pPr>
        <w:pStyle w:val="Bibliography"/>
        <w:rPr>
          <w:rFonts w:ascii="Calibri" w:hAnsi="Calibri" w:cs="Calibri"/>
        </w:rPr>
      </w:pPr>
      <w:r w:rsidRPr="00520659">
        <w:rPr>
          <w:rFonts w:ascii="Calibri" w:hAnsi="Calibri" w:cs="Calibri"/>
        </w:rPr>
        <w:lastRenderedPageBreak/>
        <w:t>12.</w:t>
      </w:r>
      <w:r w:rsidRPr="00520659">
        <w:rPr>
          <w:rFonts w:ascii="Calibri" w:hAnsi="Calibri" w:cs="Calibri"/>
        </w:rPr>
        <w:tab/>
        <w:t>Nicholls, C.I., Altieri, M.A., Dezanet, A., Lana, M., Feistauer, D., and Ouriques, M. (2004). A rapid, farmer-friendly agroecological method to estimate soil quality and crop health in vineyard systems. Biodynamics, 33–39.</w:t>
      </w:r>
    </w:p>
    <w:p w14:paraId="5345E4A5" w14:textId="77777777" w:rsidR="00520659" w:rsidRPr="00520659" w:rsidRDefault="00520659" w:rsidP="00520659">
      <w:pPr>
        <w:pStyle w:val="Bibliography"/>
        <w:rPr>
          <w:rFonts w:ascii="Calibri" w:hAnsi="Calibri" w:cs="Calibri"/>
        </w:rPr>
      </w:pPr>
      <w:r w:rsidRPr="00520659">
        <w:rPr>
          <w:rFonts w:ascii="Calibri" w:hAnsi="Calibri" w:cs="Calibri"/>
        </w:rPr>
        <w:t>13.</w:t>
      </w:r>
      <w:r w:rsidRPr="00520659">
        <w:rPr>
          <w:rFonts w:ascii="Calibri" w:hAnsi="Calibri" w:cs="Calibri"/>
        </w:rPr>
        <w:tab/>
        <w:t>Nicholls, C.I., Altieri, M. a., Dezanet, A., Lana, M., Feistauer, D., and Ouriques, M. (2004). A rapid, farmer-friendly agroecological method to estimate soil quality and crop health in vineyard systems. Biodynamics, 33–40.</w:t>
      </w:r>
    </w:p>
    <w:p w14:paraId="3B6178F1" w14:textId="77777777" w:rsidR="00520659" w:rsidRPr="00520659" w:rsidRDefault="00520659" w:rsidP="00520659">
      <w:pPr>
        <w:pStyle w:val="Bibliography"/>
        <w:rPr>
          <w:rFonts w:ascii="Calibri" w:hAnsi="Calibri" w:cs="Calibri"/>
        </w:rPr>
      </w:pPr>
      <w:r w:rsidRPr="00520659">
        <w:rPr>
          <w:rFonts w:ascii="Calibri" w:hAnsi="Calibri" w:cs="Calibri"/>
        </w:rPr>
        <w:t>14.</w:t>
      </w:r>
      <w:r w:rsidRPr="00520659">
        <w:rPr>
          <w:rFonts w:ascii="Calibri" w:hAnsi="Calibri" w:cs="Calibri"/>
        </w:rPr>
        <w:tab/>
        <w:t>AssureWel (2018). Dairy cattle assessment protocol.</w:t>
      </w:r>
    </w:p>
    <w:p w14:paraId="256977B7" w14:textId="77777777" w:rsidR="00520659" w:rsidRPr="00520659" w:rsidRDefault="00520659" w:rsidP="00520659">
      <w:pPr>
        <w:pStyle w:val="Bibliography"/>
        <w:rPr>
          <w:rFonts w:ascii="Calibri" w:hAnsi="Calibri" w:cs="Calibri"/>
        </w:rPr>
      </w:pPr>
      <w:r w:rsidRPr="00520659">
        <w:rPr>
          <w:rFonts w:ascii="Calibri" w:hAnsi="Calibri" w:cs="Calibri"/>
        </w:rPr>
        <w:t>15.</w:t>
      </w:r>
      <w:r w:rsidRPr="00520659">
        <w:rPr>
          <w:rFonts w:ascii="Calibri" w:hAnsi="Calibri" w:cs="Calibri"/>
        </w:rPr>
        <w:tab/>
        <w:t>AssureWel (2018). Welfare Outcome Assessment Scoresheet - Dairy Cattle.</w:t>
      </w:r>
    </w:p>
    <w:p w14:paraId="5A2269DE" w14:textId="77777777" w:rsidR="00520659" w:rsidRPr="00520659" w:rsidRDefault="00520659" w:rsidP="00520659">
      <w:pPr>
        <w:pStyle w:val="Bibliography"/>
        <w:rPr>
          <w:rFonts w:ascii="Calibri" w:hAnsi="Calibri" w:cs="Calibri"/>
        </w:rPr>
      </w:pPr>
      <w:r w:rsidRPr="00520659">
        <w:rPr>
          <w:rFonts w:ascii="Calibri" w:hAnsi="Calibri" w:cs="Calibri"/>
        </w:rPr>
        <w:t>16.</w:t>
      </w:r>
      <w:r w:rsidRPr="00520659">
        <w:rPr>
          <w:rFonts w:ascii="Calibri" w:hAnsi="Calibri" w:cs="Calibri"/>
        </w:rPr>
        <w:tab/>
        <w:t>AssureWel (2023). Dairy Cattle Welfare Outcome Assessment - Explanation of measures.</w:t>
      </w:r>
    </w:p>
    <w:p w14:paraId="754440F0" w14:textId="77777777" w:rsidR="00520659" w:rsidRPr="00520659" w:rsidRDefault="00520659" w:rsidP="00520659">
      <w:pPr>
        <w:pStyle w:val="Bibliography"/>
        <w:rPr>
          <w:rFonts w:ascii="Calibri" w:hAnsi="Calibri" w:cs="Calibri"/>
        </w:rPr>
      </w:pPr>
      <w:r w:rsidRPr="00520659">
        <w:rPr>
          <w:rFonts w:ascii="Calibri" w:hAnsi="Calibri" w:cs="Calibri"/>
        </w:rPr>
        <w:t>17.</w:t>
      </w:r>
      <w:r w:rsidRPr="00520659">
        <w:rPr>
          <w:rFonts w:ascii="Calibri" w:hAnsi="Calibri" w:cs="Calibri"/>
        </w:rPr>
        <w:tab/>
        <w:t>Nelson, D.W., and Sommers, L.E. (1996). Total Carbon, Organic Carbon, and Organic Matter. In Methods of Soil Analysis (John Wiley &amp; Sons, Ltd), pp. 961–1010. https://doi.org/10.2136/sssabookser5.3.c34.</w:t>
      </w:r>
    </w:p>
    <w:p w14:paraId="567C287A" w14:textId="77777777" w:rsidR="00520659" w:rsidRPr="00520659" w:rsidRDefault="00520659" w:rsidP="00520659">
      <w:pPr>
        <w:pStyle w:val="Bibliography"/>
        <w:rPr>
          <w:rFonts w:ascii="Calibri" w:hAnsi="Calibri" w:cs="Calibri"/>
        </w:rPr>
      </w:pPr>
      <w:r w:rsidRPr="00520659">
        <w:rPr>
          <w:rFonts w:ascii="Calibri" w:hAnsi="Calibri" w:cs="Calibri"/>
        </w:rPr>
        <w:t>18.</w:t>
      </w:r>
      <w:r w:rsidRPr="00520659">
        <w:rPr>
          <w:rFonts w:ascii="Calibri" w:hAnsi="Calibri" w:cs="Calibri"/>
        </w:rPr>
        <w:tab/>
        <w:t xml:space="preserve">Bahadori, M., and Tofighi, H. (2016). A Modified Walkley-Black Method Based on Spectrophotometric Procedure. Commun. Soil Sci. Plant Anal. </w:t>
      </w:r>
      <w:r w:rsidRPr="00520659">
        <w:rPr>
          <w:rFonts w:ascii="Calibri" w:hAnsi="Calibri" w:cs="Calibri"/>
          <w:i/>
          <w:iCs/>
        </w:rPr>
        <w:t>47</w:t>
      </w:r>
      <w:r w:rsidRPr="00520659">
        <w:rPr>
          <w:rFonts w:ascii="Calibri" w:hAnsi="Calibri" w:cs="Calibri"/>
        </w:rPr>
        <w:t>, 213–220. https://doi.org/10.1080/00103624.2015.1118118.</w:t>
      </w:r>
    </w:p>
    <w:p w14:paraId="7429C2BC" w14:textId="77777777" w:rsidR="00520659" w:rsidRPr="00520659" w:rsidRDefault="00520659" w:rsidP="00520659">
      <w:pPr>
        <w:pStyle w:val="Bibliography"/>
        <w:rPr>
          <w:rFonts w:ascii="Calibri" w:hAnsi="Calibri" w:cs="Calibri"/>
        </w:rPr>
      </w:pPr>
      <w:r w:rsidRPr="00520659">
        <w:rPr>
          <w:rFonts w:ascii="Calibri" w:hAnsi="Calibri" w:cs="Calibri"/>
        </w:rPr>
        <w:t>19.</w:t>
      </w:r>
      <w:r w:rsidRPr="00520659">
        <w:rPr>
          <w:rFonts w:ascii="Calibri" w:hAnsi="Calibri" w:cs="Calibri"/>
        </w:rPr>
        <w:tab/>
        <w:t xml:space="preserve">Gelman, F., Binstock, R., and Halicz, L. Application of the Walkley–Black titration for the organic carbon quantification in organic rich sedimentary rocks. Fuel </w:t>
      </w:r>
      <w:r w:rsidRPr="00520659">
        <w:rPr>
          <w:rFonts w:ascii="Calibri" w:hAnsi="Calibri" w:cs="Calibri"/>
          <w:i/>
          <w:iCs/>
        </w:rPr>
        <w:t>96</w:t>
      </w:r>
      <w:r w:rsidRPr="00520659">
        <w:rPr>
          <w:rFonts w:ascii="Calibri" w:hAnsi="Calibri" w:cs="Calibri"/>
        </w:rPr>
        <w:t>, 608–610.</w:t>
      </w:r>
    </w:p>
    <w:p w14:paraId="01208E27" w14:textId="77777777" w:rsidR="00520659" w:rsidRPr="00520659" w:rsidRDefault="00520659" w:rsidP="00520659">
      <w:pPr>
        <w:pStyle w:val="Bibliography"/>
        <w:rPr>
          <w:rFonts w:ascii="Calibri" w:hAnsi="Calibri" w:cs="Calibri"/>
        </w:rPr>
      </w:pPr>
      <w:r w:rsidRPr="00520659">
        <w:rPr>
          <w:rFonts w:ascii="Calibri" w:hAnsi="Calibri" w:cs="Calibri"/>
        </w:rPr>
        <w:t>20.</w:t>
      </w:r>
      <w:r w:rsidRPr="00520659">
        <w:rPr>
          <w:rFonts w:ascii="Calibri" w:hAnsi="Calibri" w:cs="Calibri"/>
        </w:rPr>
        <w:tab/>
        <w:t xml:space="preserve">Walkley, A., and Black, I.A. (1934). An examination of the Degtjareff method for determining soil organic matter and a proposed modification of the chromic acid titration method. Soil Sci. </w:t>
      </w:r>
      <w:r w:rsidRPr="00520659">
        <w:rPr>
          <w:rFonts w:ascii="Calibri" w:hAnsi="Calibri" w:cs="Calibri"/>
          <w:i/>
          <w:iCs/>
        </w:rPr>
        <w:t>37</w:t>
      </w:r>
      <w:r w:rsidRPr="00520659">
        <w:rPr>
          <w:rFonts w:ascii="Calibri" w:hAnsi="Calibri" w:cs="Calibri"/>
        </w:rPr>
        <w:t>, 29–38.</w:t>
      </w:r>
    </w:p>
    <w:p w14:paraId="58FA185A" w14:textId="77777777" w:rsidR="00520659" w:rsidRPr="00520659" w:rsidRDefault="00520659" w:rsidP="00520659">
      <w:pPr>
        <w:pStyle w:val="Bibliography"/>
        <w:rPr>
          <w:rFonts w:ascii="Calibri" w:hAnsi="Calibri" w:cs="Calibri"/>
        </w:rPr>
      </w:pPr>
      <w:r w:rsidRPr="00520659">
        <w:rPr>
          <w:rFonts w:ascii="Calibri" w:hAnsi="Calibri" w:cs="Calibri"/>
        </w:rPr>
        <w:t>21.</w:t>
      </w:r>
      <w:r w:rsidRPr="00520659">
        <w:rPr>
          <w:rFonts w:ascii="Calibri" w:hAnsi="Calibri" w:cs="Calibri"/>
        </w:rPr>
        <w:tab/>
        <w:t>Dobermann, A. (2007). Nutrient use efficiency - measurement and management (International Fertilizer Industry Association).</w:t>
      </w:r>
    </w:p>
    <w:p w14:paraId="0D8518A7" w14:textId="77777777" w:rsidR="00520659" w:rsidRPr="00520659" w:rsidRDefault="00520659" w:rsidP="00520659">
      <w:pPr>
        <w:pStyle w:val="Bibliography"/>
        <w:rPr>
          <w:rFonts w:ascii="Calibri" w:hAnsi="Calibri" w:cs="Calibri"/>
        </w:rPr>
      </w:pPr>
      <w:r w:rsidRPr="00520659">
        <w:rPr>
          <w:rFonts w:ascii="Calibri" w:hAnsi="Calibri" w:cs="Calibri"/>
        </w:rPr>
        <w:t>22.</w:t>
      </w:r>
      <w:r w:rsidRPr="00520659">
        <w:rPr>
          <w:rFonts w:ascii="Calibri" w:hAnsi="Calibri" w:cs="Calibri"/>
        </w:rPr>
        <w:tab/>
        <w:t>EU Nitrogen Expert Panel (2016). Nitrogen Use Efficiency (NUE) - Guidance document for assessing NUE at farm level (Wageningen University).</w:t>
      </w:r>
    </w:p>
    <w:p w14:paraId="460F8972" w14:textId="77777777" w:rsidR="00520659" w:rsidRPr="00520659" w:rsidRDefault="00520659" w:rsidP="00520659">
      <w:pPr>
        <w:pStyle w:val="Bibliography"/>
        <w:rPr>
          <w:rFonts w:ascii="Calibri" w:hAnsi="Calibri" w:cs="Calibri"/>
        </w:rPr>
      </w:pPr>
      <w:r w:rsidRPr="00520659">
        <w:rPr>
          <w:rFonts w:ascii="Calibri" w:hAnsi="Calibri" w:cs="Calibri"/>
        </w:rPr>
        <w:t>23.</w:t>
      </w:r>
      <w:r w:rsidRPr="00520659">
        <w:rPr>
          <w:rFonts w:ascii="Calibri" w:hAnsi="Calibri" w:cs="Calibri"/>
        </w:rPr>
        <w:tab/>
        <w:t>Global Diet Quality Project Diet Quality Questionnaire Tools. https://www.dietquality.org/.</w:t>
      </w:r>
    </w:p>
    <w:p w14:paraId="5D18BEE4" w14:textId="77777777" w:rsidR="00520659" w:rsidRPr="00520659" w:rsidRDefault="00520659" w:rsidP="00520659">
      <w:pPr>
        <w:pStyle w:val="Bibliography"/>
        <w:rPr>
          <w:rFonts w:ascii="Calibri" w:hAnsi="Calibri" w:cs="Calibri"/>
        </w:rPr>
      </w:pPr>
      <w:r w:rsidRPr="00520659">
        <w:rPr>
          <w:rFonts w:ascii="Calibri" w:hAnsi="Calibri" w:cs="Calibri"/>
        </w:rPr>
        <w:t>24.</w:t>
      </w:r>
      <w:r w:rsidRPr="00520659">
        <w:rPr>
          <w:rFonts w:ascii="Calibri" w:hAnsi="Calibri" w:cs="Calibri"/>
        </w:rPr>
        <w:tab/>
        <w:t>FAO, World Bank, and UN-Habitat (2019). Measuring Individuals’ Rights to Land: An Integrated Approach to Data Collection for SDG Indicators 1.4.2 and 5.a.1 (Washington, DC: World Bank) https://doi.org/10.1596/32321.</w:t>
      </w:r>
    </w:p>
    <w:p w14:paraId="196020EC" w14:textId="77777777" w:rsidR="00520659" w:rsidRPr="00520659" w:rsidRDefault="00520659" w:rsidP="00520659">
      <w:pPr>
        <w:pStyle w:val="Bibliography"/>
        <w:rPr>
          <w:rFonts w:ascii="Calibri" w:hAnsi="Calibri" w:cs="Calibri"/>
        </w:rPr>
      </w:pPr>
      <w:r w:rsidRPr="00520659">
        <w:rPr>
          <w:rFonts w:ascii="Calibri" w:hAnsi="Calibri" w:cs="Calibri"/>
        </w:rPr>
        <w:t>25.</w:t>
      </w:r>
      <w:r w:rsidRPr="00520659">
        <w:rPr>
          <w:rFonts w:ascii="Calibri" w:hAnsi="Calibri" w:cs="Calibri"/>
        </w:rPr>
        <w:tab/>
        <w:t xml:space="preserve">Carletto, C. (2021). Better data, higher impact: improving agricultural data systems for societal change. Eur. Rev. Agric. Econ. </w:t>
      </w:r>
      <w:r w:rsidRPr="00520659">
        <w:rPr>
          <w:rFonts w:ascii="Calibri" w:hAnsi="Calibri" w:cs="Calibri"/>
          <w:i/>
          <w:iCs/>
        </w:rPr>
        <w:t>48</w:t>
      </w:r>
      <w:r w:rsidRPr="00520659">
        <w:rPr>
          <w:rFonts w:ascii="Calibri" w:hAnsi="Calibri" w:cs="Calibri"/>
        </w:rPr>
        <w:t>, 719–740. https://doi.org/10.1093/erae/jbab030.</w:t>
      </w:r>
    </w:p>
    <w:p w14:paraId="17DBCD63" w14:textId="77777777" w:rsidR="00520659" w:rsidRPr="00520659" w:rsidRDefault="00520659" w:rsidP="00520659">
      <w:pPr>
        <w:pStyle w:val="Bibliography"/>
        <w:rPr>
          <w:rFonts w:ascii="Calibri" w:hAnsi="Calibri" w:cs="Calibri"/>
        </w:rPr>
      </w:pPr>
      <w:r w:rsidRPr="00520659">
        <w:rPr>
          <w:rFonts w:ascii="Calibri" w:hAnsi="Calibri" w:cs="Calibri"/>
        </w:rPr>
        <w:t>26.</w:t>
      </w:r>
      <w:r w:rsidRPr="00520659">
        <w:rPr>
          <w:rFonts w:ascii="Calibri" w:hAnsi="Calibri" w:cs="Calibri"/>
        </w:rPr>
        <w:tab/>
        <w:t>Petesch, P., and Bullock, R. (2018). Ladder of Power and Freedom: A qualitative data collection tool to understand local perceptions of agency and decision-making. GENNOVATE resources for scientists and research teams.</w:t>
      </w:r>
    </w:p>
    <w:p w14:paraId="666305A9" w14:textId="77777777" w:rsidR="00520659" w:rsidRPr="00520659" w:rsidRDefault="00520659" w:rsidP="00520659">
      <w:pPr>
        <w:pStyle w:val="Bibliography"/>
        <w:rPr>
          <w:rFonts w:ascii="Calibri" w:hAnsi="Calibri" w:cs="Calibri"/>
        </w:rPr>
      </w:pPr>
      <w:r w:rsidRPr="00520659">
        <w:rPr>
          <w:rFonts w:ascii="Calibri" w:hAnsi="Calibri" w:cs="Calibri"/>
        </w:rPr>
        <w:lastRenderedPageBreak/>
        <w:t>27.</w:t>
      </w:r>
      <w:r w:rsidRPr="00520659">
        <w:rPr>
          <w:rFonts w:ascii="Calibri" w:hAnsi="Calibri" w:cs="Calibri"/>
        </w:rPr>
        <w:tab/>
        <w:t xml:space="preserve">Tavenner, K., and Crane, T.A. (2022). Hitting the target and missing the point? On the risks of measuring women’s empowerment in agricultural development. Agric. Hum. Values </w:t>
      </w:r>
      <w:r w:rsidRPr="00520659">
        <w:rPr>
          <w:rFonts w:ascii="Calibri" w:hAnsi="Calibri" w:cs="Calibri"/>
          <w:i/>
          <w:iCs/>
        </w:rPr>
        <w:t>39</w:t>
      </w:r>
      <w:r w:rsidRPr="00520659">
        <w:rPr>
          <w:rFonts w:ascii="Calibri" w:hAnsi="Calibri" w:cs="Calibri"/>
        </w:rPr>
        <w:t>, 849–857. https://doi.org/10.1007/s10460-021-10290-2.</w:t>
      </w:r>
    </w:p>
    <w:p w14:paraId="7FDD1528" w14:textId="77777777" w:rsidR="00520659" w:rsidRPr="00520659" w:rsidRDefault="00520659" w:rsidP="00520659">
      <w:pPr>
        <w:pStyle w:val="Bibliography"/>
        <w:rPr>
          <w:rFonts w:ascii="Calibri" w:hAnsi="Calibri" w:cs="Calibri"/>
        </w:rPr>
      </w:pPr>
      <w:r w:rsidRPr="00520659">
        <w:rPr>
          <w:rFonts w:ascii="Calibri" w:hAnsi="Calibri" w:cs="Calibri"/>
        </w:rPr>
        <w:t>28.</w:t>
      </w:r>
      <w:r w:rsidRPr="00520659">
        <w:rPr>
          <w:rFonts w:ascii="Calibri" w:hAnsi="Calibri" w:cs="Calibri"/>
        </w:rPr>
        <w:tab/>
        <w:t>WHO (2024). Promoting well-being. https://www.who.int/activities/promoting-well-being.</w:t>
      </w:r>
    </w:p>
    <w:p w14:paraId="5F81ADE5" w14:textId="77777777" w:rsidR="00520659" w:rsidRPr="00520659" w:rsidRDefault="00520659" w:rsidP="00520659">
      <w:pPr>
        <w:pStyle w:val="Bibliography"/>
        <w:rPr>
          <w:rFonts w:ascii="Calibri" w:hAnsi="Calibri" w:cs="Calibri"/>
        </w:rPr>
      </w:pPr>
      <w:r w:rsidRPr="00520659">
        <w:rPr>
          <w:rFonts w:ascii="Calibri" w:hAnsi="Calibri" w:cs="Calibri"/>
        </w:rPr>
        <w:t>29.</w:t>
      </w:r>
      <w:r w:rsidRPr="00520659">
        <w:rPr>
          <w:rFonts w:ascii="Calibri" w:hAnsi="Calibri" w:cs="Calibri"/>
        </w:rPr>
        <w:tab/>
        <w:t>OECD (2013). OECD Guidelines on Measuring Subjective Well-being (Organisation for Economic Co-operation and Development).</w:t>
      </w:r>
    </w:p>
    <w:p w14:paraId="0CF90888" w14:textId="77777777" w:rsidR="00520659" w:rsidRPr="00520659" w:rsidRDefault="00520659" w:rsidP="00520659">
      <w:pPr>
        <w:pStyle w:val="Bibliography"/>
        <w:rPr>
          <w:rFonts w:ascii="Calibri" w:hAnsi="Calibri" w:cs="Calibri"/>
        </w:rPr>
      </w:pPr>
      <w:r w:rsidRPr="00520659">
        <w:rPr>
          <w:rFonts w:ascii="Calibri" w:hAnsi="Calibri" w:cs="Calibri"/>
        </w:rPr>
        <w:t>30.</w:t>
      </w:r>
      <w:r w:rsidRPr="00520659">
        <w:rPr>
          <w:rFonts w:ascii="Calibri" w:hAnsi="Calibri" w:cs="Calibri"/>
        </w:rPr>
        <w:tab/>
        <w:t>International Well-being Group (2024). Personal Wellbeing Index - Adult (6th ed.).</w:t>
      </w:r>
    </w:p>
    <w:p w14:paraId="48C8F0D1" w14:textId="77777777" w:rsidR="00520659" w:rsidRPr="00520659" w:rsidRDefault="00520659" w:rsidP="00520659">
      <w:pPr>
        <w:pStyle w:val="Bibliography"/>
        <w:rPr>
          <w:rFonts w:ascii="Calibri" w:hAnsi="Calibri" w:cs="Calibri"/>
        </w:rPr>
      </w:pPr>
      <w:r w:rsidRPr="00520659">
        <w:rPr>
          <w:rFonts w:ascii="Calibri" w:hAnsi="Calibri" w:cs="Calibri"/>
        </w:rPr>
        <w:t>31.</w:t>
      </w:r>
      <w:r w:rsidRPr="00520659">
        <w:rPr>
          <w:rFonts w:ascii="Calibri" w:hAnsi="Calibri" w:cs="Calibri"/>
        </w:rPr>
        <w:tab/>
        <w:t xml:space="preserve">Dutilly, C., Alary, V., Bonnet, P., Lesnoff, M., Fandamu, P., and de Haan, C. (2020). Multi-scale assessment of the livestock sector for policy design in Zambia. J. Policy Model. </w:t>
      </w:r>
      <w:r w:rsidRPr="00520659">
        <w:rPr>
          <w:rFonts w:ascii="Calibri" w:hAnsi="Calibri" w:cs="Calibri"/>
          <w:i/>
          <w:iCs/>
        </w:rPr>
        <w:t>42</w:t>
      </w:r>
      <w:r w:rsidRPr="00520659">
        <w:rPr>
          <w:rFonts w:ascii="Calibri" w:hAnsi="Calibri" w:cs="Calibri"/>
        </w:rPr>
        <w:t>, 401–418. https://doi.org/10.1016/j.jpolmod.2019.07.004.</w:t>
      </w:r>
    </w:p>
    <w:p w14:paraId="5FCB7098" w14:textId="77777777" w:rsidR="00520659" w:rsidRPr="00520659" w:rsidRDefault="00520659" w:rsidP="00520659">
      <w:pPr>
        <w:pStyle w:val="Bibliography"/>
        <w:rPr>
          <w:rFonts w:ascii="Calibri" w:hAnsi="Calibri" w:cs="Calibri"/>
        </w:rPr>
      </w:pPr>
      <w:r w:rsidRPr="00520659">
        <w:rPr>
          <w:rFonts w:ascii="Calibri" w:hAnsi="Calibri" w:cs="Calibri"/>
        </w:rPr>
        <w:t>32.</w:t>
      </w:r>
      <w:r w:rsidRPr="00520659">
        <w:rPr>
          <w:rFonts w:ascii="Calibri" w:hAnsi="Calibri" w:cs="Calibri"/>
        </w:rPr>
        <w:tab/>
        <w:t xml:space="preserve">Alary, V., Lasseur, J., Frija, A., and Gautier, D. (2022). Assessing the sustainability of livestock socio-ecosystems in the drylands through a set of indicators. Agric. Syst. </w:t>
      </w:r>
      <w:r w:rsidRPr="00520659">
        <w:rPr>
          <w:rFonts w:ascii="Calibri" w:hAnsi="Calibri" w:cs="Calibri"/>
          <w:i/>
          <w:iCs/>
        </w:rPr>
        <w:t>198</w:t>
      </w:r>
      <w:r w:rsidRPr="00520659">
        <w:rPr>
          <w:rFonts w:ascii="Calibri" w:hAnsi="Calibri" w:cs="Calibri"/>
        </w:rPr>
        <w:t>, 103389. https://doi.org/10.1016/j.agsy.2022.103389.</w:t>
      </w:r>
    </w:p>
    <w:p w14:paraId="1AAB5BED" w14:textId="77777777" w:rsidR="00520659" w:rsidRPr="00520659" w:rsidRDefault="00520659" w:rsidP="00520659">
      <w:pPr>
        <w:pStyle w:val="Bibliography"/>
        <w:rPr>
          <w:rFonts w:ascii="Calibri" w:hAnsi="Calibri" w:cs="Calibri"/>
        </w:rPr>
      </w:pPr>
      <w:r w:rsidRPr="00520659">
        <w:rPr>
          <w:rFonts w:ascii="Calibri" w:hAnsi="Calibri" w:cs="Calibri"/>
        </w:rPr>
        <w:t>33.</w:t>
      </w:r>
      <w:r w:rsidRPr="00520659">
        <w:rPr>
          <w:rFonts w:ascii="Calibri" w:hAnsi="Calibri" w:cs="Calibri"/>
        </w:rPr>
        <w:tab/>
        <w:t>FAO (2010). Agri-Gender Database. A stastical toolkit for the production of sex-disaggregated agricultural data. Questionnaire components. Data Item 5: Labour and Time-use.</w:t>
      </w:r>
    </w:p>
    <w:p w14:paraId="3AF24B5F" w14:textId="77777777" w:rsidR="00520659" w:rsidRPr="00520659" w:rsidRDefault="00520659" w:rsidP="00520659">
      <w:pPr>
        <w:pStyle w:val="Bibliography"/>
        <w:rPr>
          <w:rFonts w:ascii="Calibri" w:hAnsi="Calibri" w:cs="Calibri"/>
        </w:rPr>
      </w:pPr>
      <w:r w:rsidRPr="00520659">
        <w:rPr>
          <w:rFonts w:ascii="Calibri" w:hAnsi="Calibri" w:cs="Calibri"/>
        </w:rPr>
        <w:t>34.</w:t>
      </w:r>
      <w:r w:rsidRPr="00520659">
        <w:rPr>
          <w:rFonts w:ascii="Calibri" w:hAnsi="Calibri" w:cs="Calibri"/>
        </w:rPr>
        <w:tab/>
        <w:t>FAO (2016). Resilience Index Measurement and Analysis-II (Food and Agriculture Organization of the United Nations).</w:t>
      </w:r>
    </w:p>
    <w:p w14:paraId="7C423ECB" w14:textId="77777777" w:rsidR="00520659" w:rsidRPr="00520659" w:rsidRDefault="00520659" w:rsidP="00520659">
      <w:pPr>
        <w:pStyle w:val="Bibliography"/>
        <w:rPr>
          <w:rFonts w:ascii="Calibri" w:hAnsi="Calibri" w:cs="Calibri"/>
        </w:rPr>
      </w:pPr>
      <w:r w:rsidRPr="00520659">
        <w:rPr>
          <w:rFonts w:ascii="Calibri" w:hAnsi="Calibri" w:cs="Calibri"/>
        </w:rPr>
        <w:t>35.</w:t>
      </w:r>
      <w:r w:rsidRPr="00520659">
        <w:rPr>
          <w:rFonts w:ascii="Calibri" w:hAnsi="Calibri" w:cs="Calibri"/>
        </w:rPr>
        <w:tab/>
        <w:t xml:space="preserve">Ross, S.R.P.-J., O’Connell, D.P., Deichmann, J.L., Desjonquères, C., Gasc, A., Phillips, J.N., Sethi, S.S., Wood, C.M., and Burivalova, Z. (2023). Passive acoustic monitoring provides a fresh perspective on fundamental ecological questions. Funct. Ecol. </w:t>
      </w:r>
      <w:r w:rsidRPr="00520659">
        <w:rPr>
          <w:rFonts w:ascii="Calibri" w:hAnsi="Calibri" w:cs="Calibri"/>
          <w:i/>
          <w:iCs/>
        </w:rPr>
        <w:t>37</w:t>
      </w:r>
      <w:r w:rsidRPr="00520659">
        <w:rPr>
          <w:rFonts w:ascii="Calibri" w:hAnsi="Calibri" w:cs="Calibri"/>
        </w:rPr>
        <w:t>, 959–975. https://doi.org/10.1111/1365-2435.14275.</w:t>
      </w:r>
    </w:p>
    <w:p w14:paraId="146FF64C" w14:textId="77777777" w:rsidR="00520659" w:rsidRPr="00520659" w:rsidRDefault="00520659" w:rsidP="00520659">
      <w:pPr>
        <w:pStyle w:val="Bibliography"/>
        <w:rPr>
          <w:rFonts w:ascii="Calibri" w:hAnsi="Calibri" w:cs="Calibri"/>
        </w:rPr>
      </w:pPr>
      <w:r w:rsidRPr="00520659">
        <w:rPr>
          <w:rFonts w:ascii="Calibri" w:hAnsi="Calibri" w:cs="Calibri"/>
        </w:rPr>
        <w:t>36.</w:t>
      </w:r>
      <w:r w:rsidRPr="00520659">
        <w:rPr>
          <w:rFonts w:ascii="Calibri" w:hAnsi="Calibri" w:cs="Calibri"/>
        </w:rPr>
        <w:tab/>
        <w:t xml:space="preserve">Soroye, P., Newbold, T., and Kerr, J. (2020). Climate change contributes to widespread declines among bumble bees across continents. Science </w:t>
      </w:r>
      <w:r w:rsidRPr="00520659">
        <w:rPr>
          <w:rFonts w:ascii="Calibri" w:hAnsi="Calibri" w:cs="Calibri"/>
          <w:i/>
          <w:iCs/>
        </w:rPr>
        <w:t>367</w:t>
      </w:r>
      <w:r w:rsidRPr="00520659">
        <w:rPr>
          <w:rFonts w:ascii="Calibri" w:hAnsi="Calibri" w:cs="Calibri"/>
        </w:rPr>
        <w:t>, 685–688. https://doi.org/10.1126/science.aax8591.</w:t>
      </w:r>
    </w:p>
    <w:p w14:paraId="26488186" w14:textId="77777777" w:rsidR="00520659" w:rsidRPr="00520659" w:rsidRDefault="00520659" w:rsidP="00520659">
      <w:pPr>
        <w:pStyle w:val="Bibliography"/>
        <w:rPr>
          <w:rFonts w:ascii="Calibri" w:hAnsi="Calibri" w:cs="Calibri"/>
        </w:rPr>
      </w:pPr>
      <w:r w:rsidRPr="00520659">
        <w:rPr>
          <w:rFonts w:ascii="Calibri" w:hAnsi="Calibri" w:cs="Calibri"/>
        </w:rPr>
        <w:t>37.</w:t>
      </w:r>
      <w:r w:rsidRPr="00520659">
        <w:rPr>
          <w:rFonts w:ascii="Calibri" w:hAnsi="Calibri" w:cs="Calibri"/>
        </w:rPr>
        <w:tab/>
        <w:t xml:space="preserve">Millard, J., Outhwaite, C.L., Kinnersley, R., Freeman, R., Gregory, R.D., Adedoja, O., Gavini, S., Kioko, E., Kuhlmann, M., Ollerton, J., et al. (2021). Global effects of land-use intensity on local pollinator biodiversity. Nat. Commun. </w:t>
      </w:r>
      <w:r w:rsidRPr="00520659">
        <w:rPr>
          <w:rFonts w:ascii="Calibri" w:hAnsi="Calibri" w:cs="Calibri"/>
          <w:i/>
          <w:iCs/>
        </w:rPr>
        <w:t>12</w:t>
      </w:r>
      <w:r w:rsidRPr="00520659">
        <w:rPr>
          <w:rFonts w:ascii="Calibri" w:hAnsi="Calibri" w:cs="Calibri"/>
        </w:rPr>
        <w:t>, 1–11. https://doi.org/10.1038/s41467-021-23228-3.</w:t>
      </w:r>
    </w:p>
    <w:p w14:paraId="469DC932" w14:textId="77777777" w:rsidR="00520659" w:rsidRPr="00520659" w:rsidRDefault="00520659" w:rsidP="00520659">
      <w:pPr>
        <w:pStyle w:val="Bibliography"/>
        <w:rPr>
          <w:rFonts w:ascii="Calibri" w:hAnsi="Calibri" w:cs="Calibri"/>
        </w:rPr>
      </w:pPr>
      <w:r w:rsidRPr="00520659">
        <w:rPr>
          <w:rFonts w:ascii="Calibri" w:hAnsi="Calibri" w:cs="Calibri"/>
        </w:rPr>
        <w:t>38.</w:t>
      </w:r>
      <w:r w:rsidRPr="00520659">
        <w:rPr>
          <w:rFonts w:ascii="Calibri" w:hAnsi="Calibri" w:cs="Calibri"/>
        </w:rPr>
        <w:tab/>
        <w:t xml:space="preserve">Smith, M.R., Singh, G.M., Mozaffarian, D., and Myers, S.S. (2015). Effects of decreases of animal pollinators on human nutrition and global health: A modelling analysis. The Lancet </w:t>
      </w:r>
      <w:r w:rsidRPr="00520659">
        <w:rPr>
          <w:rFonts w:ascii="Calibri" w:hAnsi="Calibri" w:cs="Calibri"/>
          <w:i/>
          <w:iCs/>
        </w:rPr>
        <w:t>386</w:t>
      </w:r>
      <w:r w:rsidRPr="00520659">
        <w:rPr>
          <w:rFonts w:ascii="Calibri" w:hAnsi="Calibri" w:cs="Calibri"/>
        </w:rPr>
        <w:t>, 1964–1972. https://doi.org/10.1016/S0140-6736(15)61085-6.</w:t>
      </w:r>
    </w:p>
    <w:p w14:paraId="2E3C6300" w14:textId="77777777" w:rsidR="00520659" w:rsidRPr="00520659" w:rsidRDefault="00520659" w:rsidP="00520659">
      <w:pPr>
        <w:pStyle w:val="Bibliography"/>
        <w:rPr>
          <w:rFonts w:ascii="Calibri" w:hAnsi="Calibri" w:cs="Calibri"/>
        </w:rPr>
      </w:pPr>
      <w:r w:rsidRPr="00520659">
        <w:rPr>
          <w:rFonts w:ascii="Calibri" w:hAnsi="Calibri" w:cs="Calibri"/>
        </w:rPr>
        <w:t>39.</w:t>
      </w:r>
      <w:r w:rsidRPr="00520659">
        <w:rPr>
          <w:rFonts w:ascii="Calibri" w:hAnsi="Calibri" w:cs="Calibri"/>
        </w:rPr>
        <w:tab/>
        <w:t xml:space="preserve">Smith, M.R., Mueller, N.D., Springmann, M., Sulser, T.B., Garibaldi, L.A., Gerber, J., Wiebe, K., and Myers, S.S. (2022). Pollinator Deficits, Food Consumption, and Consequences for Human Health: A Modeling Study. Environ. Health Perspect. </w:t>
      </w:r>
      <w:r w:rsidRPr="00520659">
        <w:rPr>
          <w:rFonts w:ascii="Calibri" w:hAnsi="Calibri" w:cs="Calibri"/>
          <w:i/>
          <w:iCs/>
        </w:rPr>
        <w:t>130</w:t>
      </w:r>
      <w:r w:rsidRPr="00520659">
        <w:rPr>
          <w:rFonts w:ascii="Calibri" w:hAnsi="Calibri" w:cs="Calibri"/>
        </w:rPr>
        <w:t>, 127003. https://doi.org/10.1289/EHP10947.</w:t>
      </w:r>
    </w:p>
    <w:p w14:paraId="5DAEB6B0" w14:textId="77777777" w:rsidR="00520659" w:rsidRPr="00520659" w:rsidRDefault="00520659" w:rsidP="00520659">
      <w:pPr>
        <w:pStyle w:val="Bibliography"/>
        <w:rPr>
          <w:rFonts w:ascii="Calibri" w:hAnsi="Calibri" w:cs="Calibri"/>
        </w:rPr>
      </w:pPr>
      <w:r w:rsidRPr="00520659">
        <w:rPr>
          <w:rFonts w:ascii="Calibri" w:hAnsi="Calibri" w:cs="Calibri"/>
        </w:rPr>
        <w:lastRenderedPageBreak/>
        <w:t>40.</w:t>
      </w:r>
      <w:r w:rsidRPr="00520659">
        <w:rPr>
          <w:rFonts w:ascii="Calibri" w:hAnsi="Calibri" w:cs="Calibri"/>
        </w:rPr>
        <w:tab/>
        <w:t xml:space="preserve">Chaplin-Kramer, R., Dombeck, E., Gerber, J., Knuth, K.A., Mueller, N.D., Mueller, M., Ziv, G., and Klein, A.-M. (2014). Global malnutrition overlaps with pollinator-dependent micronutrient production. Proc. Biol. Sci. </w:t>
      </w:r>
      <w:r w:rsidRPr="00520659">
        <w:rPr>
          <w:rFonts w:ascii="Calibri" w:hAnsi="Calibri" w:cs="Calibri"/>
          <w:i/>
          <w:iCs/>
        </w:rPr>
        <w:t>281</w:t>
      </w:r>
      <w:r w:rsidRPr="00520659">
        <w:rPr>
          <w:rFonts w:ascii="Calibri" w:hAnsi="Calibri" w:cs="Calibri"/>
        </w:rPr>
        <w:t>, 20141799. https://doi.org/10.1098/rspb.2014.1799.</w:t>
      </w:r>
    </w:p>
    <w:p w14:paraId="12A366EA" w14:textId="77777777" w:rsidR="00520659" w:rsidRPr="00520659" w:rsidRDefault="00520659" w:rsidP="00520659">
      <w:pPr>
        <w:pStyle w:val="Bibliography"/>
        <w:rPr>
          <w:rFonts w:ascii="Calibri" w:hAnsi="Calibri" w:cs="Calibri"/>
        </w:rPr>
      </w:pPr>
      <w:r w:rsidRPr="00520659">
        <w:rPr>
          <w:rFonts w:ascii="Calibri" w:hAnsi="Calibri" w:cs="Calibri"/>
        </w:rPr>
        <w:t>41.</w:t>
      </w:r>
      <w:r w:rsidRPr="00520659">
        <w:rPr>
          <w:rFonts w:ascii="Calibri" w:hAnsi="Calibri" w:cs="Calibri"/>
        </w:rPr>
        <w:tab/>
        <w:t xml:space="preserve">O’Connor, R.S., Kunin, W.E., Garratt, M.P.D., Potts, S.G., Roy, H.E., Andrews, C., Jones, C.M., Peyton, J.M., Savage, J., Harvey, M.C., et al. (2019). Monitoring insect pollinators and flower visitation: The effectiveness and feasibility of different survey methods. Methods Ecol. Evol. </w:t>
      </w:r>
      <w:r w:rsidRPr="00520659">
        <w:rPr>
          <w:rFonts w:ascii="Calibri" w:hAnsi="Calibri" w:cs="Calibri"/>
          <w:i/>
          <w:iCs/>
        </w:rPr>
        <w:t>10</w:t>
      </w:r>
      <w:r w:rsidRPr="00520659">
        <w:rPr>
          <w:rFonts w:ascii="Calibri" w:hAnsi="Calibri" w:cs="Calibri"/>
        </w:rPr>
        <w:t>, 2129–2140. https://doi.org/10.1111/2041-210X.13292.</w:t>
      </w:r>
    </w:p>
    <w:p w14:paraId="21AFE4D8" w14:textId="77777777" w:rsidR="00520659" w:rsidRPr="00520659" w:rsidRDefault="00520659" w:rsidP="00520659">
      <w:pPr>
        <w:pStyle w:val="Bibliography"/>
        <w:rPr>
          <w:rFonts w:ascii="Calibri" w:hAnsi="Calibri" w:cs="Calibri"/>
        </w:rPr>
      </w:pPr>
      <w:r w:rsidRPr="00520659">
        <w:rPr>
          <w:rFonts w:ascii="Calibri" w:hAnsi="Calibri" w:cs="Calibri"/>
        </w:rPr>
        <w:t>42.</w:t>
      </w:r>
      <w:r w:rsidRPr="00520659">
        <w:rPr>
          <w:rFonts w:ascii="Calibri" w:hAnsi="Calibri" w:cs="Calibri"/>
        </w:rPr>
        <w:tab/>
        <w:t xml:space="preserve">Hicks, D.M., Ouvrard, P., Baldock, K.C.R., Baude, M., Goddard, M.A., Kunin, W.E., Mitschunas, N., Memmott, J., Morse, H., Nikolitsi, M., et al. (2016). Food for Pollinators: Quantifying the Nectar and Pollen Resources of Urban Flower Meadows. PLOS ONE </w:t>
      </w:r>
      <w:r w:rsidRPr="00520659">
        <w:rPr>
          <w:rFonts w:ascii="Calibri" w:hAnsi="Calibri" w:cs="Calibri"/>
          <w:i/>
          <w:iCs/>
        </w:rPr>
        <w:t>11</w:t>
      </w:r>
      <w:r w:rsidRPr="00520659">
        <w:rPr>
          <w:rFonts w:ascii="Calibri" w:hAnsi="Calibri" w:cs="Calibri"/>
        </w:rPr>
        <w:t>, e0158117. https://doi.org/10.1371/journal.pone.0158117.</w:t>
      </w:r>
    </w:p>
    <w:p w14:paraId="73EAF108" w14:textId="77777777" w:rsidR="00520659" w:rsidRPr="00520659" w:rsidRDefault="00520659" w:rsidP="00520659">
      <w:pPr>
        <w:pStyle w:val="Bibliography"/>
        <w:rPr>
          <w:rFonts w:ascii="Calibri" w:hAnsi="Calibri" w:cs="Calibri"/>
        </w:rPr>
      </w:pPr>
      <w:r w:rsidRPr="00520659">
        <w:rPr>
          <w:rFonts w:ascii="Calibri" w:hAnsi="Calibri" w:cs="Calibri"/>
        </w:rPr>
        <w:t>43.</w:t>
      </w:r>
      <w:r w:rsidRPr="00520659">
        <w:rPr>
          <w:rFonts w:ascii="Calibri" w:hAnsi="Calibri" w:cs="Calibri"/>
        </w:rPr>
        <w:tab/>
        <w:t>OECD, and Eurostat (2014). Eurostat-OECD Methodological Guide for Developing Producer Price Indices for Services 2nd ed. (OECD Publishing).</w:t>
      </w:r>
    </w:p>
    <w:p w14:paraId="172DB373" w14:textId="77777777" w:rsidR="00520659" w:rsidRPr="00520659" w:rsidRDefault="00520659" w:rsidP="00520659">
      <w:pPr>
        <w:pStyle w:val="Bibliography"/>
        <w:rPr>
          <w:rFonts w:ascii="Calibri" w:hAnsi="Calibri" w:cs="Calibri"/>
        </w:rPr>
      </w:pPr>
      <w:r w:rsidRPr="00520659">
        <w:rPr>
          <w:rFonts w:ascii="Calibri" w:hAnsi="Calibri" w:cs="Calibri"/>
        </w:rPr>
        <w:t>44.</w:t>
      </w:r>
      <w:r w:rsidRPr="00520659">
        <w:rPr>
          <w:rFonts w:ascii="Calibri" w:hAnsi="Calibri" w:cs="Calibri"/>
        </w:rPr>
        <w:tab/>
        <w:t xml:space="preserve">Rosenstock, T.S., Mpanda, M., Pelster, D.E., Butterbach-Bahl, K., Rufino, M.C., Thiong’o, M., Mutuo, P., Abwanda, S., Rioux, J., Kimaro, A.A., et al. (2016). Greenhouse gas fluxes from agricultural soils of Kenya and Tanzania. J. Geophys. Res. Biogeosciences </w:t>
      </w:r>
      <w:r w:rsidRPr="00520659">
        <w:rPr>
          <w:rFonts w:ascii="Calibri" w:hAnsi="Calibri" w:cs="Calibri"/>
          <w:i/>
          <w:iCs/>
        </w:rPr>
        <w:t>121</w:t>
      </w:r>
      <w:r w:rsidRPr="00520659">
        <w:rPr>
          <w:rFonts w:ascii="Calibri" w:hAnsi="Calibri" w:cs="Calibri"/>
        </w:rPr>
        <w:t>, 1568–1580. https://doi.org/10.1038/175238c0.</w:t>
      </w:r>
    </w:p>
    <w:p w14:paraId="4F49F9D9" w14:textId="77777777" w:rsidR="00520659" w:rsidRPr="00520659" w:rsidRDefault="00520659" w:rsidP="00520659">
      <w:pPr>
        <w:pStyle w:val="Bibliography"/>
        <w:rPr>
          <w:rFonts w:ascii="Calibri" w:hAnsi="Calibri" w:cs="Calibri"/>
        </w:rPr>
      </w:pPr>
      <w:r w:rsidRPr="00520659">
        <w:rPr>
          <w:rFonts w:ascii="Calibri" w:hAnsi="Calibri" w:cs="Calibri"/>
        </w:rPr>
        <w:t>45.</w:t>
      </w:r>
      <w:r w:rsidRPr="00520659">
        <w:rPr>
          <w:rFonts w:ascii="Calibri" w:hAnsi="Calibri" w:cs="Calibri"/>
        </w:rPr>
        <w:tab/>
        <w:t>Hristov, A.N., Oh, J., Giallongo, F., Frederick, T., Weeks, H., Zimmerman, P.R., Harper, M.T., Hristova, R.A., Zimmerman, R.S., and Branco, A.F. (2015). The Use of an Automated System (GreenFeed) to Monitor Enteric Methane and Carbon Dioxide Emissions from Ruminant Animals. J. Vis. Exp. JoVE, 52904. https://doi.org/10.3791/52904.</w:t>
      </w:r>
    </w:p>
    <w:p w14:paraId="6402E713" w14:textId="77777777" w:rsidR="00520659" w:rsidRPr="00520659" w:rsidRDefault="00520659" w:rsidP="00520659">
      <w:pPr>
        <w:pStyle w:val="Bibliography"/>
        <w:rPr>
          <w:rFonts w:ascii="Calibri" w:hAnsi="Calibri" w:cs="Calibri"/>
        </w:rPr>
      </w:pPr>
      <w:r w:rsidRPr="00520659">
        <w:rPr>
          <w:rFonts w:ascii="Calibri" w:hAnsi="Calibri" w:cs="Calibri"/>
        </w:rPr>
        <w:t>46.</w:t>
      </w:r>
      <w:r w:rsidRPr="00520659">
        <w:rPr>
          <w:rFonts w:ascii="Calibri" w:hAnsi="Calibri" w:cs="Calibri"/>
        </w:rPr>
        <w:tab/>
        <w:t xml:space="preserve">Hristov, A.N., Ott, T., Tricarico, J., Rotz, A., Waghorn, G., Adesogan, A., Dijkstra, J., Montes, F., Oh, J., Kebreab, E., et al. (2013). SPECIAL TOPICS — Mitigation of methane and nitrous oxide emissions from animal operations: III. A review of animal management mitigation options1. J. Anim. Sci. </w:t>
      </w:r>
      <w:r w:rsidRPr="00520659">
        <w:rPr>
          <w:rFonts w:ascii="Calibri" w:hAnsi="Calibri" w:cs="Calibri"/>
          <w:i/>
          <w:iCs/>
        </w:rPr>
        <w:t>91</w:t>
      </w:r>
      <w:r w:rsidRPr="00520659">
        <w:rPr>
          <w:rFonts w:ascii="Calibri" w:hAnsi="Calibri" w:cs="Calibri"/>
        </w:rPr>
        <w:t>, 5095–5113. https://doi.org/10.2527/jas.2013-6585.</w:t>
      </w:r>
    </w:p>
    <w:p w14:paraId="5E67BDA9" w14:textId="77777777" w:rsidR="00520659" w:rsidRPr="00520659" w:rsidRDefault="00520659" w:rsidP="00520659">
      <w:pPr>
        <w:pStyle w:val="Bibliography"/>
        <w:rPr>
          <w:rFonts w:ascii="Calibri" w:hAnsi="Calibri" w:cs="Calibri"/>
        </w:rPr>
      </w:pPr>
      <w:r w:rsidRPr="00520659">
        <w:rPr>
          <w:rFonts w:ascii="Calibri" w:hAnsi="Calibri" w:cs="Calibri"/>
        </w:rPr>
        <w:t>47.</w:t>
      </w:r>
      <w:r w:rsidRPr="00520659">
        <w:rPr>
          <w:rFonts w:ascii="Calibri" w:hAnsi="Calibri" w:cs="Calibri"/>
        </w:rPr>
        <w:tab/>
        <w:t>Gbenou, G.X., Mohamed Habibou, A., Nouhoun, Z., Bois, B., Kiendrebeogo, T., Martin, C., Sanogo, S., Bastianelli, D., and Dossa, L. (2022). Emission of enteric methane in cold dry season in sudanian peulh zebus in west africa.</w:t>
      </w:r>
    </w:p>
    <w:p w14:paraId="5B0F63E0" w14:textId="5C92E279" w:rsidR="00DD54E5" w:rsidRPr="0037562D" w:rsidRDefault="00DD54E5" w:rsidP="00DD54E5">
      <w:r w:rsidRPr="006725DE">
        <w:fldChar w:fldCharType="end"/>
      </w:r>
    </w:p>
    <w:p w14:paraId="78777C23" w14:textId="77777777" w:rsidR="00DD54E5" w:rsidRPr="0037562D" w:rsidRDefault="00DD54E5" w:rsidP="00DD54E5">
      <w:pPr>
        <w:rPr>
          <w:rFonts w:asciiTheme="majorHAnsi" w:eastAsiaTheme="majorEastAsia" w:hAnsiTheme="majorHAnsi" w:cstheme="majorBidi"/>
          <w:color w:val="0F4761" w:themeColor="accent1" w:themeShade="BF"/>
          <w:sz w:val="40"/>
          <w:szCs w:val="40"/>
        </w:rPr>
      </w:pPr>
      <w:r w:rsidRPr="0037562D">
        <w:br w:type="page"/>
      </w:r>
    </w:p>
    <w:p w14:paraId="391E3E58" w14:textId="36B5C18E" w:rsidR="00B70635" w:rsidRPr="0037562D" w:rsidRDefault="00B70635" w:rsidP="00F95CAE">
      <w:pPr>
        <w:pStyle w:val="Heading1nonumber"/>
      </w:pPr>
      <w:bookmarkStart w:id="183" w:name="_Toc166680135"/>
      <w:bookmarkStart w:id="184" w:name="_Toc213065219"/>
      <w:r w:rsidRPr="0037562D">
        <w:lastRenderedPageBreak/>
        <w:t xml:space="preserve">Appendix </w:t>
      </w:r>
      <w:r w:rsidR="00992B13">
        <w:t>1</w:t>
      </w:r>
      <w:r w:rsidRPr="0037562D">
        <w:t xml:space="preserve">. </w:t>
      </w:r>
      <w:r w:rsidR="00AD1FAC" w:rsidRPr="0037562D">
        <w:t xml:space="preserve">Farm-household level </w:t>
      </w:r>
      <w:r w:rsidRPr="0037562D">
        <w:t xml:space="preserve">HOLPA </w:t>
      </w:r>
      <w:r w:rsidR="00AD1FAC" w:rsidRPr="0037562D">
        <w:t>household</w:t>
      </w:r>
      <w:r w:rsidR="00170E5D">
        <w:t xml:space="preserve"> </w:t>
      </w:r>
      <w:r w:rsidRPr="0037562D">
        <w:t>survey</w:t>
      </w:r>
      <w:bookmarkEnd w:id="183"/>
      <w:bookmarkEnd w:id="184"/>
      <w:r w:rsidRPr="0037562D">
        <w:t xml:space="preserve"> </w:t>
      </w:r>
      <w:bookmarkEnd w:id="182"/>
    </w:p>
    <w:p w14:paraId="584A81F2" w14:textId="3B544579" w:rsidR="00B70635" w:rsidRPr="0037562D" w:rsidRDefault="00B70635" w:rsidP="007331EE">
      <w:pPr>
        <w:pStyle w:val="Heading2"/>
        <w:numPr>
          <w:ilvl w:val="1"/>
          <w:numId w:val="43"/>
        </w:numPr>
      </w:pPr>
      <w:bookmarkStart w:id="185" w:name="_Toc146024518"/>
      <w:bookmarkStart w:id="186" w:name="_Toc166680136"/>
      <w:bookmarkStart w:id="187" w:name="_Toc213065220"/>
      <w:r w:rsidRPr="0037562D">
        <w:t>Context module</w:t>
      </w:r>
      <w:bookmarkEnd w:id="185"/>
      <w:bookmarkEnd w:id="186"/>
      <w:bookmarkEnd w:id="187"/>
    </w:p>
    <w:p w14:paraId="3D6818CD" w14:textId="4D98DD30" w:rsidR="00B70635" w:rsidRPr="0037562D" w:rsidRDefault="00B70635" w:rsidP="000078F4">
      <w:pPr>
        <w:pStyle w:val="Heading3"/>
      </w:pPr>
      <w:bookmarkStart w:id="188" w:name="_Toc146024519"/>
      <w:bookmarkStart w:id="189" w:name="_Toc166680137"/>
      <w:r w:rsidRPr="0037562D">
        <w:t>Consent</w:t>
      </w:r>
      <w:bookmarkEnd w:id="188"/>
      <w:bookmarkEnd w:id="189"/>
    </w:p>
    <w:p w14:paraId="5D8C3BED" w14:textId="77777777" w:rsidR="00B70635" w:rsidRPr="0037562D" w:rsidRDefault="00B70635" w:rsidP="00B70635">
      <w:r w:rsidRPr="0037562D">
        <w:t>We are conducting farm-household surveys as part of the CGIAR’s Transformational Agroecology across Food, Land and Water Systems initiative. This initiative aims to develop and scale agroecological innovations with small-scale farmers and other agricultural and food system actors in seven low- and middle-income countries. Here, agroecology is an approach to achieving sustainable agri-food systems, grounded in a set of principles that emphasize the need to work with not against nature, and to achieve social justice by co-creating knowledge, increasing farmer and multi-actor participation and agency in decision-making, while better connecting producers to consumers.</w:t>
      </w:r>
    </w:p>
    <w:p w14:paraId="67E3C990" w14:textId="77777777" w:rsidR="00B70635" w:rsidRPr="0037562D" w:rsidRDefault="00B70635" w:rsidP="00B70635">
      <w:r w:rsidRPr="0037562D">
        <w:t>One goal of the initiative is to better understand the social, economic and environmental outcomes in farm-households that are more agroecological compared to those that are less agroecological. As part of this, we are conducting farm-household survey with approximately 200 households in each of eight countries. The countries are Burkina Faso, India, Kenya, Laos, Peru, Senegal, Tunisia, and Zimbabwe.</w:t>
      </w:r>
    </w:p>
    <w:p w14:paraId="28B88AAE" w14:textId="77777777" w:rsidR="00B70635" w:rsidRPr="0037562D" w:rsidRDefault="00B70635" w:rsidP="00B70635">
      <w:r w:rsidRPr="0037562D">
        <w:t>You are invited to participate in one such survey. The survey includes an interview with you which will take approximately 1.5 hours, followed by a walk across the farm to observe vegetation, wildlife, and, with your permission, take some photographs and collect a few soil samples. The interview will involve us asking a series of questions about your household, your farm, and your opinion on agroecology, as well as questions related to the social, economic and environmental outcomes associated with your farming activities.</w:t>
      </w:r>
    </w:p>
    <w:p w14:paraId="4AAD083B" w14:textId="77777777" w:rsidR="00B70635" w:rsidRPr="0037562D" w:rsidRDefault="00B70635" w:rsidP="00B70635">
      <w:r w:rsidRPr="0037562D">
        <w:t>We realise this interview is taking place during your working day and really appreciate you taking the time to talk to us. Please feel free to pause or reschedule the interview at any point if you need to in order to minimize inconvenience to you.</w:t>
      </w:r>
    </w:p>
    <w:p w14:paraId="6B21A329" w14:textId="77777777" w:rsidR="00B70635" w:rsidRPr="0037562D" w:rsidRDefault="00B70635" w:rsidP="00B70635">
      <w:r w:rsidRPr="0037562D">
        <w:t>The information collected during the interviews will be summarized in a project report and academic paper. We will completely anonymize interview responses before analysis so that participants cannot be individually identified. No personal or sensitive information about participants will be published.</w:t>
      </w:r>
    </w:p>
    <w:p w14:paraId="047D5309" w14:textId="77777777" w:rsidR="00B70635" w:rsidRPr="0037562D" w:rsidRDefault="00B70635" w:rsidP="00B70635">
      <w:r w:rsidRPr="0037562D">
        <w:t>Your participation is entirely voluntary and you can leave at any time.</w:t>
      </w:r>
    </w:p>
    <w:p w14:paraId="56E72C8D" w14:textId="77777777" w:rsidR="00B70635" w:rsidRPr="0037562D" w:rsidRDefault="00B70635" w:rsidP="00B70635">
      <w:pPr>
        <w:pStyle w:val="Questions"/>
      </w:pPr>
      <w:r w:rsidRPr="0037562D">
        <w:t>Are you happy to continue with the interview?</w:t>
      </w:r>
    </w:p>
    <w:p w14:paraId="7DA50478" w14:textId="77777777" w:rsidR="00B70635" w:rsidRPr="0037562D" w:rsidRDefault="00B70635" w:rsidP="00B70635">
      <w:pPr>
        <w:pStyle w:val="Hint"/>
        <w:rPr>
          <w:rStyle w:val="IntenseEmphasis"/>
        </w:rPr>
      </w:pPr>
      <w:r w:rsidRPr="0037562D">
        <w:t>Hint: If the response is "No", end the interview.</w:t>
      </w:r>
    </w:p>
    <w:p w14:paraId="3EA97B56" w14:textId="77777777" w:rsidR="00B70635" w:rsidRPr="0037562D" w:rsidRDefault="00B70635" w:rsidP="00B70635">
      <w:pPr>
        <w:pStyle w:val="responses"/>
        <w:rPr>
          <w:rStyle w:val="IntenseEmphasis"/>
          <w:i/>
        </w:rPr>
      </w:pPr>
      <w:r w:rsidRPr="0037562D">
        <w:rPr>
          <w:rStyle w:val="IntenseEmphasis"/>
        </w:rPr>
        <w:t>Yes</w:t>
      </w:r>
    </w:p>
    <w:p w14:paraId="06ED62F2" w14:textId="77777777" w:rsidR="00B70635" w:rsidRPr="0037562D" w:rsidRDefault="00B70635" w:rsidP="00B70635">
      <w:pPr>
        <w:pStyle w:val="responses"/>
        <w:rPr>
          <w:rStyle w:val="IntenseEmphasis"/>
          <w:i/>
        </w:rPr>
      </w:pPr>
      <w:r w:rsidRPr="0037562D">
        <w:rPr>
          <w:rStyle w:val="IntenseEmphasis"/>
        </w:rPr>
        <w:lastRenderedPageBreak/>
        <w:t>No</w:t>
      </w:r>
    </w:p>
    <w:p w14:paraId="5BF98314" w14:textId="77777777" w:rsidR="00B70635" w:rsidRPr="0037562D" w:rsidRDefault="00B70635" w:rsidP="00B70635">
      <w:r w:rsidRPr="0037562D">
        <w:t xml:space="preserve">Before we start, I would like to audio record the interview. The recording will only be used by me and my colleagues to help with interpreting the responses, and will not be shared beyond the project team. </w:t>
      </w:r>
    </w:p>
    <w:p w14:paraId="0E2673B4" w14:textId="77777777" w:rsidR="00B70635" w:rsidRPr="0037562D" w:rsidRDefault="00B70635" w:rsidP="00B70635">
      <w:pPr>
        <w:pStyle w:val="Questions"/>
      </w:pPr>
      <w:r w:rsidRPr="0037562D">
        <w:t>Is it ok with you if I now start recording?</w:t>
      </w:r>
    </w:p>
    <w:p w14:paraId="74318745" w14:textId="77777777" w:rsidR="00B70635" w:rsidRPr="0037562D" w:rsidRDefault="00B70635" w:rsidP="00630BC0">
      <w:pPr>
        <w:pStyle w:val="responses"/>
        <w:numPr>
          <w:ilvl w:val="0"/>
          <w:numId w:val="21"/>
        </w:numPr>
        <w:ind w:left="1321" w:hanging="357"/>
        <w:rPr>
          <w:rStyle w:val="IntenseEmphasis"/>
          <w:i/>
        </w:rPr>
      </w:pPr>
      <w:r w:rsidRPr="0037562D">
        <w:rPr>
          <w:rStyle w:val="IntenseEmphasis"/>
        </w:rPr>
        <w:t>Yes</w:t>
      </w:r>
    </w:p>
    <w:p w14:paraId="2B1F5BD4" w14:textId="77777777" w:rsidR="00B70635" w:rsidRPr="0037562D" w:rsidRDefault="00B70635" w:rsidP="00630BC0">
      <w:pPr>
        <w:pStyle w:val="responses"/>
        <w:numPr>
          <w:ilvl w:val="0"/>
          <w:numId w:val="21"/>
        </w:numPr>
        <w:ind w:left="1321" w:hanging="357"/>
        <w:rPr>
          <w:rStyle w:val="IntenseEmphasis"/>
          <w:i/>
        </w:rPr>
      </w:pPr>
      <w:r w:rsidRPr="0037562D">
        <w:rPr>
          <w:rStyle w:val="IntenseEmphasis"/>
        </w:rPr>
        <w:t>No</w:t>
      </w:r>
    </w:p>
    <w:p w14:paraId="6D128DEF" w14:textId="77777777" w:rsidR="00B70635" w:rsidRPr="0037562D" w:rsidRDefault="00B70635" w:rsidP="00B70635">
      <w:pPr>
        <w:pStyle w:val="Questions"/>
      </w:pPr>
      <w:r w:rsidRPr="0037562D">
        <w:t>Are you assessing the performance of a farm or landscape?</w:t>
      </w:r>
    </w:p>
    <w:p w14:paraId="7BDBF352" w14:textId="77777777" w:rsidR="00B70635" w:rsidRPr="0037562D" w:rsidRDefault="00B70635" w:rsidP="00B70635">
      <w:pPr>
        <w:pStyle w:val="responses"/>
        <w:rPr>
          <w:rStyle w:val="IntenseEmphasis"/>
          <w:i/>
        </w:rPr>
      </w:pPr>
      <w:r w:rsidRPr="0037562D">
        <w:rPr>
          <w:rStyle w:val="IntenseEmphasis"/>
        </w:rPr>
        <w:t>Farm</w:t>
      </w:r>
    </w:p>
    <w:p w14:paraId="40128767" w14:textId="77777777" w:rsidR="00B70635" w:rsidRPr="0037562D" w:rsidRDefault="00B70635" w:rsidP="00B70635">
      <w:pPr>
        <w:pStyle w:val="responses"/>
        <w:rPr>
          <w:rStyle w:val="IntenseEmphasis"/>
          <w:i/>
        </w:rPr>
      </w:pPr>
      <w:r w:rsidRPr="0037562D">
        <w:rPr>
          <w:rStyle w:val="IntenseEmphasis"/>
        </w:rPr>
        <w:t>Landscape</w:t>
      </w:r>
    </w:p>
    <w:p w14:paraId="21E14293" w14:textId="77777777" w:rsidR="00B70635" w:rsidRPr="0037562D" w:rsidRDefault="00B70635" w:rsidP="00B70635">
      <w:r w:rsidRPr="0037562D">
        <w:t xml:space="preserve">As I mentioned, we would like to take some photos of your farm. These photos will be used to help interpret the data we collect and could be included in publications as examples of farms and households in your area. </w:t>
      </w:r>
    </w:p>
    <w:p w14:paraId="59C3D82B" w14:textId="77777777" w:rsidR="00B70635" w:rsidRPr="0037562D" w:rsidRDefault="00B70635" w:rsidP="00B70635">
      <w:pPr>
        <w:pStyle w:val="Questions"/>
      </w:pPr>
      <w:r w:rsidRPr="0037562D">
        <w:t>Do you agree for us to take photos, including of you or other people on your farm?</w:t>
      </w:r>
    </w:p>
    <w:p w14:paraId="4948D07F" w14:textId="77777777" w:rsidR="00B70635" w:rsidRPr="0037562D" w:rsidRDefault="00B70635" w:rsidP="00630BC0">
      <w:pPr>
        <w:pStyle w:val="responses"/>
        <w:numPr>
          <w:ilvl w:val="0"/>
          <w:numId w:val="21"/>
        </w:numPr>
        <w:ind w:left="1321" w:hanging="357"/>
        <w:rPr>
          <w:rStyle w:val="IntenseEmphasis"/>
          <w:i/>
        </w:rPr>
      </w:pPr>
      <w:r w:rsidRPr="0037562D">
        <w:rPr>
          <w:rStyle w:val="IntenseEmphasis"/>
        </w:rPr>
        <w:t>Yes</w:t>
      </w:r>
    </w:p>
    <w:p w14:paraId="0973810A" w14:textId="77777777" w:rsidR="00B70635" w:rsidRPr="0037562D" w:rsidRDefault="00B70635" w:rsidP="00630BC0">
      <w:pPr>
        <w:pStyle w:val="responses"/>
        <w:numPr>
          <w:ilvl w:val="0"/>
          <w:numId w:val="21"/>
        </w:numPr>
        <w:ind w:left="1321" w:hanging="357"/>
        <w:rPr>
          <w:rStyle w:val="IntenseEmphasis"/>
          <w:i/>
        </w:rPr>
      </w:pPr>
      <w:r w:rsidRPr="0037562D">
        <w:rPr>
          <w:rStyle w:val="IntenseEmphasis"/>
        </w:rPr>
        <w:t>No</w:t>
      </w:r>
    </w:p>
    <w:p w14:paraId="2F2A1B80" w14:textId="77777777" w:rsidR="00B70635" w:rsidRPr="0037562D" w:rsidRDefault="00B70635" w:rsidP="00B70635">
      <w:pPr>
        <w:pStyle w:val="Questions"/>
      </w:pPr>
      <w:r w:rsidRPr="0037562D">
        <w:t>Do you agree for us to use these photos in publications?</w:t>
      </w:r>
    </w:p>
    <w:p w14:paraId="7D6DC02F" w14:textId="77777777" w:rsidR="00B70635" w:rsidRPr="0037562D" w:rsidRDefault="00B70635" w:rsidP="00630BC0">
      <w:pPr>
        <w:pStyle w:val="responses"/>
        <w:numPr>
          <w:ilvl w:val="0"/>
          <w:numId w:val="21"/>
        </w:numPr>
        <w:ind w:left="1321" w:hanging="357"/>
        <w:rPr>
          <w:rStyle w:val="IntenseEmphasis"/>
          <w:i/>
        </w:rPr>
      </w:pPr>
      <w:r w:rsidRPr="0037562D">
        <w:rPr>
          <w:rStyle w:val="IntenseEmphasis"/>
        </w:rPr>
        <w:t>Yes</w:t>
      </w:r>
    </w:p>
    <w:p w14:paraId="7672BE3C" w14:textId="77777777" w:rsidR="00B70635" w:rsidRPr="0037562D" w:rsidRDefault="00B70635" w:rsidP="00630BC0">
      <w:pPr>
        <w:pStyle w:val="responses"/>
        <w:numPr>
          <w:ilvl w:val="0"/>
          <w:numId w:val="21"/>
        </w:numPr>
        <w:ind w:left="1321" w:hanging="357"/>
        <w:rPr>
          <w:rStyle w:val="IntenseEmphasis"/>
          <w:i/>
        </w:rPr>
      </w:pPr>
      <w:r w:rsidRPr="0037562D">
        <w:rPr>
          <w:rStyle w:val="IntenseEmphasis"/>
        </w:rPr>
        <w:t>No</w:t>
      </w:r>
    </w:p>
    <w:p w14:paraId="2AF90B0B" w14:textId="77777777" w:rsidR="00B70635" w:rsidRPr="0037562D" w:rsidRDefault="00B70635" w:rsidP="00B70635">
      <w:pPr>
        <w:pStyle w:val="Questions"/>
      </w:pPr>
      <w:r w:rsidRPr="0037562D">
        <w:t>Enumerator name (first name and last name)</w:t>
      </w:r>
    </w:p>
    <w:p w14:paraId="2F297997" w14:textId="0E03EB0C" w:rsidR="00B70635" w:rsidRPr="0037562D" w:rsidRDefault="00B70635" w:rsidP="00CE5A74">
      <w:pPr>
        <w:pStyle w:val="Heading3"/>
      </w:pPr>
      <w:bookmarkStart w:id="190" w:name="_Toc146024520"/>
      <w:bookmarkStart w:id="191" w:name="_Toc166680138"/>
      <w:r w:rsidRPr="0037562D">
        <w:t>Household location</w:t>
      </w:r>
      <w:bookmarkEnd w:id="190"/>
      <w:bookmarkEnd w:id="191"/>
    </w:p>
    <w:p w14:paraId="652A7277" w14:textId="77777777" w:rsidR="00B70635" w:rsidRPr="0037562D" w:rsidRDefault="00B70635" w:rsidP="00B70635">
      <w:pPr>
        <w:pStyle w:val="Questions"/>
        <w:spacing w:after="240"/>
      </w:pPr>
      <w:r w:rsidRPr="0037562D">
        <w:t>Country</w:t>
      </w:r>
    </w:p>
    <w:p w14:paraId="28762C8D" w14:textId="77777777" w:rsidR="00B70635" w:rsidRPr="0037562D" w:rsidRDefault="00B70635" w:rsidP="00B70635">
      <w:pPr>
        <w:pStyle w:val="Questions"/>
        <w:spacing w:after="240"/>
      </w:pPr>
      <w:r w:rsidRPr="0037562D">
        <w:t>Location (municipality, province, village)</w:t>
      </w:r>
    </w:p>
    <w:p w14:paraId="5897F796" w14:textId="77777777" w:rsidR="00B70635" w:rsidRPr="0037562D" w:rsidRDefault="00B70635" w:rsidP="00B70635">
      <w:pPr>
        <w:pStyle w:val="Questions"/>
        <w:spacing w:after="240"/>
        <w:rPr>
          <w:bCs/>
        </w:rPr>
      </w:pPr>
      <w:r w:rsidRPr="0037562D">
        <w:rPr>
          <w:bCs/>
        </w:rPr>
        <w:t>Farm-household ID</w:t>
      </w:r>
    </w:p>
    <w:p w14:paraId="59021194" w14:textId="77777777" w:rsidR="00B70635" w:rsidRPr="0037562D" w:rsidRDefault="00B70635" w:rsidP="00B70635">
      <w:pPr>
        <w:pStyle w:val="Hint"/>
        <w:rPr>
          <w:b/>
          <w:bCs/>
        </w:rPr>
      </w:pPr>
      <w:r w:rsidRPr="0037562D">
        <w:t>Please enter unique enumerator and farm-household identifier e.g. enumerator1_location1_household001</w:t>
      </w:r>
    </w:p>
    <w:p w14:paraId="3F693DAC" w14:textId="77777777" w:rsidR="00B70635" w:rsidRPr="0037562D" w:rsidRDefault="00B70635" w:rsidP="00B70635">
      <w:pPr>
        <w:pStyle w:val="Questions"/>
        <w:spacing w:after="240"/>
      </w:pPr>
      <w:r w:rsidRPr="0037562D">
        <w:t>Take the GPS point of the household location.</w:t>
      </w:r>
    </w:p>
    <w:p w14:paraId="436FC055" w14:textId="77777777" w:rsidR="00B70635" w:rsidRPr="0037562D" w:rsidRDefault="00B70635" w:rsidP="00B70635">
      <w:pPr>
        <w:pStyle w:val="Hint"/>
      </w:pPr>
      <w:bookmarkStart w:id="192" w:name="_Int_GywGRNXt"/>
      <w:r w:rsidRPr="0037562D">
        <w:t>If the GPS point you just took was not at the location of the household, please specify where it was taken</w:t>
      </w:r>
      <w:bookmarkEnd w:id="192"/>
    </w:p>
    <w:p w14:paraId="31325658" w14:textId="77777777" w:rsidR="00B70635" w:rsidRPr="0037562D" w:rsidRDefault="00B70635" w:rsidP="00CE5A74">
      <w:pPr>
        <w:pStyle w:val="Heading3"/>
      </w:pPr>
      <w:bookmarkStart w:id="193" w:name="_Toc146024521"/>
      <w:bookmarkStart w:id="194" w:name="_Toc166680139"/>
      <w:r w:rsidRPr="0037562D">
        <w:lastRenderedPageBreak/>
        <w:t>Respondent characteristics</w:t>
      </w:r>
      <w:bookmarkEnd w:id="193"/>
      <w:bookmarkEnd w:id="194"/>
    </w:p>
    <w:p w14:paraId="73274329" w14:textId="77777777" w:rsidR="00B70635" w:rsidRPr="0037562D" w:rsidRDefault="00B70635" w:rsidP="00B70635">
      <w:pPr>
        <w:pStyle w:val="Questions"/>
        <w:spacing w:after="240"/>
      </w:pPr>
      <w:r w:rsidRPr="0037562D">
        <w:t>Respondent name (first name, last name)</w:t>
      </w:r>
    </w:p>
    <w:p w14:paraId="444869E4" w14:textId="77777777" w:rsidR="00B70635" w:rsidRPr="0037562D" w:rsidRDefault="00B70635" w:rsidP="00B70635">
      <w:pPr>
        <w:pStyle w:val="Questions"/>
        <w:numPr>
          <w:ilvl w:val="3"/>
          <w:numId w:val="0"/>
        </w:numPr>
        <w:spacing w:after="240"/>
        <w:rPr>
          <w:rStyle w:val="IntenseEmphasis"/>
          <w:b w:val="0"/>
          <w:bCs/>
        </w:rPr>
      </w:pPr>
      <w:r w:rsidRPr="0037562D">
        <w:rPr>
          <w:rStyle w:val="IntenseEmphasis"/>
          <w:b w:val="0"/>
        </w:rPr>
        <w:t>Hint: Enumerator, the survey should be conducted with the main family member(s) of the HH, or someone who takes major agricultural and/or HH decisions.</w:t>
      </w:r>
    </w:p>
    <w:p w14:paraId="29131C2F" w14:textId="77777777" w:rsidR="00B70635" w:rsidRPr="0037562D" w:rsidRDefault="00B70635" w:rsidP="00B70635">
      <w:pPr>
        <w:pStyle w:val="Questions"/>
        <w:spacing w:after="240"/>
      </w:pPr>
      <w:r w:rsidRPr="0037562D">
        <w:t>What is your relationship with the head of household?</w:t>
      </w:r>
    </w:p>
    <w:p w14:paraId="5D2CEE12" w14:textId="77777777" w:rsidR="00B70635" w:rsidRPr="0037562D" w:rsidRDefault="00B70635" w:rsidP="00B70635">
      <w:pPr>
        <w:pStyle w:val="responses"/>
      </w:pPr>
      <w:r w:rsidRPr="0037562D">
        <w:t>I am the Head (male or female) of household.</w:t>
      </w:r>
    </w:p>
    <w:p w14:paraId="1FB60ED2" w14:textId="77777777" w:rsidR="00B70635" w:rsidRPr="0037562D" w:rsidRDefault="00B70635" w:rsidP="00B70635">
      <w:pPr>
        <w:pStyle w:val="responses"/>
      </w:pPr>
      <w:r w:rsidRPr="0037562D">
        <w:t>I am the HH head's partner (spouse, partner).</w:t>
      </w:r>
    </w:p>
    <w:p w14:paraId="26633F72" w14:textId="77777777" w:rsidR="00B70635" w:rsidRPr="0037562D" w:rsidRDefault="00B70635" w:rsidP="00B70635">
      <w:pPr>
        <w:pStyle w:val="responses"/>
      </w:pPr>
      <w:r w:rsidRPr="0037562D">
        <w:t>I am the HH head's child / stepchild.</w:t>
      </w:r>
    </w:p>
    <w:p w14:paraId="4885B1E2" w14:textId="77777777" w:rsidR="00B70635" w:rsidRPr="0037562D" w:rsidRDefault="00B70635" w:rsidP="00B70635">
      <w:pPr>
        <w:pStyle w:val="responses"/>
      </w:pPr>
      <w:r w:rsidRPr="0037562D">
        <w:t>I am the HH head's son-in-law / daughter-in-law.</w:t>
      </w:r>
    </w:p>
    <w:p w14:paraId="4C061127" w14:textId="77777777" w:rsidR="00B70635" w:rsidRPr="0037562D" w:rsidRDefault="00B70635" w:rsidP="00B70635">
      <w:pPr>
        <w:pStyle w:val="responses"/>
      </w:pPr>
      <w:r w:rsidRPr="0037562D">
        <w:t>I am the HH head's grandchild.</w:t>
      </w:r>
    </w:p>
    <w:p w14:paraId="1FCCEE25" w14:textId="77777777" w:rsidR="00B70635" w:rsidRPr="0037562D" w:rsidRDefault="00B70635" w:rsidP="00B70635">
      <w:pPr>
        <w:pStyle w:val="responses"/>
      </w:pPr>
      <w:r w:rsidRPr="0037562D">
        <w:t>I am the HH head's father / mother.</w:t>
      </w:r>
    </w:p>
    <w:p w14:paraId="13D8C747" w14:textId="77777777" w:rsidR="00B70635" w:rsidRPr="0037562D" w:rsidRDefault="00B70635" w:rsidP="00B70635">
      <w:pPr>
        <w:pStyle w:val="responses"/>
      </w:pPr>
      <w:r w:rsidRPr="0037562D">
        <w:t>I am the HH head's father-in-law / mother-in-law.</w:t>
      </w:r>
    </w:p>
    <w:p w14:paraId="7E61AD5B" w14:textId="77777777" w:rsidR="00B70635" w:rsidRPr="0037562D" w:rsidRDefault="00B70635" w:rsidP="00B70635">
      <w:pPr>
        <w:pStyle w:val="responses"/>
      </w:pPr>
      <w:r w:rsidRPr="0037562D">
        <w:t>I am the HH head's sibling / stepbrother / stepsister.</w:t>
      </w:r>
    </w:p>
    <w:p w14:paraId="04446F9A" w14:textId="77777777" w:rsidR="00B70635" w:rsidRPr="0037562D" w:rsidRDefault="00B70635" w:rsidP="00B70635">
      <w:pPr>
        <w:pStyle w:val="responses"/>
      </w:pPr>
      <w:r w:rsidRPr="0037562D">
        <w:t>I am the HH head's brother-in-law / mother-in-law.</w:t>
      </w:r>
    </w:p>
    <w:p w14:paraId="507A1E04" w14:textId="77777777" w:rsidR="00B70635" w:rsidRPr="0037562D" w:rsidRDefault="00B70635" w:rsidP="00B70635">
      <w:pPr>
        <w:pStyle w:val="responses"/>
      </w:pPr>
      <w:r w:rsidRPr="0037562D">
        <w:t>Other relative (please specify).</w:t>
      </w:r>
    </w:p>
    <w:p w14:paraId="77DE6CB2" w14:textId="77777777" w:rsidR="00B70635" w:rsidRPr="0037562D" w:rsidRDefault="00B70635" w:rsidP="00B70635">
      <w:pPr>
        <w:pStyle w:val="responses"/>
      </w:pPr>
      <w:r w:rsidRPr="0037562D">
        <w:t>Other non-relative (please specify).</w:t>
      </w:r>
    </w:p>
    <w:p w14:paraId="2AFCE26D" w14:textId="694EEBA6" w:rsidR="00B70635" w:rsidRPr="0037562D" w:rsidRDefault="00B70635" w:rsidP="00B70635">
      <w:pPr>
        <w:pStyle w:val="Questions"/>
      </w:pPr>
      <w:r w:rsidRPr="0037562D">
        <w:t xml:space="preserve">What is your relationship with </w:t>
      </w:r>
      <w:r w:rsidR="00A95C7C" w:rsidRPr="0037562D">
        <w:t>the person</w:t>
      </w:r>
      <w:r w:rsidRPr="0037562D">
        <w:t xml:space="preserve"> responsible for making decision on farm activities?</w:t>
      </w:r>
    </w:p>
    <w:p w14:paraId="42872984" w14:textId="77777777" w:rsidR="00B70635" w:rsidRPr="0037562D" w:rsidRDefault="00B70635" w:rsidP="00B70635">
      <w:pPr>
        <w:pStyle w:val="responses"/>
      </w:pPr>
      <w:r w:rsidRPr="0037562D">
        <w:t>I am the farmer / person responsible for the farm.</w:t>
      </w:r>
    </w:p>
    <w:p w14:paraId="56509673" w14:textId="77777777" w:rsidR="00B70635" w:rsidRPr="0037562D" w:rsidRDefault="00B70635" w:rsidP="00B70635">
      <w:pPr>
        <w:pStyle w:val="responses"/>
      </w:pPr>
      <w:r w:rsidRPr="0037562D">
        <w:t>I am an employee on the farm.</w:t>
      </w:r>
    </w:p>
    <w:p w14:paraId="6CA8B063" w14:textId="77777777" w:rsidR="00B70635" w:rsidRPr="0037562D" w:rsidRDefault="00B70635" w:rsidP="00B70635">
      <w:pPr>
        <w:pStyle w:val="responses"/>
      </w:pPr>
      <w:r w:rsidRPr="0037562D">
        <w:t>I am a family member working on the farm.</w:t>
      </w:r>
    </w:p>
    <w:p w14:paraId="1E83B469" w14:textId="77777777" w:rsidR="00B70635" w:rsidRPr="0037562D" w:rsidRDefault="00B70635" w:rsidP="00B70635">
      <w:pPr>
        <w:pStyle w:val="responses"/>
      </w:pPr>
      <w:r w:rsidRPr="0037562D">
        <w:t>Other (please specify).</w:t>
      </w:r>
    </w:p>
    <w:p w14:paraId="3DACF018" w14:textId="77777777" w:rsidR="00B70635" w:rsidRPr="0037562D" w:rsidRDefault="00B70635" w:rsidP="00B70635">
      <w:pPr>
        <w:pStyle w:val="Questions"/>
      </w:pPr>
      <w:r w:rsidRPr="0037562D">
        <w:t>For how many years have you lived in this community?</w:t>
      </w:r>
    </w:p>
    <w:p w14:paraId="2E839B4B" w14:textId="77777777" w:rsidR="00B70635" w:rsidRPr="0037562D" w:rsidRDefault="00B70635" w:rsidP="00B70635">
      <w:pPr>
        <w:pStyle w:val="Questions"/>
      </w:pPr>
      <w:r w:rsidRPr="0037562D">
        <w:t>Year of birth</w:t>
      </w:r>
    </w:p>
    <w:p w14:paraId="09E9462B" w14:textId="77777777" w:rsidR="00B70635" w:rsidRPr="0037562D" w:rsidRDefault="00B70635" w:rsidP="00B70635">
      <w:pPr>
        <w:pStyle w:val="Questions"/>
      </w:pPr>
      <w:r w:rsidRPr="0037562D">
        <w:t>Gender</w:t>
      </w:r>
    </w:p>
    <w:p w14:paraId="5535A2C2" w14:textId="77777777" w:rsidR="00B70635" w:rsidRPr="0037562D" w:rsidRDefault="00B70635" w:rsidP="00B70635">
      <w:pPr>
        <w:pStyle w:val="responses"/>
      </w:pPr>
      <w:r w:rsidRPr="0037562D">
        <w:t>Male</w:t>
      </w:r>
    </w:p>
    <w:p w14:paraId="05B1BCBB" w14:textId="77777777" w:rsidR="00B70635" w:rsidRPr="0037562D" w:rsidRDefault="00B70635" w:rsidP="00B70635">
      <w:pPr>
        <w:pStyle w:val="responses"/>
      </w:pPr>
      <w:r w:rsidRPr="0037562D">
        <w:t>Female</w:t>
      </w:r>
    </w:p>
    <w:p w14:paraId="0EA1F3A8" w14:textId="77777777" w:rsidR="00B70635" w:rsidRPr="0037562D" w:rsidRDefault="00B70635" w:rsidP="00B70635">
      <w:pPr>
        <w:pStyle w:val="responses"/>
      </w:pPr>
      <w:r w:rsidRPr="0037562D">
        <w:t>Non-binary</w:t>
      </w:r>
    </w:p>
    <w:p w14:paraId="760D1D77" w14:textId="77777777" w:rsidR="00B70635" w:rsidRPr="0037562D" w:rsidRDefault="00B70635" w:rsidP="00B70635">
      <w:pPr>
        <w:pStyle w:val="responses"/>
      </w:pPr>
      <w:r w:rsidRPr="006725DE">
        <w:t>Prefer not to say</w:t>
      </w:r>
    </w:p>
    <w:p w14:paraId="7030493A" w14:textId="77777777" w:rsidR="00B70635" w:rsidRPr="0037562D" w:rsidRDefault="00B70635" w:rsidP="00B70635">
      <w:pPr>
        <w:pStyle w:val="Questions"/>
      </w:pPr>
      <w:r w:rsidRPr="0037562D">
        <w:t>Marital status</w:t>
      </w:r>
    </w:p>
    <w:p w14:paraId="07761E99" w14:textId="77777777" w:rsidR="00B70635" w:rsidRPr="0037562D" w:rsidRDefault="00B70635" w:rsidP="00B70635">
      <w:pPr>
        <w:pStyle w:val="responses"/>
      </w:pPr>
      <w:r w:rsidRPr="0037562D">
        <w:t>Married</w:t>
      </w:r>
    </w:p>
    <w:p w14:paraId="5980960B" w14:textId="77777777" w:rsidR="00B70635" w:rsidRPr="006725DE" w:rsidRDefault="00B70635" w:rsidP="00B70635">
      <w:pPr>
        <w:pStyle w:val="responses"/>
      </w:pPr>
      <w:r w:rsidRPr="006725DE">
        <w:t>Partner (not-married)</w:t>
      </w:r>
    </w:p>
    <w:p w14:paraId="35090242" w14:textId="77777777" w:rsidR="00B70635" w:rsidRPr="0037562D" w:rsidRDefault="00B70635" w:rsidP="00B70635">
      <w:pPr>
        <w:pStyle w:val="responses"/>
      </w:pPr>
      <w:r w:rsidRPr="0037562D">
        <w:t>Single</w:t>
      </w:r>
    </w:p>
    <w:p w14:paraId="35A864C9" w14:textId="77777777" w:rsidR="00B70635" w:rsidRPr="0037562D" w:rsidRDefault="00B70635" w:rsidP="00B70635">
      <w:pPr>
        <w:pStyle w:val="responses"/>
      </w:pPr>
      <w:r w:rsidRPr="0037562D">
        <w:t>Divorced / Separated</w:t>
      </w:r>
    </w:p>
    <w:p w14:paraId="182F3F73" w14:textId="77777777" w:rsidR="00B70635" w:rsidRPr="0037562D" w:rsidRDefault="00B70635" w:rsidP="00B70635">
      <w:pPr>
        <w:pStyle w:val="responses"/>
      </w:pPr>
      <w:r w:rsidRPr="0037562D">
        <w:t>Widower</w:t>
      </w:r>
    </w:p>
    <w:p w14:paraId="67A1DCBE" w14:textId="77777777" w:rsidR="00B70635" w:rsidRPr="0037562D" w:rsidRDefault="00B70635" w:rsidP="00B70635">
      <w:pPr>
        <w:pStyle w:val="responses"/>
      </w:pPr>
      <w:r w:rsidRPr="006725DE">
        <w:t>Prefer not to say</w:t>
      </w:r>
    </w:p>
    <w:p w14:paraId="479E472E" w14:textId="77777777" w:rsidR="00B70635" w:rsidRPr="0037562D" w:rsidRDefault="00B70635" w:rsidP="00B70635">
      <w:pPr>
        <w:pStyle w:val="responses"/>
      </w:pPr>
      <w:r w:rsidRPr="0037562D">
        <w:t>Other (please specify)</w:t>
      </w:r>
    </w:p>
    <w:p w14:paraId="1E1D879B" w14:textId="77777777" w:rsidR="00B70635" w:rsidRPr="0037562D" w:rsidRDefault="00B70635" w:rsidP="00B70635">
      <w:pPr>
        <w:pStyle w:val="Questions"/>
      </w:pPr>
      <w:r w:rsidRPr="0037562D">
        <w:lastRenderedPageBreak/>
        <w:t>Ethnicity</w:t>
      </w:r>
    </w:p>
    <w:p w14:paraId="6DE7FB41" w14:textId="77777777" w:rsidR="00B70635" w:rsidRPr="0037562D" w:rsidRDefault="00B70635" w:rsidP="00B70635">
      <w:pPr>
        <w:pStyle w:val="Questions"/>
      </w:pPr>
      <w:r w:rsidRPr="0037562D">
        <w:t>Can you read and write in any language?</w:t>
      </w:r>
    </w:p>
    <w:p w14:paraId="779EE46C" w14:textId="77777777" w:rsidR="00B70635" w:rsidRPr="0037562D" w:rsidRDefault="00B70635" w:rsidP="00B70635">
      <w:pPr>
        <w:pStyle w:val="responses"/>
      </w:pPr>
      <w:r w:rsidRPr="0037562D">
        <w:t>Can read and write.</w:t>
      </w:r>
    </w:p>
    <w:p w14:paraId="25ADEE29" w14:textId="77777777" w:rsidR="00B70635" w:rsidRPr="0037562D" w:rsidRDefault="00B70635" w:rsidP="00B70635">
      <w:pPr>
        <w:pStyle w:val="responses"/>
      </w:pPr>
      <w:r w:rsidRPr="0037562D">
        <w:t>Can read only.</w:t>
      </w:r>
    </w:p>
    <w:p w14:paraId="1C96562A" w14:textId="77777777" w:rsidR="00B70635" w:rsidRPr="0037562D" w:rsidRDefault="00B70635" w:rsidP="00B70635">
      <w:pPr>
        <w:pStyle w:val="responses"/>
      </w:pPr>
      <w:r w:rsidRPr="0037562D">
        <w:t>Can write only.</w:t>
      </w:r>
    </w:p>
    <w:p w14:paraId="4E7456BC" w14:textId="77777777" w:rsidR="00B70635" w:rsidRPr="0037562D" w:rsidRDefault="00B70635" w:rsidP="00B70635">
      <w:pPr>
        <w:pStyle w:val="responses"/>
      </w:pPr>
      <w:r w:rsidRPr="0037562D">
        <w:t>Can't read or write.</w:t>
      </w:r>
    </w:p>
    <w:p w14:paraId="60303D17" w14:textId="77777777" w:rsidR="00B70635" w:rsidRPr="0037562D" w:rsidRDefault="00B70635" w:rsidP="00B70635">
      <w:pPr>
        <w:pStyle w:val="responses"/>
      </w:pPr>
      <w:r w:rsidRPr="0037562D">
        <w:t>Prefer not to say.</w:t>
      </w:r>
    </w:p>
    <w:p w14:paraId="35A4908B" w14:textId="77777777" w:rsidR="00B70635" w:rsidRPr="0037562D" w:rsidRDefault="00B70635" w:rsidP="00B70635">
      <w:pPr>
        <w:pStyle w:val="Questions"/>
      </w:pPr>
      <w:r w:rsidRPr="0037562D">
        <w:t>What is the highest level of school you attended?</w:t>
      </w:r>
    </w:p>
    <w:p w14:paraId="054A01A3" w14:textId="77777777" w:rsidR="00B70635" w:rsidRPr="0037562D" w:rsidRDefault="00B70635" w:rsidP="00630BC0">
      <w:pPr>
        <w:pStyle w:val="responses"/>
        <w:numPr>
          <w:ilvl w:val="0"/>
          <w:numId w:val="21"/>
        </w:numPr>
      </w:pPr>
      <w:r w:rsidRPr="0037562D">
        <w:t>None</w:t>
      </w:r>
    </w:p>
    <w:p w14:paraId="032D753A" w14:textId="77777777" w:rsidR="00B70635" w:rsidRPr="0037562D" w:rsidRDefault="00B70635" w:rsidP="00630BC0">
      <w:pPr>
        <w:pStyle w:val="responses"/>
        <w:numPr>
          <w:ilvl w:val="0"/>
          <w:numId w:val="21"/>
        </w:numPr>
      </w:pPr>
      <w:r w:rsidRPr="0037562D">
        <w:t>Primary</w:t>
      </w:r>
    </w:p>
    <w:p w14:paraId="01F6EF97" w14:textId="77777777" w:rsidR="00B70635" w:rsidRPr="0037562D" w:rsidRDefault="00B70635" w:rsidP="00630BC0">
      <w:pPr>
        <w:pStyle w:val="responses"/>
        <w:numPr>
          <w:ilvl w:val="0"/>
          <w:numId w:val="21"/>
        </w:numPr>
      </w:pPr>
      <w:r w:rsidRPr="0037562D">
        <w:t>Secondary</w:t>
      </w:r>
    </w:p>
    <w:p w14:paraId="79522C33" w14:textId="77777777" w:rsidR="00B70635" w:rsidRPr="0037562D" w:rsidRDefault="00B70635" w:rsidP="00630BC0">
      <w:pPr>
        <w:pStyle w:val="responses"/>
        <w:numPr>
          <w:ilvl w:val="0"/>
          <w:numId w:val="21"/>
        </w:numPr>
      </w:pPr>
      <w:r w:rsidRPr="0037562D">
        <w:t>Higher</w:t>
      </w:r>
    </w:p>
    <w:p w14:paraId="6076A824" w14:textId="77777777" w:rsidR="00B70635" w:rsidRPr="0037562D" w:rsidRDefault="00B70635" w:rsidP="00B70635">
      <w:pPr>
        <w:pStyle w:val="Questions"/>
      </w:pPr>
      <w:r w:rsidRPr="0037562D">
        <w:t>What is the highest [YEAR/CLASS] you completed at that level?</w:t>
      </w:r>
    </w:p>
    <w:p w14:paraId="431D5CF2" w14:textId="77777777" w:rsidR="00B70635" w:rsidRPr="0037562D" w:rsidRDefault="00B70635" w:rsidP="00B70635">
      <w:pPr>
        <w:pStyle w:val="Questions"/>
      </w:pPr>
      <w:r w:rsidRPr="0037562D">
        <w:t>What was your main occupation in the last 12 months?</w:t>
      </w:r>
    </w:p>
    <w:p w14:paraId="58839105" w14:textId="77777777" w:rsidR="00B70635" w:rsidRPr="0037562D" w:rsidRDefault="00B70635" w:rsidP="00B70635">
      <w:pPr>
        <w:pStyle w:val="responses"/>
      </w:pPr>
      <w:r w:rsidRPr="0037562D">
        <w:t>Agricultural and/or livestock work on your own land.</w:t>
      </w:r>
    </w:p>
    <w:p w14:paraId="4A5F563D" w14:textId="77777777" w:rsidR="00B70635" w:rsidRPr="0037562D" w:rsidRDefault="00B70635" w:rsidP="00B70635">
      <w:pPr>
        <w:pStyle w:val="responses"/>
      </w:pPr>
      <w:r w:rsidRPr="0037562D">
        <w:t>Permanent salaried work on other people's land.</w:t>
      </w:r>
    </w:p>
    <w:p w14:paraId="467C51CE" w14:textId="77777777" w:rsidR="00B70635" w:rsidRPr="0037562D" w:rsidRDefault="00B70635" w:rsidP="00B70635">
      <w:pPr>
        <w:pStyle w:val="responses"/>
      </w:pPr>
      <w:r w:rsidRPr="0037562D">
        <w:t>Seasonal wage labor on other people's land.</w:t>
      </w:r>
    </w:p>
    <w:p w14:paraId="2A5B180A" w14:textId="77777777" w:rsidR="00B70635" w:rsidRPr="0037562D" w:rsidRDefault="00B70635" w:rsidP="00B70635">
      <w:pPr>
        <w:pStyle w:val="responses"/>
      </w:pPr>
      <w:r w:rsidRPr="0037562D">
        <w:t>Public administration.</w:t>
      </w:r>
    </w:p>
    <w:p w14:paraId="03B60710" w14:textId="77777777" w:rsidR="00B70635" w:rsidRPr="0037562D" w:rsidRDefault="00B70635" w:rsidP="00B70635">
      <w:pPr>
        <w:pStyle w:val="responses"/>
      </w:pPr>
      <w:r w:rsidRPr="0037562D">
        <w:t>Company (landowner).</w:t>
      </w:r>
    </w:p>
    <w:p w14:paraId="7939929A" w14:textId="77777777" w:rsidR="00B70635" w:rsidRPr="0037562D" w:rsidRDefault="00B70635" w:rsidP="00B70635">
      <w:pPr>
        <w:pStyle w:val="responses"/>
      </w:pPr>
      <w:r w:rsidRPr="0037562D">
        <w:t>Salaried (non-agricultural work).</w:t>
      </w:r>
    </w:p>
    <w:p w14:paraId="30BA1B14" w14:textId="77777777" w:rsidR="00B70635" w:rsidRPr="0037562D" w:rsidRDefault="00B70635" w:rsidP="00B70635">
      <w:pPr>
        <w:pStyle w:val="responses"/>
      </w:pPr>
      <w:r w:rsidRPr="0037562D">
        <w:t>Study/education/training.</w:t>
      </w:r>
    </w:p>
    <w:p w14:paraId="6EAD8EED" w14:textId="77777777" w:rsidR="00B70635" w:rsidRPr="0037562D" w:rsidRDefault="00B70635" w:rsidP="00B70635">
      <w:pPr>
        <w:pStyle w:val="responses"/>
      </w:pPr>
      <w:r w:rsidRPr="0037562D">
        <w:t>Homemaker.</w:t>
      </w:r>
    </w:p>
    <w:p w14:paraId="135110F0" w14:textId="77777777" w:rsidR="00B70635" w:rsidRPr="0037562D" w:rsidRDefault="00B70635" w:rsidP="00B70635">
      <w:pPr>
        <w:pStyle w:val="responses"/>
      </w:pPr>
      <w:r w:rsidRPr="0037562D">
        <w:t>Can't work.</w:t>
      </w:r>
    </w:p>
    <w:p w14:paraId="28037DF6" w14:textId="77777777" w:rsidR="00B70635" w:rsidRPr="0037562D" w:rsidRDefault="00B70635" w:rsidP="00B70635">
      <w:pPr>
        <w:pStyle w:val="responses"/>
      </w:pPr>
      <w:r w:rsidRPr="0037562D">
        <w:t>Prefer not to say.</w:t>
      </w:r>
    </w:p>
    <w:p w14:paraId="290417BE" w14:textId="77777777" w:rsidR="00B70635" w:rsidRPr="0037562D" w:rsidRDefault="00B70635" w:rsidP="00B70635">
      <w:pPr>
        <w:pStyle w:val="responses"/>
      </w:pPr>
      <w:r w:rsidRPr="0037562D">
        <w:t>Other (please specify).</w:t>
      </w:r>
    </w:p>
    <w:p w14:paraId="1D0F918B" w14:textId="77777777" w:rsidR="00B70635" w:rsidRPr="0037562D" w:rsidRDefault="00B70635" w:rsidP="00B70635">
      <w:pPr>
        <w:pStyle w:val="Questions"/>
      </w:pPr>
      <w:r w:rsidRPr="0037562D">
        <w:t>What was your other occupation(s) in the last 12 months?</w:t>
      </w:r>
    </w:p>
    <w:p w14:paraId="794F39D7" w14:textId="77777777" w:rsidR="00B70635" w:rsidRPr="0037562D" w:rsidRDefault="00B70635" w:rsidP="00B70635">
      <w:pPr>
        <w:pStyle w:val="responses"/>
      </w:pPr>
      <w:r w:rsidRPr="0037562D">
        <w:t>Agricultural and/or livestock work on your own land.</w:t>
      </w:r>
    </w:p>
    <w:p w14:paraId="6F6ADDB8" w14:textId="77777777" w:rsidR="00B70635" w:rsidRPr="0037562D" w:rsidRDefault="00B70635" w:rsidP="00B70635">
      <w:pPr>
        <w:pStyle w:val="responses"/>
      </w:pPr>
      <w:r w:rsidRPr="0037562D">
        <w:t>Permanent salaried work on other people's land.</w:t>
      </w:r>
    </w:p>
    <w:p w14:paraId="71C8DC58" w14:textId="77777777" w:rsidR="00B70635" w:rsidRPr="0037562D" w:rsidRDefault="00B70635" w:rsidP="00B70635">
      <w:pPr>
        <w:pStyle w:val="responses"/>
      </w:pPr>
      <w:r w:rsidRPr="0037562D">
        <w:t>Seasonal wage labor on other people's land.</w:t>
      </w:r>
    </w:p>
    <w:p w14:paraId="41BA0997" w14:textId="77777777" w:rsidR="00B70635" w:rsidRPr="0037562D" w:rsidRDefault="00B70635" w:rsidP="00B70635">
      <w:pPr>
        <w:pStyle w:val="responses"/>
      </w:pPr>
      <w:r w:rsidRPr="0037562D">
        <w:t>Public administration.</w:t>
      </w:r>
    </w:p>
    <w:p w14:paraId="190EB5CF" w14:textId="77777777" w:rsidR="00B70635" w:rsidRPr="0037562D" w:rsidRDefault="00B70635" w:rsidP="00B70635">
      <w:pPr>
        <w:pStyle w:val="responses"/>
      </w:pPr>
      <w:r w:rsidRPr="0037562D">
        <w:t>Company (landowner).</w:t>
      </w:r>
    </w:p>
    <w:p w14:paraId="64617268" w14:textId="77777777" w:rsidR="00B70635" w:rsidRPr="0037562D" w:rsidRDefault="00B70635" w:rsidP="00B70635">
      <w:pPr>
        <w:pStyle w:val="responses"/>
      </w:pPr>
      <w:r w:rsidRPr="0037562D">
        <w:t>Salaried (non-agricultural work).</w:t>
      </w:r>
    </w:p>
    <w:p w14:paraId="096EE011" w14:textId="77777777" w:rsidR="00B70635" w:rsidRPr="0037562D" w:rsidRDefault="00B70635" w:rsidP="00B70635">
      <w:pPr>
        <w:pStyle w:val="responses"/>
      </w:pPr>
      <w:r w:rsidRPr="0037562D">
        <w:t>Study/education/training.</w:t>
      </w:r>
    </w:p>
    <w:p w14:paraId="7D96AF4F" w14:textId="77777777" w:rsidR="00B70635" w:rsidRPr="0037562D" w:rsidRDefault="00B70635" w:rsidP="00B70635">
      <w:pPr>
        <w:pStyle w:val="responses"/>
      </w:pPr>
      <w:r w:rsidRPr="0037562D">
        <w:t>Homemaker.</w:t>
      </w:r>
    </w:p>
    <w:p w14:paraId="18D06050" w14:textId="77777777" w:rsidR="00B70635" w:rsidRPr="0037562D" w:rsidRDefault="00B70635" w:rsidP="00B70635">
      <w:pPr>
        <w:pStyle w:val="responses"/>
      </w:pPr>
      <w:r w:rsidRPr="0037562D">
        <w:t>Can't work.</w:t>
      </w:r>
    </w:p>
    <w:p w14:paraId="0D0BA539" w14:textId="77777777" w:rsidR="00B70635" w:rsidRPr="0037562D" w:rsidRDefault="00B70635" w:rsidP="00B70635">
      <w:pPr>
        <w:pStyle w:val="responses"/>
      </w:pPr>
      <w:r w:rsidRPr="0037562D">
        <w:t>Prefer not to say.</w:t>
      </w:r>
    </w:p>
    <w:p w14:paraId="12CE2C1D" w14:textId="77777777" w:rsidR="00B70635" w:rsidRPr="0037562D" w:rsidRDefault="00B70635" w:rsidP="00B70635">
      <w:pPr>
        <w:pStyle w:val="responses"/>
      </w:pPr>
      <w:r w:rsidRPr="0037562D">
        <w:t>No additional occupation</w:t>
      </w:r>
    </w:p>
    <w:p w14:paraId="0A7F150D" w14:textId="77777777" w:rsidR="00B70635" w:rsidRPr="0037562D" w:rsidRDefault="00B70635" w:rsidP="00B70635">
      <w:pPr>
        <w:pStyle w:val="responses"/>
      </w:pPr>
      <w:r w:rsidRPr="0037562D">
        <w:t>Other (please specify).</w:t>
      </w:r>
    </w:p>
    <w:p w14:paraId="48575642" w14:textId="5F3A5502" w:rsidR="00B70635" w:rsidRPr="0037562D" w:rsidRDefault="00B70635" w:rsidP="00BA0786">
      <w:pPr>
        <w:pStyle w:val="Heading3"/>
      </w:pPr>
      <w:bookmarkStart w:id="195" w:name="_Toc146024522"/>
      <w:bookmarkStart w:id="196" w:name="_Toc166680140"/>
      <w:r w:rsidRPr="0037562D">
        <w:lastRenderedPageBreak/>
        <w:t>Household characteristics</w:t>
      </w:r>
      <w:bookmarkEnd w:id="195"/>
      <w:bookmarkEnd w:id="196"/>
    </w:p>
    <w:p w14:paraId="59950734" w14:textId="77777777" w:rsidR="00B70635" w:rsidRPr="0037562D" w:rsidRDefault="00B70635" w:rsidP="00B70635">
      <w:pPr>
        <w:pStyle w:val="Questions"/>
      </w:pPr>
      <w:r w:rsidRPr="0037562D">
        <w:t>Now we would like to ask the number of members of the household:</w:t>
      </w:r>
    </w:p>
    <w:tbl>
      <w:tblPr>
        <w:tblW w:w="9639" w:type="dxa"/>
        <w:tblInd w:w="-5" w:type="dxa"/>
        <w:tblLook w:val="04A0" w:firstRow="1" w:lastRow="0" w:firstColumn="1" w:lastColumn="0" w:noHBand="0" w:noVBand="1"/>
      </w:tblPr>
      <w:tblGrid>
        <w:gridCol w:w="8789"/>
        <w:gridCol w:w="850"/>
      </w:tblGrid>
      <w:tr w:rsidR="00B70635" w:rsidRPr="0037562D" w14:paraId="49640D81" w14:textId="77777777">
        <w:tc>
          <w:tcPr>
            <w:tcW w:w="8789" w:type="dxa"/>
          </w:tcPr>
          <w:p w14:paraId="45423EF1" w14:textId="77777777" w:rsidR="00B70635" w:rsidRPr="0037562D" w:rsidRDefault="00B70635">
            <w:pPr>
              <w:pStyle w:val="questions2"/>
              <w:rPr>
                <w:b w:val="0"/>
                <w:bCs w:val="0"/>
              </w:rPr>
            </w:pPr>
            <w:r w:rsidRPr="0037562D">
              <w:rPr>
                <w:b w:val="0"/>
                <w:bCs w:val="0"/>
              </w:rPr>
              <w:t>How many Male adults of working age (≥18 and ≤65 years old) live in the household?</w:t>
            </w:r>
          </w:p>
        </w:tc>
        <w:tc>
          <w:tcPr>
            <w:tcW w:w="850" w:type="dxa"/>
            <w:vAlign w:val="center"/>
          </w:tcPr>
          <w:p w14:paraId="1975705B" w14:textId="77777777" w:rsidR="00B70635" w:rsidRPr="0037562D" w:rsidRDefault="00B70635">
            <w:pPr>
              <w:jc w:val="center"/>
            </w:pPr>
            <w:r w:rsidRPr="0037562D">
              <w:rPr>
                <w:color w:val="808080" w:themeColor="background1" w:themeShade="80"/>
              </w:rPr>
              <w:t>#</w:t>
            </w:r>
          </w:p>
        </w:tc>
      </w:tr>
      <w:tr w:rsidR="00B70635" w:rsidRPr="0037562D" w14:paraId="6BE08721" w14:textId="77777777">
        <w:tc>
          <w:tcPr>
            <w:tcW w:w="8789" w:type="dxa"/>
          </w:tcPr>
          <w:p w14:paraId="1E66DB6B" w14:textId="77777777" w:rsidR="00B70635" w:rsidRPr="0037562D" w:rsidRDefault="00B70635">
            <w:pPr>
              <w:pStyle w:val="questions2"/>
              <w:rPr>
                <w:b w:val="0"/>
                <w:bCs w:val="0"/>
              </w:rPr>
            </w:pPr>
            <w:r w:rsidRPr="0037562D">
              <w:rPr>
                <w:b w:val="0"/>
                <w:bCs w:val="0"/>
              </w:rPr>
              <w:t>How many Female adults of working age (≥18 and ≤65 years old) live in the household?</w:t>
            </w:r>
          </w:p>
        </w:tc>
        <w:tc>
          <w:tcPr>
            <w:tcW w:w="850" w:type="dxa"/>
            <w:vAlign w:val="center"/>
          </w:tcPr>
          <w:p w14:paraId="6AFC4B45" w14:textId="77777777" w:rsidR="00B70635" w:rsidRPr="0037562D" w:rsidRDefault="00B70635">
            <w:pPr>
              <w:jc w:val="center"/>
            </w:pPr>
            <w:r w:rsidRPr="0037562D">
              <w:rPr>
                <w:color w:val="808080" w:themeColor="background1" w:themeShade="80"/>
              </w:rPr>
              <w:t>#</w:t>
            </w:r>
          </w:p>
        </w:tc>
      </w:tr>
      <w:tr w:rsidR="00B70635" w:rsidRPr="0037562D" w14:paraId="51E713C0" w14:textId="77777777">
        <w:tc>
          <w:tcPr>
            <w:tcW w:w="8789" w:type="dxa"/>
          </w:tcPr>
          <w:p w14:paraId="1FAD00F0" w14:textId="77777777" w:rsidR="00B70635" w:rsidRPr="0037562D" w:rsidRDefault="00B70635">
            <w:pPr>
              <w:pStyle w:val="questions2"/>
              <w:rPr>
                <w:b w:val="0"/>
                <w:bCs w:val="0"/>
              </w:rPr>
            </w:pPr>
            <w:r w:rsidRPr="0037562D">
              <w:rPr>
                <w:b w:val="0"/>
                <w:bCs w:val="0"/>
              </w:rPr>
              <w:t>How many Male adults not of working age (&gt;65 years old) live in the household?</w:t>
            </w:r>
          </w:p>
        </w:tc>
        <w:tc>
          <w:tcPr>
            <w:tcW w:w="850" w:type="dxa"/>
            <w:vAlign w:val="center"/>
          </w:tcPr>
          <w:p w14:paraId="4B09CC15" w14:textId="77777777" w:rsidR="00B70635" w:rsidRPr="0037562D" w:rsidRDefault="00B70635">
            <w:pPr>
              <w:jc w:val="center"/>
            </w:pPr>
            <w:r w:rsidRPr="0037562D">
              <w:rPr>
                <w:color w:val="808080" w:themeColor="background1" w:themeShade="80"/>
              </w:rPr>
              <w:t>#</w:t>
            </w:r>
          </w:p>
        </w:tc>
      </w:tr>
      <w:tr w:rsidR="00B70635" w:rsidRPr="0037562D" w14:paraId="6D5A400E" w14:textId="77777777">
        <w:tc>
          <w:tcPr>
            <w:tcW w:w="8789" w:type="dxa"/>
          </w:tcPr>
          <w:p w14:paraId="28ED8996" w14:textId="77777777" w:rsidR="00B70635" w:rsidRPr="0037562D" w:rsidRDefault="00B70635">
            <w:pPr>
              <w:pStyle w:val="questions2"/>
              <w:rPr>
                <w:b w:val="0"/>
                <w:bCs w:val="0"/>
              </w:rPr>
            </w:pPr>
            <w:r w:rsidRPr="0037562D">
              <w:rPr>
                <w:b w:val="0"/>
                <w:bCs w:val="0"/>
              </w:rPr>
              <w:t>How many Female adults not of working age (&gt;65 years old) live in the household?</w:t>
            </w:r>
          </w:p>
        </w:tc>
        <w:tc>
          <w:tcPr>
            <w:tcW w:w="850" w:type="dxa"/>
            <w:vAlign w:val="center"/>
          </w:tcPr>
          <w:p w14:paraId="3BC41B5B" w14:textId="77777777" w:rsidR="00B70635" w:rsidRPr="0037562D" w:rsidRDefault="00B70635">
            <w:pPr>
              <w:jc w:val="center"/>
            </w:pPr>
            <w:r w:rsidRPr="0037562D">
              <w:rPr>
                <w:color w:val="808080" w:themeColor="background1" w:themeShade="80"/>
              </w:rPr>
              <w:t>#</w:t>
            </w:r>
          </w:p>
        </w:tc>
      </w:tr>
      <w:tr w:rsidR="00B70635" w:rsidRPr="0037562D" w14:paraId="51B4E70E" w14:textId="77777777">
        <w:tc>
          <w:tcPr>
            <w:tcW w:w="8789" w:type="dxa"/>
          </w:tcPr>
          <w:p w14:paraId="3A585CA9" w14:textId="77777777" w:rsidR="00B70635" w:rsidRPr="0037562D" w:rsidRDefault="00B70635">
            <w:pPr>
              <w:pStyle w:val="questions2"/>
              <w:rPr>
                <w:b w:val="0"/>
                <w:bCs w:val="0"/>
              </w:rPr>
            </w:pPr>
            <w:r w:rsidRPr="0037562D">
              <w:rPr>
                <w:b w:val="0"/>
                <w:bCs w:val="0"/>
              </w:rPr>
              <w:t>How many Male children (&lt;18 years old) live in the household?</w:t>
            </w:r>
          </w:p>
        </w:tc>
        <w:tc>
          <w:tcPr>
            <w:tcW w:w="850" w:type="dxa"/>
            <w:vAlign w:val="center"/>
          </w:tcPr>
          <w:p w14:paraId="6AE797BC" w14:textId="77777777" w:rsidR="00B70635" w:rsidRPr="0037562D" w:rsidRDefault="00B70635">
            <w:pPr>
              <w:jc w:val="center"/>
            </w:pPr>
            <w:r w:rsidRPr="0037562D">
              <w:rPr>
                <w:color w:val="808080" w:themeColor="background1" w:themeShade="80"/>
              </w:rPr>
              <w:t>#</w:t>
            </w:r>
          </w:p>
        </w:tc>
      </w:tr>
      <w:tr w:rsidR="00B70635" w:rsidRPr="0037562D" w14:paraId="538B8D15" w14:textId="77777777">
        <w:tc>
          <w:tcPr>
            <w:tcW w:w="8789" w:type="dxa"/>
          </w:tcPr>
          <w:p w14:paraId="2410E352" w14:textId="77777777" w:rsidR="00B70635" w:rsidRPr="0037562D" w:rsidRDefault="00B70635">
            <w:pPr>
              <w:pStyle w:val="questions2"/>
              <w:rPr>
                <w:b w:val="0"/>
                <w:bCs w:val="0"/>
              </w:rPr>
            </w:pPr>
            <w:r w:rsidRPr="0037562D">
              <w:rPr>
                <w:b w:val="0"/>
                <w:bCs w:val="0"/>
              </w:rPr>
              <w:t>How many Female children (&lt;18 years old) live in the household?</w:t>
            </w:r>
          </w:p>
        </w:tc>
        <w:tc>
          <w:tcPr>
            <w:tcW w:w="850" w:type="dxa"/>
            <w:vAlign w:val="center"/>
          </w:tcPr>
          <w:p w14:paraId="36ED9575" w14:textId="77777777" w:rsidR="00B70635" w:rsidRPr="0037562D" w:rsidRDefault="00B70635">
            <w:pPr>
              <w:jc w:val="center"/>
            </w:pPr>
            <w:r w:rsidRPr="0037562D">
              <w:rPr>
                <w:color w:val="808080" w:themeColor="background1" w:themeShade="80"/>
              </w:rPr>
              <w:t>#</w:t>
            </w:r>
          </w:p>
        </w:tc>
      </w:tr>
    </w:tbl>
    <w:p w14:paraId="2BB047D4" w14:textId="77777777" w:rsidR="00B70635" w:rsidRPr="0037562D" w:rsidRDefault="00B70635" w:rsidP="00B70635">
      <w:pPr>
        <w:pStyle w:val="Questions"/>
      </w:pPr>
      <w:r w:rsidRPr="0037562D">
        <w:t>Please indicate the highest level of school attended by most MALE household members of working age (≥18 and ≤65 years old)</w:t>
      </w:r>
    </w:p>
    <w:p w14:paraId="24C06AC1" w14:textId="77777777" w:rsidR="00B70635" w:rsidRPr="0037562D" w:rsidRDefault="00B70635" w:rsidP="00B70635">
      <w:pPr>
        <w:pStyle w:val="Questions"/>
      </w:pPr>
      <w:r w:rsidRPr="0037562D">
        <w:t>Please indicate the highest level of school attended by most FEMALE household members of working age (≥18 and ≤65 years old)</w:t>
      </w:r>
    </w:p>
    <w:p w14:paraId="04CC46AF" w14:textId="77777777" w:rsidR="00B70635" w:rsidRPr="0037562D" w:rsidRDefault="00B70635" w:rsidP="00B70635">
      <w:pPr>
        <w:pStyle w:val="Questions"/>
        <w:rPr>
          <w:i/>
        </w:rPr>
      </w:pPr>
      <w:r w:rsidRPr="0037562D">
        <w:rPr>
          <w:i/>
          <w:iCs/>
        </w:rPr>
        <w:t>Are you or anyone in your household currently involved in any agricultural research or development project? If yes, please specify the name of the project.</w:t>
      </w:r>
    </w:p>
    <w:p w14:paraId="2BC04F83" w14:textId="77777777" w:rsidR="00B70635" w:rsidRPr="0037562D" w:rsidRDefault="00B70635" w:rsidP="00B70635">
      <w:pPr>
        <w:pStyle w:val="responses"/>
        <w:rPr>
          <w:rStyle w:val="IntenseEmphasis"/>
          <w:i/>
          <w:iCs w:val="0"/>
        </w:rPr>
      </w:pPr>
      <w:r w:rsidRPr="0037562D">
        <w:rPr>
          <w:rStyle w:val="IntenseEmphasis"/>
        </w:rPr>
        <w:t>Yes</w:t>
      </w:r>
    </w:p>
    <w:p w14:paraId="0BB72750" w14:textId="77777777" w:rsidR="00B70635" w:rsidRPr="0037562D" w:rsidRDefault="00B70635" w:rsidP="00B70635">
      <w:pPr>
        <w:pStyle w:val="responses"/>
        <w:rPr>
          <w:rStyle w:val="IntenseEmphasis"/>
          <w:i/>
          <w:iCs w:val="0"/>
        </w:rPr>
      </w:pPr>
      <w:r w:rsidRPr="0037562D">
        <w:rPr>
          <w:rStyle w:val="IntenseEmphasis"/>
        </w:rPr>
        <w:t>No</w:t>
      </w:r>
    </w:p>
    <w:p w14:paraId="0C6BEFEC" w14:textId="66CF50F5" w:rsidR="00B70635" w:rsidRPr="0037562D" w:rsidRDefault="00B70635" w:rsidP="00BA0786">
      <w:pPr>
        <w:pStyle w:val="Heading3"/>
      </w:pPr>
      <w:bookmarkStart w:id="197" w:name="_Toc146024523"/>
      <w:bookmarkStart w:id="198" w:name="_Toc166680141"/>
      <w:r w:rsidRPr="0037562D">
        <w:t>Farm characteristics</w:t>
      </w:r>
      <w:bookmarkEnd w:id="197"/>
      <w:bookmarkEnd w:id="198"/>
    </w:p>
    <w:p w14:paraId="6DFB8A51" w14:textId="77777777" w:rsidR="00175A56" w:rsidRPr="0037562D" w:rsidRDefault="00175A56" w:rsidP="00175A56">
      <w:pPr>
        <w:pStyle w:val="Questions"/>
      </w:pPr>
      <w:r w:rsidRPr="0037562D">
        <w:t>What is the total area in hectares (or acres) of land (agricultural or not) that your household:</w:t>
      </w:r>
    </w:p>
    <w:p w14:paraId="65F64327" w14:textId="77777777" w:rsidR="00175A56" w:rsidRPr="0037562D" w:rsidRDefault="00175A56" w:rsidP="00175A56">
      <w:pPr>
        <w:pStyle w:val="Hint"/>
        <w:rPr>
          <w:b/>
          <w:bCs/>
        </w:rPr>
      </w:pPr>
      <w:r w:rsidRPr="0037562D">
        <w:t>Hint: Select preferred area unit.</w:t>
      </w:r>
    </w:p>
    <w:p w14:paraId="337B2794" w14:textId="77777777" w:rsidR="00175A56" w:rsidRPr="0037562D" w:rsidRDefault="00175A56" w:rsidP="00175A56">
      <w:pPr>
        <w:pStyle w:val="questions2"/>
      </w:pPr>
      <w:r w:rsidRPr="0037562D">
        <w:t>Currently OWNS:</w:t>
      </w:r>
    </w:p>
    <w:p w14:paraId="16AA2EA3" w14:textId="6C5CB0E6" w:rsidR="00175A56" w:rsidRPr="0037562D" w:rsidRDefault="00175A56" w:rsidP="00175A56">
      <w:pPr>
        <w:pStyle w:val="Hint"/>
      </w:pPr>
      <w:r w:rsidRPr="0037562D">
        <w:t xml:space="preserve">Hint: Please include the land for which your household has legal ownership documented in a recognized document OR has the right to sell, irrespective of whether the land is currently used by </w:t>
      </w:r>
      <w:r w:rsidR="00B026BB" w:rsidRPr="0037562D">
        <w:t>you</w:t>
      </w:r>
      <w:r w:rsidRPr="0037562D">
        <w:t xml:space="preserve"> or another household</w:t>
      </w:r>
      <w:r w:rsidR="00B026BB" w:rsidRPr="0037562D">
        <w:t xml:space="preserve"> member</w:t>
      </w:r>
      <w:r w:rsidRPr="0037562D">
        <w:t>.</w:t>
      </w:r>
    </w:p>
    <w:p w14:paraId="19CBDCD6" w14:textId="77777777" w:rsidR="00175A56" w:rsidRPr="0037562D" w:rsidRDefault="00175A56" w:rsidP="00175A56">
      <w:pPr>
        <w:pStyle w:val="questions2"/>
      </w:pPr>
      <w:r w:rsidRPr="0037562D">
        <w:t>Currently LEASES from another person:</w:t>
      </w:r>
    </w:p>
    <w:p w14:paraId="3CE3CB5E" w14:textId="77777777" w:rsidR="00175A56" w:rsidRPr="0037562D" w:rsidRDefault="00175A56" w:rsidP="00175A56">
      <w:pPr>
        <w:pStyle w:val="questions2"/>
      </w:pPr>
      <w:r w:rsidRPr="0037562D">
        <w:t>Currently HOLDS USE RIGHTS, either alone or jointly with someone else:</w:t>
      </w:r>
    </w:p>
    <w:p w14:paraId="09FDB5E2" w14:textId="77777777" w:rsidR="00175A56" w:rsidRPr="0037562D" w:rsidRDefault="00175A56" w:rsidP="00175A56">
      <w:pPr>
        <w:pStyle w:val="Hint"/>
        <w:rPr>
          <w:b/>
        </w:rPr>
      </w:pPr>
      <w:r w:rsidRPr="0037562D">
        <w:t>Hint: e.g., land borrowed for free, shared or communal grazing land, shared cropland.</w:t>
      </w:r>
    </w:p>
    <w:p w14:paraId="653765AF" w14:textId="77777777" w:rsidR="00175A56" w:rsidRPr="0037562D" w:rsidRDefault="00175A56" w:rsidP="00175A56">
      <w:pPr>
        <w:pStyle w:val="Questions"/>
        <w:contextualSpacing/>
      </w:pPr>
      <w:r w:rsidRPr="0037562D">
        <w:t>From the total hectares/acres of land that your household OWNS, please specify how much is owned by:</w:t>
      </w:r>
    </w:p>
    <w:tbl>
      <w:tblPr>
        <w:tblW w:w="0" w:type="auto"/>
        <w:tblInd w:w="568" w:type="dxa"/>
        <w:tblLook w:val="04A0" w:firstRow="1" w:lastRow="0" w:firstColumn="1" w:lastColumn="0" w:noHBand="0" w:noVBand="1"/>
      </w:tblPr>
      <w:tblGrid>
        <w:gridCol w:w="5079"/>
        <w:gridCol w:w="3703"/>
      </w:tblGrid>
      <w:tr w:rsidR="00175A56" w:rsidRPr="0037562D" w14:paraId="51C55C32" w14:textId="77777777">
        <w:tc>
          <w:tcPr>
            <w:tcW w:w="5079" w:type="dxa"/>
          </w:tcPr>
          <w:p w14:paraId="1944C876" w14:textId="77777777" w:rsidR="00175A56" w:rsidRPr="006725DE" w:rsidRDefault="00175A56">
            <w:pPr>
              <w:pStyle w:val="questions2"/>
            </w:pPr>
            <w:r w:rsidRPr="006725DE">
              <w:lastRenderedPageBreak/>
              <w:t>A MALE member/members:</w:t>
            </w:r>
          </w:p>
        </w:tc>
        <w:tc>
          <w:tcPr>
            <w:tcW w:w="3703" w:type="dxa"/>
            <w:vAlign w:val="center"/>
          </w:tcPr>
          <w:p w14:paraId="7ECB2131" w14:textId="77777777" w:rsidR="00175A56" w:rsidRPr="0037562D" w:rsidRDefault="00175A56">
            <w:pPr>
              <w:jc w:val="center"/>
            </w:pPr>
            <w:r w:rsidRPr="0037562D">
              <w:rPr>
                <w:i/>
                <w:iCs/>
                <w:color w:val="808080" w:themeColor="background1" w:themeShade="80"/>
              </w:rPr>
              <w:t>Hectares / Acres</w:t>
            </w:r>
          </w:p>
        </w:tc>
      </w:tr>
      <w:tr w:rsidR="00175A56" w:rsidRPr="0037562D" w14:paraId="602829F9" w14:textId="77777777">
        <w:tc>
          <w:tcPr>
            <w:tcW w:w="5079" w:type="dxa"/>
          </w:tcPr>
          <w:p w14:paraId="1B6ECCB3" w14:textId="77777777" w:rsidR="00175A56" w:rsidRPr="006725DE" w:rsidRDefault="00175A56">
            <w:pPr>
              <w:pStyle w:val="questions2"/>
            </w:pPr>
            <w:r w:rsidRPr="006725DE">
              <w:t>A FEMALE member/members:</w:t>
            </w:r>
          </w:p>
        </w:tc>
        <w:tc>
          <w:tcPr>
            <w:tcW w:w="3703" w:type="dxa"/>
            <w:vAlign w:val="center"/>
          </w:tcPr>
          <w:p w14:paraId="04AF9D0A" w14:textId="77777777" w:rsidR="00175A56" w:rsidRPr="0037562D" w:rsidRDefault="00175A56">
            <w:pPr>
              <w:jc w:val="center"/>
            </w:pPr>
            <w:r w:rsidRPr="0037562D">
              <w:rPr>
                <w:i/>
                <w:iCs/>
                <w:color w:val="808080" w:themeColor="background1" w:themeShade="80"/>
              </w:rPr>
              <w:t>Hectares / Acres</w:t>
            </w:r>
          </w:p>
        </w:tc>
      </w:tr>
    </w:tbl>
    <w:p w14:paraId="7FDF2F23" w14:textId="77777777" w:rsidR="00175A56" w:rsidRPr="0037562D" w:rsidRDefault="00175A56" w:rsidP="00175A56">
      <w:pPr>
        <w:pStyle w:val="Questions"/>
      </w:pPr>
      <w:r w:rsidRPr="0037562D">
        <w:t>From the total hectares/acres of land that your household LEASES from another person, please specify how much is rented by:</w:t>
      </w:r>
    </w:p>
    <w:tbl>
      <w:tblPr>
        <w:tblW w:w="0" w:type="auto"/>
        <w:tblInd w:w="568" w:type="dxa"/>
        <w:tblLook w:val="04A0" w:firstRow="1" w:lastRow="0" w:firstColumn="1" w:lastColumn="0" w:noHBand="0" w:noVBand="1"/>
      </w:tblPr>
      <w:tblGrid>
        <w:gridCol w:w="5079"/>
        <w:gridCol w:w="3703"/>
      </w:tblGrid>
      <w:tr w:rsidR="00175A56" w:rsidRPr="0037562D" w14:paraId="3ED3EE22" w14:textId="77777777">
        <w:tc>
          <w:tcPr>
            <w:tcW w:w="5079" w:type="dxa"/>
          </w:tcPr>
          <w:p w14:paraId="30205152" w14:textId="77777777" w:rsidR="00175A56" w:rsidRPr="006725DE" w:rsidRDefault="00175A56">
            <w:pPr>
              <w:pStyle w:val="questions2"/>
            </w:pPr>
            <w:r w:rsidRPr="006725DE">
              <w:t>A MALE member/members:</w:t>
            </w:r>
          </w:p>
        </w:tc>
        <w:tc>
          <w:tcPr>
            <w:tcW w:w="3703" w:type="dxa"/>
            <w:vAlign w:val="center"/>
          </w:tcPr>
          <w:p w14:paraId="62DC7727" w14:textId="77777777" w:rsidR="00175A56" w:rsidRPr="0037562D" w:rsidRDefault="00175A56">
            <w:pPr>
              <w:jc w:val="center"/>
            </w:pPr>
            <w:r w:rsidRPr="0037562D">
              <w:rPr>
                <w:i/>
                <w:iCs/>
                <w:color w:val="808080" w:themeColor="background1" w:themeShade="80"/>
              </w:rPr>
              <w:t>Hectares / Acres</w:t>
            </w:r>
          </w:p>
        </w:tc>
      </w:tr>
      <w:tr w:rsidR="00175A56" w:rsidRPr="0037562D" w14:paraId="43991FAE" w14:textId="77777777">
        <w:tc>
          <w:tcPr>
            <w:tcW w:w="5079" w:type="dxa"/>
          </w:tcPr>
          <w:p w14:paraId="63635575" w14:textId="77777777" w:rsidR="00175A56" w:rsidRPr="006725DE" w:rsidRDefault="00175A56">
            <w:pPr>
              <w:pStyle w:val="questions2"/>
            </w:pPr>
            <w:r w:rsidRPr="006725DE">
              <w:t>A FEMALE member/members:</w:t>
            </w:r>
          </w:p>
        </w:tc>
        <w:tc>
          <w:tcPr>
            <w:tcW w:w="3703" w:type="dxa"/>
            <w:vAlign w:val="center"/>
          </w:tcPr>
          <w:p w14:paraId="74D251CD" w14:textId="77777777" w:rsidR="00175A56" w:rsidRPr="0037562D" w:rsidRDefault="00175A56">
            <w:pPr>
              <w:jc w:val="center"/>
            </w:pPr>
            <w:r w:rsidRPr="0037562D">
              <w:rPr>
                <w:i/>
                <w:iCs/>
                <w:color w:val="808080" w:themeColor="background1" w:themeShade="80"/>
              </w:rPr>
              <w:t>Hectares / Acres</w:t>
            </w:r>
          </w:p>
        </w:tc>
      </w:tr>
    </w:tbl>
    <w:p w14:paraId="646139F0" w14:textId="77777777" w:rsidR="00175A56" w:rsidRPr="0037562D" w:rsidRDefault="00175A56" w:rsidP="00175A56">
      <w:pPr>
        <w:pStyle w:val="Questions"/>
      </w:pPr>
      <w:r w:rsidRPr="0037562D">
        <w:t>From the total hectares/acres of land that your household HOLDS USE RIGHTS, either alone or jointly with someone else, please specify how much is held by:</w:t>
      </w:r>
    </w:p>
    <w:tbl>
      <w:tblPr>
        <w:tblW w:w="0" w:type="auto"/>
        <w:tblInd w:w="568" w:type="dxa"/>
        <w:tblLook w:val="04A0" w:firstRow="1" w:lastRow="0" w:firstColumn="1" w:lastColumn="0" w:noHBand="0" w:noVBand="1"/>
      </w:tblPr>
      <w:tblGrid>
        <w:gridCol w:w="5079"/>
        <w:gridCol w:w="3703"/>
      </w:tblGrid>
      <w:tr w:rsidR="00175A56" w:rsidRPr="0037562D" w14:paraId="23ADAE9F" w14:textId="77777777">
        <w:tc>
          <w:tcPr>
            <w:tcW w:w="5079" w:type="dxa"/>
          </w:tcPr>
          <w:p w14:paraId="00F8A354" w14:textId="77777777" w:rsidR="00175A56" w:rsidRPr="006725DE" w:rsidRDefault="00175A56">
            <w:pPr>
              <w:pStyle w:val="questions2"/>
            </w:pPr>
            <w:r w:rsidRPr="006725DE">
              <w:t>A MALE member/members:</w:t>
            </w:r>
          </w:p>
        </w:tc>
        <w:tc>
          <w:tcPr>
            <w:tcW w:w="3703" w:type="dxa"/>
            <w:vAlign w:val="center"/>
          </w:tcPr>
          <w:p w14:paraId="5D9E79A6" w14:textId="77777777" w:rsidR="00175A56" w:rsidRPr="0037562D" w:rsidRDefault="00175A56">
            <w:pPr>
              <w:jc w:val="center"/>
              <w:rPr>
                <w:i/>
                <w:iCs/>
              </w:rPr>
            </w:pPr>
            <w:r w:rsidRPr="0037562D">
              <w:rPr>
                <w:i/>
                <w:iCs/>
                <w:color w:val="808080" w:themeColor="background1" w:themeShade="80"/>
              </w:rPr>
              <w:t>Hectares / Acres</w:t>
            </w:r>
          </w:p>
        </w:tc>
      </w:tr>
      <w:tr w:rsidR="00175A56" w:rsidRPr="0037562D" w14:paraId="21E4A72D" w14:textId="77777777">
        <w:tc>
          <w:tcPr>
            <w:tcW w:w="5079" w:type="dxa"/>
          </w:tcPr>
          <w:p w14:paraId="5910DC7B" w14:textId="77777777" w:rsidR="00175A56" w:rsidRPr="006725DE" w:rsidRDefault="00175A56">
            <w:pPr>
              <w:pStyle w:val="questions2"/>
            </w:pPr>
            <w:r w:rsidRPr="006725DE">
              <w:t>A FEMALE member/members:</w:t>
            </w:r>
          </w:p>
        </w:tc>
        <w:tc>
          <w:tcPr>
            <w:tcW w:w="3703" w:type="dxa"/>
            <w:vAlign w:val="center"/>
          </w:tcPr>
          <w:p w14:paraId="76E748E6" w14:textId="77777777" w:rsidR="00175A56" w:rsidRPr="0037562D" w:rsidRDefault="00175A56">
            <w:pPr>
              <w:jc w:val="center"/>
            </w:pPr>
            <w:r w:rsidRPr="0037562D">
              <w:rPr>
                <w:i/>
                <w:iCs/>
                <w:color w:val="808080" w:themeColor="background1" w:themeShade="80"/>
              </w:rPr>
              <w:t>Hectares / Acres</w:t>
            </w:r>
          </w:p>
        </w:tc>
      </w:tr>
    </w:tbl>
    <w:p w14:paraId="451C320F" w14:textId="77777777" w:rsidR="004C6B84" w:rsidRPr="0037562D" w:rsidRDefault="004C6B84" w:rsidP="004C6B84">
      <w:pPr>
        <w:pStyle w:val="Questions"/>
      </w:pPr>
      <w:r w:rsidRPr="0037562D">
        <w:t>How would you describe the slope of your farmland?</w:t>
      </w:r>
    </w:p>
    <w:p w14:paraId="65B943F6" w14:textId="77777777" w:rsidR="004C6B84" w:rsidRPr="0037562D" w:rsidRDefault="004C6B84" w:rsidP="004C6B84">
      <w:pPr>
        <w:pStyle w:val="responses"/>
      </w:pPr>
      <w:r w:rsidRPr="0037562D">
        <w:t>Steep</w:t>
      </w:r>
    </w:p>
    <w:p w14:paraId="0F711E65" w14:textId="77777777" w:rsidR="004C6B84" w:rsidRPr="0037562D" w:rsidRDefault="004C6B84" w:rsidP="004C6B84">
      <w:pPr>
        <w:pStyle w:val="responses"/>
      </w:pPr>
      <w:r w:rsidRPr="0037562D">
        <w:t>Moderately steep</w:t>
      </w:r>
    </w:p>
    <w:p w14:paraId="01A7BCFF" w14:textId="77777777" w:rsidR="004C6B84" w:rsidRPr="0037562D" w:rsidRDefault="004C6B84" w:rsidP="004C6B84">
      <w:pPr>
        <w:pStyle w:val="responses"/>
      </w:pPr>
      <w:r w:rsidRPr="0037562D">
        <w:t>Slightly steep</w:t>
      </w:r>
    </w:p>
    <w:p w14:paraId="6253D4EB" w14:textId="1155AEA2" w:rsidR="004C6B84" w:rsidRPr="0037562D" w:rsidRDefault="004C6B84" w:rsidP="004C6B84">
      <w:pPr>
        <w:pStyle w:val="responses"/>
      </w:pPr>
      <w:r w:rsidRPr="0037562D">
        <w:t>Flat</w:t>
      </w:r>
    </w:p>
    <w:p w14:paraId="451F8871" w14:textId="01317B4C" w:rsidR="00B70635" w:rsidRPr="0037562D" w:rsidRDefault="00B70635" w:rsidP="00B70635">
      <w:pPr>
        <w:pStyle w:val="Questions"/>
      </w:pPr>
      <w:r w:rsidRPr="0037562D">
        <w:t>In the last 12 months, what did you produce on your farm?</w:t>
      </w:r>
    </w:p>
    <w:p w14:paraId="65C241AC" w14:textId="77777777" w:rsidR="00B70635" w:rsidRPr="0037562D" w:rsidRDefault="00B70635" w:rsidP="00B70635">
      <w:pPr>
        <w:pStyle w:val="Hint"/>
      </w:pPr>
      <w:r w:rsidRPr="0037562D">
        <w:rPr>
          <w:u w:val="single"/>
        </w:rPr>
        <w:t>Hint</w:t>
      </w:r>
      <w:r w:rsidRPr="0037562D">
        <w:t>: please select all relevant.</w:t>
      </w:r>
    </w:p>
    <w:p w14:paraId="685E4F87" w14:textId="77777777" w:rsidR="00B70635" w:rsidRPr="0037562D" w:rsidRDefault="00B70635" w:rsidP="00B70635">
      <w:pPr>
        <w:pStyle w:val="responses"/>
      </w:pPr>
      <w:r w:rsidRPr="0037562D">
        <w:t>Crops (including perennial crops)</w:t>
      </w:r>
    </w:p>
    <w:p w14:paraId="051DEB67" w14:textId="77777777" w:rsidR="00B70635" w:rsidRPr="0037562D" w:rsidRDefault="00B70635" w:rsidP="00B70635">
      <w:pPr>
        <w:pStyle w:val="responses"/>
      </w:pPr>
      <w:r w:rsidRPr="0037562D">
        <w:t>Livestock</w:t>
      </w:r>
    </w:p>
    <w:p w14:paraId="67DC7D79" w14:textId="77777777" w:rsidR="00B70635" w:rsidRPr="0037562D" w:rsidRDefault="00B70635" w:rsidP="00B70635">
      <w:pPr>
        <w:pStyle w:val="responses"/>
      </w:pPr>
      <w:r w:rsidRPr="0037562D">
        <w:t>Fish</w:t>
      </w:r>
    </w:p>
    <w:p w14:paraId="10C6677F" w14:textId="77777777" w:rsidR="00B70635" w:rsidRPr="0037562D" w:rsidRDefault="00B70635" w:rsidP="00B70635">
      <w:pPr>
        <w:pStyle w:val="responses"/>
      </w:pPr>
      <w:r w:rsidRPr="0037562D">
        <w:t>Trees (e.g., for wood, bark, rubber)</w:t>
      </w:r>
    </w:p>
    <w:p w14:paraId="267D3321" w14:textId="77777777" w:rsidR="00B70635" w:rsidRPr="0037562D" w:rsidRDefault="00B70635" w:rsidP="00B70635">
      <w:pPr>
        <w:pStyle w:val="responses"/>
      </w:pPr>
      <w:r w:rsidRPr="0037562D">
        <w:t>Honey</w:t>
      </w:r>
    </w:p>
    <w:p w14:paraId="2C1F311C" w14:textId="77777777" w:rsidR="00B70635" w:rsidRPr="0037562D" w:rsidRDefault="00B70635" w:rsidP="00B70635">
      <w:pPr>
        <w:pStyle w:val="responses"/>
      </w:pPr>
      <w:r w:rsidRPr="0037562D">
        <w:t>Other (please specify)</w:t>
      </w:r>
    </w:p>
    <w:p w14:paraId="43ABDAE2" w14:textId="77777777" w:rsidR="00B70635" w:rsidRPr="0037562D" w:rsidRDefault="00B70635" w:rsidP="00B70635">
      <w:pPr>
        <w:pStyle w:val="Questions"/>
      </w:pPr>
      <w:r w:rsidRPr="0037562D">
        <w:t>What does the produced CROPS (including perennial crops) get used for?</w:t>
      </w:r>
    </w:p>
    <w:p w14:paraId="32F8F688" w14:textId="77777777" w:rsidR="00B70635" w:rsidRPr="0037562D" w:rsidRDefault="00B70635" w:rsidP="00B70635">
      <w:pPr>
        <w:pStyle w:val="Hint"/>
      </w:pPr>
      <w:r w:rsidRPr="0037562D">
        <w:t>Hint: Select the share of harvested produce by used.</w:t>
      </w:r>
    </w:p>
    <w:tbl>
      <w:tblPr>
        <w:tblW w:w="9209" w:type="dxa"/>
        <w:tblLook w:val="04A0" w:firstRow="1" w:lastRow="0" w:firstColumn="1" w:lastColumn="0" w:noHBand="0" w:noVBand="1"/>
      </w:tblPr>
      <w:tblGrid>
        <w:gridCol w:w="3539"/>
        <w:gridCol w:w="1134"/>
        <w:gridCol w:w="1134"/>
        <w:gridCol w:w="1134"/>
        <w:gridCol w:w="1134"/>
        <w:gridCol w:w="1134"/>
      </w:tblGrid>
      <w:tr w:rsidR="00B70635" w:rsidRPr="0037562D" w14:paraId="2C563842" w14:textId="77777777">
        <w:tc>
          <w:tcPr>
            <w:tcW w:w="3539" w:type="dxa"/>
          </w:tcPr>
          <w:p w14:paraId="14167E80" w14:textId="77777777" w:rsidR="00B70635" w:rsidRPr="0037562D" w:rsidRDefault="00B70635">
            <w:pPr>
              <w:pStyle w:val="questions2"/>
            </w:pPr>
            <w:r w:rsidRPr="0037562D">
              <w:t xml:space="preserve">Household consumption </w:t>
            </w:r>
          </w:p>
        </w:tc>
        <w:tc>
          <w:tcPr>
            <w:tcW w:w="1134" w:type="dxa"/>
            <w:vAlign w:val="center"/>
          </w:tcPr>
          <w:p w14:paraId="3DFFA5BA"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1385B760"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0BD89972"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0F836D67"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4008CABB"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5A537B8D" w14:textId="77777777">
        <w:tc>
          <w:tcPr>
            <w:tcW w:w="3539" w:type="dxa"/>
          </w:tcPr>
          <w:p w14:paraId="02B90B08" w14:textId="77777777" w:rsidR="00B70635" w:rsidRPr="0037562D" w:rsidRDefault="00B70635">
            <w:pPr>
              <w:pStyle w:val="questions2"/>
            </w:pPr>
            <w:r w:rsidRPr="0037562D">
              <w:t>Own livestock consumption</w:t>
            </w:r>
          </w:p>
        </w:tc>
        <w:tc>
          <w:tcPr>
            <w:tcW w:w="1134" w:type="dxa"/>
            <w:vAlign w:val="center"/>
          </w:tcPr>
          <w:p w14:paraId="0FE8D73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72956AB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692BEA7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54CF889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38B6DD45"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0309EB83" w14:textId="77777777">
        <w:tc>
          <w:tcPr>
            <w:tcW w:w="3539" w:type="dxa"/>
          </w:tcPr>
          <w:p w14:paraId="4FB7C81B" w14:textId="77777777" w:rsidR="00B70635" w:rsidRPr="0037562D" w:rsidRDefault="00B70635">
            <w:pPr>
              <w:pStyle w:val="questions2"/>
            </w:pPr>
            <w:r w:rsidRPr="0037562D">
              <w:t>Sales</w:t>
            </w:r>
          </w:p>
        </w:tc>
        <w:tc>
          <w:tcPr>
            <w:tcW w:w="1134" w:type="dxa"/>
            <w:vAlign w:val="center"/>
          </w:tcPr>
          <w:p w14:paraId="5884A5A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73D2C19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759AF38"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46A3F0C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1A59D34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6F2C5D11" w14:textId="77777777">
        <w:tc>
          <w:tcPr>
            <w:tcW w:w="3539" w:type="dxa"/>
          </w:tcPr>
          <w:p w14:paraId="2E9CA8FA" w14:textId="77777777" w:rsidR="00B70635" w:rsidRPr="0037562D" w:rsidRDefault="00B70635">
            <w:pPr>
              <w:pStyle w:val="questions2"/>
            </w:pPr>
            <w:r w:rsidRPr="0037562D">
              <w:t>Gifts</w:t>
            </w:r>
          </w:p>
        </w:tc>
        <w:tc>
          <w:tcPr>
            <w:tcW w:w="1134" w:type="dxa"/>
            <w:vAlign w:val="center"/>
          </w:tcPr>
          <w:p w14:paraId="4B0B54F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0CC85A6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D41223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46CAA166"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669EA4F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6166D89A" w14:textId="77777777">
        <w:tc>
          <w:tcPr>
            <w:tcW w:w="3539" w:type="dxa"/>
          </w:tcPr>
          <w:p w14:paraId="13FB493E" w14:textId="77777777" w:rsidR="00B70635" w:rsidRPr="0037562D" w:rsidRDefault="00B70635">
            <w:pPr>
              <w:pStyle w:val="questions2"/>
            </w:pPr>
            <w:r w:rsidRPr="0037562D">
              <w:lastRenderedPageBreak/>
              <w:t>Wasted/lost</w:t>
            </w:r>
          </w:p>
        </w:tc>
        <w:tc>
          <w:tcPr>
            <w:tcW w:w="1134" w:type="dxa"/>
            <w:vAlign w:val="center"/>
          </w:tcPr>
          <w:p w14:paraId="2A3590F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6406109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57B8578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5603105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4E95BC55"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56163DC0" w14:textId="77777777">
        <w:tc>
          <w:tcPr>
            <w:tcW w:w="3539" w:type="dxa"/>
          </w:tcPr>
          <w:p w14:paraId="41906FFA" w14:textId="77777777" w:rsidR="00B70635" w:rsidRPr="0037562D" w:rsidRDefault="00B70635">
            <w:pPr>
              <w:pStyle w:val="questions2"/>
            </w:pPr>
            <w:r w:rsidRPr="0037562D">
              <w:t>Other use (please specify)</w:t>
            </w:r>
          </w:p>
        </w:tc>
        <w:tc>
          <w:tcPr>
            <w:tcW w:w="1134" w:type="dxa"/>
            <w:vAlign w:val="center"/>
          </w:tcPr>
          <w:p w14:paraId="5D24901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5EB91DD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EB9DC1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3B3DB0FB"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48BB577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bl>
    <w:p w14:paraId="2E4BD554" w14:textId="77777777" w:rsidR="00B70635" w:rsidRPr="0037562D" w:rsidRDefault="00B70635" w:rsidP="00B70635">
      <w:pPr>
        <w:pStyle w:val="Questions"/>
      </w:pPr>
      <w:r w:rsidRPr="0037562D">
        <w:t>What does the produced LIVESTOCK get used for?</w:t>
      </w:r>
    </w:p>
    <w:tbl>
      <w:tblPr>
        <w:tblW w:w="9209" w:type="dxa"/>
        <w:tblLook w:val="04A0" w:firstRow="1" w:lastRow="0" w:firstColumn="1" w:lastColumn="0" w:noHBand="0" w:noVBand="1"/>
      </w:tblPr>
      <w:tblGrid>
        <w:gridCol w:w="3539"/>
        <w:gridCol w:w="1134"/>
        <w:gridCol w:w="1134"/>
        <w:gridCol w:w="1134"/>
        <w:gridCol w:w="1134"/>
        <w:gridCol w:w="1134"/>
      </w:tblGrid>
      <w:tr w:rsidR="00B70635" w:rsidRPr="0037562D" w14:paraId="628FB020" w14:textId="77777777">
        <w:tc>
          <w:tcPr>
            <w:tcW w:w="3539" w:type="dxa"/>
          </w:tcPr>
          <w:p w14:paraId="2E43C48B" w14:textId="77777777" w:rsidR="00B70635" w:rsidRPr="0037562D" w:rsidRDefault="00B70635">
            <w:pPr>
              <w:pStyle w:val="questions2"/>
            </w:pPr>
            <w:r w:rsidRPr="0037562D">
              <w:t xml:space="preserve">Household consumption </w:t>
            </w:r>
          </w:p>
        </w:tc>
        <w:tc>
          <w:tcPr>
            <w:tcW w:w="1134" w:type="dxa"/>
            <w:vAlign w:val="center"/>
          </w:tcPr>
          <w:p w14:paraId="78D7D7D8"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0B806106"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5716D7DA"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2263BAA3"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66FBBD07"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41BB3DC9" w14:textId="77777777">
        <w:tc>
          <w:tcPr>
            <w:tcW w:w="3539" w:type="dxa"/>
          </w:tcPr>
          <w:p w14:paraId="3D649BC2" w14:textId="77777777" w:rsidR="00B70635" w:rsidRPr="0037562D" w:rsidRDefault="00B70635">
            <w:pPr>
              <w:pStyle w:val="questions2"/>
            </w:pPr>
            <w:r w:rsidRPr="0037562D">
              <w:t>On-farm use</w:t>
            </w:r>
          </w:p>
        </w:tc>
        <w:tc>
          <w:tcPr>
            <w:tcW w:w="1134" w:type="dxa"/>
            <w:vAlign w:val="center"/>
          </w:tcPr>
          <w:p w14:paraId="57B83D0A"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520A811F"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78086FF4"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76BBE0D8"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20ADAC64"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4481833C" w14:textId="77777777">
        <w:tc>
          <w:tcPr>
            <w:tcW w:w="3539" w:type="dxa"/>
          </w:tcPr>
          <w:p w14:paraId="473E3078" w14:textId="77777777" w:rsidR="00B70635" w:rsidRPr="0037562D" w:rsidRDefault="00B70635">
            <w:pPr>
              <w:pStyle w:val="questions2"/>
            </w:pPr>
            <w:r w:rsidRPr="0037562D">
              <w:t>Sales</w:t>
            </w:r>
          </w:p>
        </w:tc>
        <w:tc>
          <w:tcPr>
            <w:tcW w:w="1134" w:type="dxa"/>
            <w:vAlign w:val="center"/>
          </w:tcPr>
          <w:p w14:paraId="37D64D6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363374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004CDC7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1FB1844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782BD46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439F58B3" w14:textId="77777777">
        <w:tc>
          <w:tcPr>
            <w:tcW w:w="3539" w:type="dxa"/>
          </w:tcPr>
          <w:p w14:paraId="379477A1" w14:textId="77777777" w:rsidR="00B70635" w:rsidRPr="0037562D" w:rsidRDefault="00B70635">
            <w:pPr>
              <w:pStyle w:val="questions2"/>
            </w:pPr>
            <w:r w:rsidRPr="0037562D">
              <w:t>Gifts</w:t>
            </w:r>
          </w:p>
        </w:tc>
        <w:tc>
          <w:tcPr>
            <w:tcW w:w="1134" w:type="dxa"/>
            <w:vAlign w:val="center"/>
          </w:tcPr>
          <w:p w14:paraId="55BE255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7AAC64BB"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42A1551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424B2B0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8BF72A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20B830C8" w14:textId="77777777">
        <w:tc>
          <w:tcPr>
            <w:tcW w:w="3539" w:type="dxa"/>
          </w:tcPr>
          <w:p w14:paraId="531A9C8C" w14:textId="77777777" w:rsidR="00B70635" w:rsidRPr="0037562D" w:rsidRDefault="00B70635">
            <w:pPr>
              <w:pStyle w:val="questions2"/>
            </w:pPr>
            <w:r w:rsidRPr="0037562D">
              <w:t>Wasted/lost</w:t>
            </w:r>
          </w:p>
        </w:tc>
        <w:tc>
          <w:tcPr>
            <w:tcW w:w="1134" w:type="dxa"/>
            <w:vAlign w:val="center"/>
          </w:tcPr>
          <w:p w14:paraId="3EF498A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4891FB5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23631D6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2C6CD7F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66A69BE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15FE2784" w14:textId="77777777">
        <w:tc>
          <w:tcPr>
            <w:tcW w:w="3539" w:type="dxa"/>
          </w:tcPr>
          <w:p w14:paraId="55343B27" w14:textId="77777777" w:rsidR="00B70635" w:rsidRPr="0037562D" w:rsidRDefault="00B70635">
            <w:pPr>
              <w:pStyle w:val="questions2"/>
            </w:pPr>
            <w:r w:rsidRPr="0037562D">
              <w:t>Other use (please specify)</w:t>
            </w:r>
          </w:p>
        </w:tc>
        <w:tc>
          <w:tcPr>
            <w:tcW w:w="1134" w:type="dxa"/>
            <w:vAlign w:val="center"/>
          </w:tcPr>
          <w:p w14:paraId="4FCE207B"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1C0FC4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539C0C35"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248D3F3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9BF2BB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bl>
    <w:p w14:paraId="523EA05C" w14:textId="77777777" w:rsidR="00B70635" w:rsidRPr="0037562D" w:rsidRDefault="00B70635" w:rsidP="00B70635">
      <w:pPr>
        <w:pStyle w:val="Questions"/>
      </w:pPr>
      <w:r w:rsidRPr="0037562D">
        <w:t>What does the produced FISH get used for?</w:t>
      </w:r>
    </w:p>
    <w:tbl>
      <w:tblPr>
        <w:tblW w:w="9209" w:type="dxa"/>
        <w:tblLook w:val="04A0" w:firstRow="1" w:lastRow="0" w:firstColumn="1" w:lastColumn="0" w:noHBand="0" w:noVBand="1"/>
      </w:tblPr>
      <w:tblGrid>
        <w:gridCol w:w="3539"/>
        <w:gridCol w:w="1134"/>
        <w:gridCol w:w="1134"/>
        <w:gridCol w:w="1134"/>
        <w:gridCol w:w="1134"/>
        <w:gridCol w:w="1134"/>
      </w:tblGrid>
      <w:tr w:rsidR="00B70635" w:rsidRPr="0037562D" w14:paraId="037A0FA9" w14:textId="77777777">
        <w:tc>
          <w:tcPr>
            <w:tcW w:w="3539" w:type="dxa"/>
          </w:tcPr>
          <w:p w14:paraId="479AC61C" w14:textId="77777777" w:rsidR="00B70635" w:rsidRPr="0037562D" w:rsidRDefault="00B70635">
            <w:pPr>
              <w:pStyle w:val="questions2"/>
            </w:pPr>
            <w:r w:rsidRPr="0037562D">
              <w:t xml:space="preserve">Household consumption </w:t>
            </w:r>
          </w:p>
        </w:tc>
        <w:tc>
          <w:tcPr>
            <w:tcW w:w="1134" w:type="dxa"/>
            <w:vAlign w:val="center"/>
          </w:tcPr>
          <w:p w14:paraId="17AEEE1A"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2CF10B53"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364C4B9D"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27FDA56C"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48BFDC7A"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56AC5799" w14:textId="77777777">
        <w:tc>
          <w:tcPr>
            <w:tcW w:w="3539" w:type="dxa"/>
          </w:tcPr>
          <w:p w14:paraId="7CB789FA" w14:textId="77777777" w:rsidR="00B70635" w:rsidRPr="0037562D" w:rsidRDefault="00B70635">
            <w:pPr>
              <w:pStyle w:val="questions2"/>
            </w:pPr>
            <w:r w:rsidRPr="0037562D">
              <w:t>Own livestock consumption</w:t>
            </w:r>
          </w:p>
        </w:tc>
        <w:tc>
          <w:tcPr>
            <w:tcW w:w="1134" w:type="dxa"/>
            <w:vAlign w:val="center"/>
          </w:tcPr>
          <w:p w14:paraId="283535E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1C60CE8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48E0106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56E2D0FB"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6780D8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0EBAB7C2" w14:textId="77777777">
        <w:tc>
          <w:tcPr>
            <w:tcW w:w="3539" w:type="dxa"/>
          </w:tcPr>
          <w:p w14:paraId="2CA97B13" w14:textId="77777777" w:rsidR="00B70635" w:rsidRPr="0037562D" w:rsidRDefault="00B70635">
            <w:pPr>
              <w:pStyle w:val="questions2"/>
            </w:pPr>
            <w:r w:rsidRPr="0037562D">
              <w:t>Sales</w:t>
            </w:r>
          </w:p>
        </w:tc>
        <w:tc>
          <w:tcPr>
            <w:tcW w:w="1134" w:type="dxa"/>
            <w:vAlign w:val="center"/>
          </w:tcPr>
          <w:p w14:paraId="7CE3505B"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78EA5B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6779A9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6571A50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3D4332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60434437" w14:textId="77777777">
        <w:tc>
          <w:tcPr>
            <w:tcW w:w="3539" w:type="dxa"/>
          </w:tcPr>
          <w:p w14:paraId="2C28527D" w14:textId="77777777" w:rsidR="00B70635" w:rsidRPr="0037562D" w:rsidRDefault="00B70635">
            <w:pPr>
              <w:pStyle w:val="questions2"/>
            </w:pPr>
            <w:r w:rsidRPr="0037562D">
              <w:t>Gifts</w:t>
            </w:r>
          </w:p>
        </w:tc>
        <w:tc>
          <w:tcPr>
            <w:tcW w:w="1134" w:type="dxa"/>
            <w:vAlign w:val="center"/>
          </w:tcPr>
          <w:p w14:paraId="21F1440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FCC7AD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22926FD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66D85E3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15A46F0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4FE3FF8D" w14:textId="77777777">
        <w:tc>
          <w:tcPr>
            <w:tcW w:w="3539" w:type="dxa"/>
          </w:tcPr>
          <w:p w14:paraId="0F9CDD6E" w14:textId="77777777" w:rsidR="00B70635" w:rsidRPr="0037562D" w:rsidRDefault="00B70635">
            <w:pPr>
              <w:pStyle w:val="questions2"/>
            </w:pPr>
            <w:r w:rsidRPr="0037562D">
              <w:t>Wasted/lost</w:t>
            </w:r>
          </w:p>
        </w:tc>
        <w:tc>
          <w:tcPr>
            <w:tcW w:w="1134" w:type="dxa"/>
            <w:vAlign w:val="center"/>
          </w:tcPr>
          <w:p w14:paraId="0FE78A9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40BBD31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009CE65B"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1E3DE6D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47CE496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4E488D2B" w14:textId="77777777">
        <w:tc>
          <w:tcPr>
            <w:tcW w:w="3539" w:type="dxa"/>
          </w:tcPr>
          <w:p w14:paraId="78CFACAB" w14:textId="77777777" w:rsidR="00B70635" w:rsidRPr="0037562D" w:rsidRDefault="00B70635">
            <w:pPr>
              <w:pStyle w:val="questions2"/>
            </w:pPr>
            <w:r w:rsidRPr="0037562D">
              <w:t>Other use (please specify)</w:t>
            </w:r>
          </w:p>
        </w:tc>
        <w:tc>
          <w:tcPr>
            <w:tcW w:w="1134" w:type="dxa"/>
            <w:vAlign w:val="center"/>
          </w:tcPr>
          <w:p w14:paraId="52202444"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61C203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00BC95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0F37409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5B650D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bl>
    <w:p w14:paraId="505C7985" w14:textId="77777777" w:rsidR="00B70635" w:rsidRPr="0037562D" w:rsidRDefault="00B70635" w:rsidP="00B70635">
      <w:pPr>
        <w:pStyle w:val="Questions"/>
      </w:pPr>
      <w:r w:rsidRPr="0037562D">
        <w:t>What does the produced wood, bark, rubber, etc. (from TREES) get used for?</w:t>
      </w:r>
    </w:p>
    <w:tbl>
      <w:tblPr>
        <w:tblW w:w="9209" w:type="dxa"/>
        <w:tblLook w:val="04A0" w:firstRow="1" w:lastRow="0" w:firstColumn="1" w:lastColumn="0" w:noHBand="0" w:noVBand="1"/>
      </w:tblPr>
      <w:tblGrid>
        <w:gridCol w:w="3539"/>
        <w:gridCol w:w="1134"/>
        <w:gridCol w:w="1134"/>
        <w:gridCol w:w="1134"/>
        <w:gridCol w:w="1134"/>
        <w:gridCol w:w="1134"/>
      </w:tblGrid>
      <w:tr w:rsidR="00B70635" w:rsidRPr="0037562D" w14:paraId="5A819300" w14:textId="77777777" w:rsidTr="16168DE3">
        <w:tc>
          <w:tcPr>
            <w:tcW w:w="3539" w:type="dxa"/>
            <w:vAlign w:val="bottom"/>
          </w:tcPr>
          <w:p w14:paraId="06AEC76D" w14:textId="77777777" w:rsidR="00B70635" w:rsidRPr="0037562D" w:rsidRDefault="00B70635">
            <w:pPr>
              <w:pStyle w:val="questions2"/>
            </w:pPr>
            <w:r w:rsidRPr="0037562D">
              <w:rPr>
                <w:rFonts w:ascii="Calibri" w:hAnsi="Calibri" w:cs="Calibri"/>
              </w:rPr>
              <w:t>Household use for cooking</w:t>
            </w:r>
          </w:p>
        </w:tc>
        <w:tc>
          <w:tcPr>
            <w:tcW w:w="1134" w:type="dxa"/>
            <w:vAlign w:val="center"/>
          </w:tcPr>
          <w:p w14:paraId="7A25477B"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0334444E"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072D1950"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6830D5A6"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34812BFF"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277B4961" w14:textId="77777777" w:rsidTr="16168DE3">
        <w:tc>
          <w:tcPr>
            <w:tcW w:w="3539" w:type="dxa"/>
            <w:vAlign w:val="bottom"/>
          </w:tcPr>
          <w:p w14:paraId="37F15E23" w14:textId="77777777" w:rsidR="00B70635" w:rsidRPr="0037562D" w:rsidRDefault="00B70635">
            <w:pPr>
              <w:pStyle w:val="questions2"/>
            </w:pPr>
            <w:r w:rsidRPr="0037562D">
              <w:rPr>
                <w:rFonts w:ascii="Calibri" w:hAnsi="Calibri" w:cs="Calibri"/>
              </w:rPr>
              <w:t>Household use for building</w:t>
            </w:r>
          </w:p>
        </w:tc>
        <w:tc>
          <w:tcPr>
            <w:tcW w:w="1134" w:type="dxa"/>
            <w:vAlign w:val="center"/>
          </w:tcPr>
          <w:p w14:paraId="41B53736"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6013EBE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74EF714"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2B69B08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10A5109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4F7841A7" w14:textId="77777777" w:rsidTr="16168DE3">
        <w:tc>
          <w:tcPr>
            <w:tcW w:w="3539" w:type="dxa"/>
            <w:vAlign w:val="bottom"/>
          </w:tcPr>
          <w:p w14:paraId="3FBAC8C2" w14:textId="77777777" w:rsidR="00B70635" w:rsidRPr="0037562D" w:rsidRDefault="00B70635">
            <w:pPr>
              <w:pStyle w:val="questions2"/>
            </w:pPr>
            <w:r w:rsidRPr="0037562D">
              <w:rPr>
                <w:rFonts w:ascii="Calibri" w:hAnsi="Calibri" w:cs="Calibri"/>
              </w:rPr>
              <w:t>Household use for heating</w:t>
            </w:r>
          </w:p>
        </w:tc>
        <w:tc>
          <w:tcPr>
            <w:tcW w:w="1134" w:type="dxa"/>
            <w:vAlign w:val="center"/>
          </w:tcPr>
          <w:p w14:paraId="7BB48EF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58DEA24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0046F4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752F0AA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28B8AAA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22F558D2" w14:textId="77777777" w:rsidTr="16168DE3">
        <w:tc>
          <w:tcPr>
            <w:tcW w:w="3539" w:type="dxa"/>
            <w:vAlign w:val="bottom"/>
          </w:tcPr>
          <w:p w14:paraId="537B9436" w14:textId="77777777" w:rsidR="00B70635" w:rsidRPr="0037562D" w:rsidRDefault="00B70635">
            <w:pPr>
              <w:pStyle w:val="questions2"/>
            </w:pPr>
            <w:r w:rsidRPr="0037562D">
              <w:rPr>
                <w:rFonts w:ascii="Calibri" w:hAnsi="Calibri" w:cs="Calibri"/>
              </w:rPr>
              <w:t>Household other use</w:t>
            </w:r>
          </w:p>
        </w:tc>
        <w:tc>
          <w:tcPr>
            <w:tcW w:w="1134" w:type="dxa"/>
            <w:vAlign w:val="center"/>
          </w:tcPr>
          <w:p w14:paraId="46F1AEB6"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40C866D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631D2C9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7143FCA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83FCF0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01978413" w14:textId="77777777" w:rsidTr="16168DE3">
        <w:tc>
          <w:tcPr>
            <w:tcW w:w="3539" w:type="dxa"/>
            <w:vAlign w:val="bottom"/>
          </w:tcPr>
          <w:p w14:paraId="395D22A4" w14:textId="77777777" w:rsidR="00B70635" w:rsidRPr="0037562D" w:rsidRDefault="00B70635">
            <w:pPr>
              <w:pStyle w:val="questions2"/>
            </w:pPr>
            <w:r w:rsidRPr="0037562D">
              <w:rPr>
                <w:rFonts w:ascii="Calibri" w:hAnsi="Calibri" w:cs="Calibri"/>
              </w:rPr>
              <w:t>Sales</w:t>
            </w:r>
          </w:p>
        </w:tc>
        <w:tc>
          <w:tcPr>
            <w:tcW w:w="1134" w:type="dxa"/>
            <w:vAlign w:val="center"/>
          </w:tcPr>
          <w:p w14:paraId="4506C9D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0792168"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32035B6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45D5BF2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341415DD"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4A8318E1" w14:textId="77777777" w:rsidTr="16168DE3">
        <w:tc>
          <w:tcPr>
            <w:tcW w:w="3539" w:type="dxa"/>
            <w:vAlign w:val="bottom"/>
          </w:tcPr>
          <w:p w14:paraId="2CB276A4" w14:textId="77777777" w:rsidR="00B70635" w:rsidRPr="0037562D" w:rsidRDefault="00B70635">
            <w:pPr>
              <w:pStyle w:val="questions2"/>
            </w:pPr>
            <w:r w:rsidRPr="0037562D">
              <w:rPr>
                <w:rFonts w:ascii="Calibri" w:hAnsi="Calibri" w:cs="Calibri"/>
              </w:rPr>
              <w:t>Gifts</w:t>
            </w:r>
          </w:p>
        </w:tc>
        <w:tc>
          <w:tcPr>
            <w:tcW w:w="1134" w:type="dxa"/>
            <w:vAlign w:val="center"/>
          </w:tcPr>
          <w:p w14:paraId="557E2BB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64603BB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5AE1075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05E2B51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65495D0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03FEE22E" w14:textId="77777777" w:rsidTr="16168DE3">
        <w:tc>
          <w:tcPr>
            <w:tcW w:w="3539" w:type="dxa"/>
          </w:tcPr>
          <w:p w14:paraId="225E5E2F" w14:textId="77777777" w:rsidR="00B70635" w:rsidRPr="0037562D" w:rsidRDefault="00B70635">
            <w:pPr>
              <w:pStyle w:val="questions2"/>
              <w:rPr>
                <w:rFonts w:ascii="Calibri" w:hAnsi="Calibri" w:cs="Calibri"/>
              </w:rPr>
            </w:pPr>
            <w:r w:rsidRPr="0037562D">
              <w:t>Wasted/lost</w:t>
            </w:r>
          </w:p>
        </w:tc>
        <w:tc>
          <w:tcPr>
            <w:tcW w:w="1134" w:type="dxa"/>
            <w:vAlign w:val="center"/>
          </w:tcPr>
          <w:p w14:paraId="195000E0"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2D3E5603"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4B767340"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1A304701"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4920A24B"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121052AA" w14:textId="77777777" w:rsidTr="16168DE3">
        <w:tc>
          <w:tcPr>
            <w:tcW w:w="3539" w:type="dxa"/>
          </w:tcPr>
          <w:p w14:paraId="6437A466" w14:textId="77777777" w:rsidR="00B70635" w:rsidRPr="0037562D" w:rsidRDefault="00B70635">
            <w:pPr>
              <w:pStyle w:val="questions2"/>
              <w:rPr>
                <w:rFonts w:ascii="Calibri" w:hAnsi="Calibri" w:cs="Calibri"/>
              </w:rPr>
            </w:pPr>
            <w:r w:rsidRPr="0037562D">
              <w:lastRenderedPageBreak/>
              <w:t>Other use (please specify)</w:t>
            </w:r>
          </w:p>
        </w:tc>
        <w:tc>
          <w:tcPr>
            <w:tcW w:w="1134" w:type="dxa"/>
            <w:vAlign w:val="center"/>
          </w:tcPr>
          <w:p w14:paraId="45AAC4E8"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4350C8AE"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0D2F913B"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74E34BFD"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4EE714A8"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76-100%</w:t>
            </w:r>
          </w:p>
        </w:tc>
      </w:tr>
    </w:tbl>
    <w:p w14:paraId="15C09C30" w14:textId="1EC1D6B6" w:rsidR="16168DE3" w:rsidRPr="0037562D" w:rsidRDefault="16168DE3"/>
    <w:p w14:paraId="1740113D" w14:textId="77777777" w:rsidR="00B70635" w:rsidRPr="0037562D" w:rsidRDefault="00B70635" w:rsidP="00B70635">
      <w:pPr>
        <w:pStyle w:val="Questions"/>
      </w:pPr>
      <w:r w:rsidRPr="0037562D">
        <w:t>What does the produced HONEY get used for?</w:t>
      </w:r>
    </w:p>
    <w:tbl>
      <w:tblPr>
        <w:tblW w:w="9209" w:type="dxa"/>
        <w:tblLook w:val="04A0" w:firstRow="1" w:lastRow="0" w:firstColumn="1" w:lastColumn="0" w:noHBand="0" w:noVBand="1"/>
      </w:tblPr>
      <w:tblGrid>
        <w:gridCol w:w="3539"/>
        <w:gridCol w:w="1134"/>
        <w:gridCol w:w="1134"/>
        <w:gridCol w:w="1134"/>
        <w:gridCol w:w="1134"/>
        <w:gridCol w:w="1134"/>
      </w:tblGrid>
      <w:tr w:rsidR="00B70635" w:rsidRPr="0037562D" w14:paraId="7B0C6D96" w14:textId="77777777">
        <w:tc>
          <w:tcPr>
            <w:tcW w:w="3539" w:type="dxa"/>
          </w:tcPr>
          <w:p w14:paraId="0FE1FD99" w14:textId="77777777" w:rsidR="00B70635" w:rsidRPr="0037562D" w:rsidRDefault="00B70635">
            <w:pPr>
              <w:pStyle w:val="questions2"/>
            </w:pPr>
            <w:r w:rsidRPr="0037562D">
              <w:t xml:space="preserve">Household consumption </w:t>
            </w:r>
          </w:p>
        </w:tc>
        <w:tc>
          <w:tcPr>
            <w:tcW w:w="1134" w:type="dxa"/>
            <w:vAlign w:val="center"/>
          </w:tcPr>
          <w:p w14:paraId="6BCA7F0A"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5278A622"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798A37CC"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468B77F5"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6F85CCBD"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5E30C00E" w14:textId="77777777">
        <w:tc>
          <w:tcPr>
            <w:tcW w:w="3539" w:type="dxa"/>
          </w:tcPr>
          <w:p w14:paraId="26D5084F" w14:textId="77777777" w:rsidR="00B70635" w:rsidRPr="0037562D" w:rsidRDefault="00B70635">
            <w:pPr>
              <w:pStyle w:val="questions2"/>
            </w:pPr>
            <w:r w:rsidRPr="0037562D">
              <w:t>Sales</w:t>
            </w:r>
          </w:p>
        </w:tc>
        <w:tc>
          <w:tcPr>
            <w:tcW w:w="1134" w:type="dxa"/>
            <w:vAlign w:val="center"/>
          </w:tcPr>
          <w:p w14:paraId="55AC791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54AD6E1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1C667926"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2242712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69FB066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2615C6D6" w14:textId="77777777">
        <w:tc>
          <w:tcPr>
            <w:tcW w:w="3539" w:type="dxa"/>
          </w:tcPr>
          <w:p w14:paraId="0F44CCDA" w14:textId="77777777" w:rsidR="00B70635" w:rsidRPr="0037562D" w:rsidRDefault="00B70635">
            <w:pPr>
              <w:pStyle w:val="questions2"/>
            </w:pPr>
            <w:r w:rsidRPr="0037562D">
              <w:t>Gifts</w:t>
            </w:r>
          </w:p>
        </w:tc>
        <w:tc>
          <w:tcPr>
            <w:tcW w:w="1134" w:type="dxa"/>
            <w:vAlign w:val="center"/>
          </w:tcPr>
          <w:p w14:paraId="5D739305"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35DC202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58C9486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3CEAD2D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17A8140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1CA10CA1" w14:textId="77777777">
        <w:tc>
          <w:tcPr>
            <w:tcW w:w="3539" w:type="dxa"/>
          </w:tcPr>
          <w:p w14:paraId="2C79B53E" w14:textId="77777777" w:rsidR="00B70635" w:rsidRPr="0037562D" w:rsidRDefault="00B70635">
            <w:pPr>
              <w:pStyle w:val="questions2"/>
            </w:pPr>
            <w:r w:rsidRPr="0037562D">
              <w:t>Wasted/lost</w:t>
            </w:r>
          </w:p>
        </w:tc>
        <w:tc>
          <w:tcPr>
            <w:tcW w:w="1134" w:type="dxa"/>
            <w:vAlign w:val="center"/>
          </w:tcPr>
          <w:p w14:paraId="542AD986"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0AE7C6E5"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78C5F12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5CC1DE6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147D0E7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3E6AFB72" w14:textId="77777777">
        <w:tc>
          <w:tcPr>
            <w:tcW w:w="3539" w:type="dxa"/>
          </w:tcPr>
          <w:p w14:paraId="696E39B4" w14:textId="77777777" w:rsidR="00B70635" w:rsidRPr="0037562D" w:rsidRDefault="00B70635">
            <w:pPr>
              <w:pStyle w:val="questions2"/>
            </w:pPr>
            <w:r w:rsidRPr="0037562D">
              <w:t>Other use (please specify)</w:t>
            </w:r>
          </w:p>
        </w:tc>
        <w:tc>
          <w:tcPr>
            <w:tcW w:w="1134" w:type="dxa"/>
            <w:vAlign w:val="center"/>
          </w:tcPr>
          <w:p w14:paraId="44A8979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12CC569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4422DDC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08A3365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7867BA8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bl>
    <w:p w14:paraId="293D25BF" w14:textId="77777777" w:rsidR="00B70635" w:rsidRPr="0037562D" w:rsidRDefault="00B70635" w:rsidP="00B70635">
      <w:pPr>
        <w:pStyle w:val="Questions"/>
      </w:pPr>
      <w:r w:rsidRPr="0037562D">
        <w:t>What do the produced OTHER products get used for?</w:t>
      </w:r>
    </w:p>
    <w:tbl>
      <w:tblPr>
        <w:tblW w:w="9209" w:type="dxa"/>
        <w:tblLook w:val="04A0" w:firstRow="1" w:lastRow="0" w:firstColumn="1" w:lastColumn="0" w:noHBand="0" w:noVBand="1"/>
      </w:tblPr>
      <w:tblGrid>
        <w:gridCol w:w="3539"/>
        <w:gridCol w:w="1134"/>
        <w:gridCol w:w="1134"/>
        <w:gridCol w:w="1134"/>
        <w:gridCol w:w="1134"/>
        <w:gridCol w:w="1134"/>
      </w:tblGrid>
      <w:tr w:rsidR="00B70635" w:rsidRPr="0037562D" w14:paraId="73EF03C9" w14:textId="77777777">
        <w:tc>
          <w:tcPr>
            <w:tcW w:w="3539" w:type="dxa"/>
          </w:tcPr>
          <w:p w14:paraId="29DDE85B" w14:textId="77777777" w:rsidR="00B70635" w:rsidRPr="0037562D" w:rsidRDefault="00B70635">
            <w:pPr>
              <w:pStyle w:val="questions2"/>
            </w:pPr>
            <w:r w:rsidRPr="0037562D">
              <w:t xml:space="preserve">Household consumption </w:t>
            </w:r>
          </w:p>
        </w:tc>
        <w:tc>
          <w:tcPr>
            <w:tcW w:w="1134" w:type="dxa"/>
            <w:vAlign w:val="center"/>
          </w:tcPr>
          <w:p w14:paraId="4127A7FA"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2963EF26"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79DA49A9"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4648D5D3"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733FDC30" w14:textId="77777777" w:rsidR="00B70635" w:rsidRPr="0037562D" w:rsidRDefault="00B70635">
            <w:pPr>
              <w:pStyle w:val="Hint"/>
              <w:spacing w:after="0"/>
              <w:ind w:firstLine="0"/>
              <w:jc w:val="center"/>
              <w:rPr>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41695A7F" w14:textId="77777777">
        <w:tc>
          <w:tcPr>
            <w:tcW w:w="3539" w:type="dxa"/>
          </w:tcPr>
          <w:p w14:paraId="33713B05" w14:textId="77777777" w:rsidR="00B70635" w:rsidRPr="0037562D" w:rsidRDefault="00B70635">
            <w:pPr>
              <w:pStyle w:val="questions2"/>
            </w:pPr>
            <w:r w:rsidRPr="0037562D">
              <w:t>Own livestock consumption</w:t>
            </w:r>
          </w:p>
        </w:tc>
        <w:tc>
          <w:tcPr>
            <w:tcW w:w="1134" w:type="dxa"/>
            <w:vAlign w:val="center"/>
          </w:tcPr>
          <w:p w14:paraId="19F1F22E"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71E48D8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68154994"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13B4AA2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14EF750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2AC53620" w14:textId="77777777">
        <w:tc>
          <w:tcPr>
            <w:tcW w:w="3539" w:type="dxa"/>
          </w:tcPr>
          <w:p w14:paraId="01C18286" w14:textId="77777777" w:rsidR="00B70635" w:rsidRPr="0037562D" w:rsidRDefault="00B70635">
            <w:pPr>
              <w:pStyle w:val="questions2"/>
            </w:pPr>
            <w:r w:rsidRPr="0037562D">
              <w:t>On-farm use</w:t>
            </w:r>
          </w:p>
        </w:tc>
        <w:tc>
          <w:tcPr>
            <w:tcW w:w="1134" w:type="dxa"/>
            <w:vAlign w:val="center"/>
          </w:tcPr>
          <w:p w14:paraId="77B8ED9F"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None</w:t>
            </w:r>
          </w:p>
        </w:tc>
        <w:tc>
          <w:tcPr>
            <w:tcW w:w="1134" w:type="dxa"/>
            <w:vAlign w:val="center"/>
          </w:tcPr>
          <w:p w14:paraId="0C80EDA5"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1-25%</w:t>
            </w:r>
          </w:p>
        </w:tc>
        <w:tc>
          <w:tcPr>
            <w:tcW w:w="1134" w:type="dxa"/>
            <w:vAlign w:val="center"/>
          </w:tcPr>
          <w:p w14:paraId="49298751"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26-50%</w:t>
            </w:r>
          </w:p>
        </w:tc>
        <w:tc>
          <w:tcPr>
            <w:tcW w:w="1134" w:type="dxa"/>
            <w:vAlign w:val="center"/>
          </w:tcPr>
          <w:p w14:paraId="593906FD"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51-75%</w:t>
            </w:r>
          </w:p>
        </w:tc>
        <w:tc>
          <w:tcPr>
            <w:tcW w:w="1134" w:type="dxa"/>
            <w:vAlign w:val="center"/>
          </w:tcPr>
          <w:p w14:paraId="7BCE0C92" w14:textId="77777777" w:rsidR="00B70635" w:rsidRPr="0037562D" w:rsidRDefault="00B70635">
            <w:pPr>
              <w:pStyle w:val="Hint"/>
              <w:ind w:firstLine="0"/>
              <w:jc w:val="center"/>
              <w:rPr>
                <w:rFonts w:ascii="Calibri" w:eastAsia="Times New Roman" w:hAnsi="Calibri" w:cs="Calibri"/>
                <w:color w:val="808080" w:themeColor="background1" w:themeShade="80"/>
              </w:rPr>
            </w:pPr>
            <w:r w:rsidRPr="0037562D">
              <w:rPr>
                <w:rFonts w:ascii="Calibri" w:eastAsia="Times New Roman" w:hAnsi="Calibri" w:cs="Calibri"/>
                <w:color w:val="808080" w:themeColor="background1" w:themeShade="80"/>
              </w:rPr>
              <w:t>76-100%</w:t>
            </w:r>
          </w:p>
        </w:tc>
      </w:tr>
      <w:tr w:rsidR="00B70635" w:rsidRPr="0037562D" w14:paraId="6C3329CB" w14:textId="77777777">
        <w:tc>
          <w:tcPr>
            <w:tcW w:w="3539" w:type="dxa"/>
          </w:tcPr>
          <w:p w14:paraId="6ABA317B" w14:textId="77777777" w:rsidR="00B70635" w:rsidRPr="0037562D" w:rsidRDefault="00B70635">
            <w:pPr>
              <w:pStyle w:val="questions2"/>
            </w:pPr>
            <w:r w:rsidRPr="0037562D">
              <w:t>Sales</w:t>
            </w:r>
          </w:p>
        </w:tc>
        <w:tc>
          <w:tcPr>
            <w:tcW w:w="1134" w:type="dxa"/>
            <w:vAlign w:val="center"/>
          </w:tcPr>
          <w:p w14:paraId="04091CF2"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6CA81A8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080F5444"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4F205B4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275B14A1"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461D4F9E" w14:textId="77777777">
        <w:tc>
          <w:tcPr>
            <w:tcW w:w="3539" w:type="dxa"/>
          </w:tcPr>
          <w:p w14:paraId="01D751A0" w14:textId="77777777" w:rsidR="00B70635" w:rsidRPr="0037562D" w:rsidRDefault="00B70635">
            <w:pPr>
              <w:pStyle w:val="questions2"/>
            </w:pPr>
            <w:r w:rsidRPr="0037562D">
              <w:t>Gifts</w:t>
            </w:r>
          </w:p>
        </w:tc>
        <w:tc>
          <w:tcPr>
            <w:tcW w:w="1134" w:type="dxa"/>
            <w:vAlign w:val="center"/>
          </w:tcPr>
          <w:p w14:paraId="3C632AC9"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436D3BA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5097912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61A934B3"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3357B090"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6017B853" w14:textId="77777777">
        <w:tc>
          <w:tcPr>
            <w:tcW w:w="3539" w:type="dxa"/>
          </w:tcPr>
          <w:p w14:paraId="6D8428ED" w14:textId="77777777" w:rsidR="00B70635" w:rsidRPr="0037562D" w:rsidRDefault="00B70635">
            <w:pPr>
              <w:pStyle w:val="questions2"/>
            </w:pPr>
            <w:r w:rsidRPr="0037562D">
              <w:t>Wasted/lost</w:t>
            </w:r>
          </w:p>
        </w:tc>
        <w:tc>
          <w:tcPr>
            <w:tcW w:w="1134" w:type="dxa"/>
            <w:vAlign w:val="center"/>
          </w:tcPr>
          <w:p w14:paraId="022305B6"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149EC31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29AF87D4"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4DFA902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20791497"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r w:rsidR="00B70635" w:rsidRPr="0037562D" w14:paraId="01D3A5C0" w14:textId="77777777">
        <w:tc>
          <w:tcPr>
            <w:tcW w:w="3539" w:type="dxa"/>
          </w:tcPr>
          <w:p w14:paraId="09072F55" w14:textId="77777777" w:rsidR="00B70635" w:rsidRPr="0037562D" w:rsidRDefault="00B70635">
            <w:pPr>
              <w:pStyle w:val="questions2"/>
            </w:pPr>
            <w:r w:rsidRPr="0037562D">
              <w:t>Other use (please specify)</w:t>
            </w:r>
          </w:p>
        </w:tc>
        <w:tc>
          <w:tcPr>
            <w:tcW w:w="1134" w:type="dxa"/>
            <w:vAlign w:val="center"/>
          </w:tcPr>
          <w:p w14:paraId="73AF87EC"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None</w:t>
            </w:r>
          </w:p>
        </w:tc>
        <w:tc>
          <w:tcPr>
            <w:tcW w:w="1134" w:type="dxa"/>
            <w:vAlign w:val="center"/>
          </w:tcPr>
          <w:p w14:paraId="2FFE63D8"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1-25%</w:t>
            </w:r>
          </w:p>
        </w:tc>
        <w:tc>
          <w:tcPr>
            <w:tcW w:w="1134" w:type="dxa"/>
            <w:vAlign w:val="center"/>
          </w:tcPr>
          <w:p w14:paraId="4D4919BA"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26-50%</w:t>
            </w:r>
          </w:p>
        </w:tc>
        <w:tc>
          <w:tcPr>
            <w:tcW w:w="1134" w:type="dxa"/>
            <w:vAlign w:val="center"/>
          </w:tcPr>
          <w:p w14:paraId="086CE09F"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51-75%</w:t>
            </w:r>
          </w:p>
        </w:tc>
        <w:tc>
          <w:tcPr>
            <w:tcW w:w="1134" w:type="dxa"/>
            <w:vAlign w:val="center"/>
          </w:tcPr>
          <w:p w14:paraId="53F1E464" w14:textId="77777777" w:rsidR="00B70635" w:rsidRPr="0037562D" w:rsidRDefault="00B70635">
            <w:pPr>
              <w:pStyle w:val="Hint"/>
              <w:ind w:firstLine="0"/>
              <w:jc w:val="center"/>
            </w:pPr>
            <w:r w:rsidRPr="0037562D">
              <w:rPr>
                <w:rFonts w:ascii="Calibri" w:eastAsia="Times New Roman" w:hAnsi="Calibri" w:cs="Calibri"/>
                <w:color w:val="808080" w:themeColor="background1" w:themeShade="80"/>
              </w:rPr>
              <w:t>76-100%</w:t>
            </w:r>
          </w:p>
        </w:tc>
      </w:tr>
    </w:tbl>
    <w:p w14:paraId="49E8020F" w14:textId="77777777" w:rsidR="00B70635" w:rsidRPr="0037562D" w:rsidRDefault="00B70635" w:rsidP="00B70635">
      <w:pPr>
        <w:pStyle w:val="Questions"/>
      </w:pPr>
      <w:r w:rsidRPr="0037562D">
        <w:t>Over the past 12 months, how much CHEMICAL FUNGICIDES/PESTICIDES/HERBICIDES was applied to cropland?</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6232"/>
      </w:tblGrid>
      <w:tr w:rsidR="00B70635" w:rsidRPr="0037562D" w14:paraId="7EB66F7A" w14:textId="77777777">
        <w:tc>
          <w:tcPr>
            <w:tcW w:w="6232" w:type="dxa"/>
          </w:tcPr>
          <w:p w14:paraId="64A3E5DE" w14:textId="77777777" w:rsidR="00B70635" w:rsidRPr="0037562D" w:rsidRDefault="00B70635">
            <w:pPr>
              <w:pStyle w:val="questions2"/>
            </w:pPr>
            <w:r w:rsidRPr="0037562D">
              <w:t>Name of the main product used:</w:t>
            </w:r>
          </w:p>
        </w:tc>
      </w:tr>
      <w:tr w:rsidR="00B70635" w:rsidRPr="0037562D" w14:paraId="1E2A177F" w14:textId="77777777">
        <w:tc>
          <w:tcPr>
            <w:tcW w:w="6232" w:type="dxa"/>
          </w:tcPr>
          <w:p w14:paraId="37DFA8DC" w14:textId="77777777" w:rsidR="00B70635" w:rsidRPr="0037562D" w:rsidRDefault="00B70635">
            <w:pPr>
              <w:pStyle w:val="questions2"/>
            </w:pPr>
            <w:r w:rsidRPr="0037562D">
              <w:t>Amount applied:</w:t>
            </w:r>
          </w:p>
          <w:p w14:paraId="1A5DDE69" w14:textId="77777777" w:rsidR="00B70635" w:rsidRPr="0037562D" w:rsidRDefault="00B70635">
            <w:pPr>
              <w:pStyle w:val="Hint"/>
            </w:pPr>
            <w:r w:rsidRPr="0037562D">
              <w:rPr>
                <w:u w:val="single"/>
              </w:rPr>
              <w:t>Hint</w:t>
            </w:r>
            <w:r w:rsidRPr="0037562D">
              <w:t>: please specify the applied unit</w:t>
            </w:r>
          </w:p>
        </w:tc>
      </w:tr>
      <w:tr w:rsidR="00B70635" w:rsidRPr="0037562D" w14:paraId="185740FC" w14:textId="77777777">
        <w:tc>
          <w:tcPr>
            <w:tcW w:w="6232" w:type="dxa"/>
          </w:tcPr>
          <w:p w14:paraId="4FD42333" w14:textId="77777777" w:rsidR="00B70635" w:rsidRPr="0037562D" w:rsidRDefault="00B70635">
            <w:pPr>
              <w:pStyle w:val="questions2"/>
            </w:pPr>
            <w:r w:rsidRPr="0037562D">
              <w:t>Specify the surface area affected in hectares/acres:</w:t>
            </w:r>
          </w:p>
        </w:tc>
      </w:tr>
    </w:tbl>
    <w:p w14:paraId="6664B4C6" w14:textId="77777777" w:rsidR="00B70635" w:rsidRPr="0037562D" w:rsidRDefault="00B70635" w:rsidP="00B70635">
      <w:pPr>
        <w:pStyle w:val="Questions"/>
      </w:pPr>
      <w:r w:rsidRPr="0037562D">
        <w:t>Over the past 12 months, how much NON-CHEMICAL FUNGICIDES/PESTICIDES/HERBICIDES was applied to cropland?</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6232"/>
      </w:tblGrid>
      <w:tr w:rsidR="00B70635" w:rsidRPr="0037562D" w14:paraId="554145DD" w14:textId="77777777">
        <w:tc>
          <w:tcPr>
            <w:tcW w:w="6232" w:type="dxa"/>
          </w:tcPr>
          <w:p w14:paraId="4077F6BB" w14:textId="77777777" w:rsidR="00B70635" w:rsidRPr="0037562D" w:rsidRDefault="00B70635">
            <w:pPr>
              <w:pStyle w:val="questions2"/>
            </w:pPr>
            <w:r w:rsidRPr="0037562D">
              <w:t>Name of the main product used:</w:t>
            </w:r>
          </w:p>
        </w:tc>
      </w:tr>
      <w:tr w:rsidR="00B70635" w:rsidRPr="0037562D" w14:paraId="0F19F65F" w14:textId="77777777">
        <w:tc>
          <w:tcPr>
            <w:tcW w:w="6232" w:type="dxa"/>
          </w:tcPr>
          <w:p w14:paraId="442218A2" w14:textId="77777777" w:rsidR="00B70635" w:rsidRPr="0037562D" w:rsidRDefault="00B70635">
            <w:pPr>
              <w:pStyle w:val="questions2"/>
            </w:pPr>
            <w:r w:rsidRPr="0037562D">
              <w:lastRenderedPageBreak/>
              <w:t>Amount applied:</w:t>
            </w:r>
          </w:p>
          <w:p w14:paraId="6B17E786" w14:textId="77777777" w:rsidR="00B70635" w:rsidRPr="0037562D" w:rsidRDefault="00B70635">
            <w:pPr>
              <w:pStyle w:val="Hint"/>
            </w:pPr>
            <w:r w:rsidRPr="0037562D">
              <w:rPr>
                <w:u w:val="single"/>
              </w:rPr>
              <w:t>Hint</w:t>
            </w:r>
            <w:r w:rsidRPr="0037562D">
              <w:t>: please specify the applied unit</w:t>
            </w:r>
          </w:p>
        </w:tc>
      </w:tr>
      <w:tr w:rsidR="00B70635" w:rsidRPr="0037562D" w14:paraId="01D7C736" w14:textId="77777777">
        <w:tc>
          <w:tcPr>
            <w:tcW w:w="6232" w:type="dxa"/>
          </w:tcPr>
          <w:p w14:paraId="720D4332" w14:textId="77777777" w:rsidR="00B70635" w:rsidRPr="0037562D" w:rsidRDefault="00B70635">
            <w:pPr>
              <w:pStyle w:val="questions2"/>
            </w:pPr>
            <w:r w:rsidRPr="0037562D">
              <w:t>Specify the surface area affected in hectares/acres:</w:t>
            </w:r>
          </w:p>
        </w:tc>
      </w:tr>
    </w:tbl>
    <w:p w14:paraId="3DFD0C16" w14:textId="77777777" w:rsidR="00B70635" w:rsidRPr="0037562D" w:rsidRDefault="00B70635" w:rsidP="00B70635">
      <w:pPr>
        <w:pStyle w:val="Questions"/>
      </w:pPr>
      <w:r w:rsidRPr="0037562D">
        <w:t>Over the past 12 months, how did you manage livestock diseases?</w:t>
      </w:r>
    </w:p>
    <w:p w14:paraId="2FC58AE6" w14:textId="77777777" w:rsidR="00B70635" w:rsidRPr="0037562D" w:rsidRDefault="00B70635" w:rsidP="00B70635">
      <w:pPr>
        <w:pStyle w:val="responses"/>
      </w:pPr>
      <w:r w:rsidRPr="0037562D">
        <w:t>Vaccination.</w:t>
      </w:r>
    </w:p>
    <w:p w14:paraId="486E6A67" w14:textId="77777777" w:rsidR="00B70635" w:rsidRPr="0037562D" w:rsidRDefault="00B70635" w:rsidP="00B70635">
      <w:pPr>
        <w:pStyle w:val="responses"/>
      </w:pPr>
      <w:r w:rsidRPr="0037562D">
        <w:t>Antibiotics.</w:t>
      </w:r>
    </w:p>
    <w:p w14:paraId="4EF4CAE2" w14:textId="77777777" w:rsidR="00B70635" w:rsidRPr="0037562D" w:rsidRDefault="00B70635" w:rsidP="00B70635">
      <w:pPr>
        <w:pStyle w:val="responses"/>
      </w:pPr>
      <w:r w:rsidRPr="0037562D">
        <w:t>Organic treatments.</w:t>
      </w:r>
    </w:p>
    <w:p w14:paraId="2018154C" w14:textId="77777777" w:rsidR="00B70635" w:rsidRPr="0037562D" w:rsidRDefault="00B70635" w:rsidP="00B70635">
      <w:pPr>
        <w:pStyle w:val="responses"/>
      </w:pPr>
      <w:r w:rsidRPr="0037562D">
        <w:t>Quarantine measures.</w:t>
      </w:r>
    </w:p>
    <w:p w14:paraId="56F5CC3D" w14:textId="77777777" w:rsidR="00B70635" w:rsidRPr="0037562D" w:rsidRDefault="00B70635" w:rsidP="00B70635">
      <w:pPr>
        <w:pStyle w:val="responses"/>
      </w:pPr>
      <w:r w:rsidRPr="0037562D">
        <w:t>Genetic selection for disease resistance.</w:t>
      </w:r>
    </w:p>
    <w:p w14:paraId="2EA932E0" w14:textId="77777777" w:rsidR="00B70635" w:rsidRPr="0037562D" w:rsidRDefault="00B70635" w:rsidP="00B70635">
      <w:pPr>
        <w:pStyle w:val="responses"/>
      </w:pPr>
      <w:r w:rsidRPr="0037562D">
        <w:t>Herbal remedies or traditional medicine.</w:t>
      </w:r>
    </w:p>
    <w:p w14:paraId="2C1198BD" w14:textId="77777777" w:rsidR="00B70635" w:rsidRPr="0037562D" w:rsidRDefault="00B70635" w:rsidP="00B70635">
      <w:pPr>
        <w:pStyle w:val="responses"/>
      </w:pPr>
      <w:r w:rsidRPr="0037562D">
        <w:t>No action taken.</w:t>
      </w:r>
    </w:p>
    <w:p w14:paraId="3A1D4A93" w14:textId="77777777" w:rsidR="00B70635" w:rsidRPr="0037562D" w:rsidRDefault="00B70635" w:rsidP="00B70635">
      <w:pPr>
        <w:pStyle w:val="responses"/>
      </w:pPr>
      <w:r w:rsidRPr="0037562D">
        <w:t>Other (please specify).</w:t>
      </w:r>
    </w:p>
    <w:p w14:paraId="10C2C0EC" w14:textId="77777777" w:rsidR="00B70635" w:rsidRPr="0037562D" w:rsidRDefault="00B70635" w:rsidP="00B70635">
      <w:pPr>
        <w:pStyle w:val="Questions"/>
      </w:pPr>
      <w:r w:rsidRPr="0037562D">
        <w:t>Over the past 12 months, how did you manage fish diseases?</w:t>
      </w:r>
    </w:p>
    <w:p w14:paraId="1A6FD735" w14:textId="77777777" w:rsidR="00B70635" w:rsidRPr="0037562D" w:rsidRDefault="00B70635" w:rsidP="00B70635">
      <w:pPr>
        <w:pStyle w:val="responses"/>
      </w:pPr>
      <w:r w:rsidRPr="0037562D">
        <w:t>Vaccination.</w:t>
      </w:r>
    </w:p>
    <w:p w14:paraId="4F9FCBF1" w14:textId="77777777" w:rsidR="00B70635" w:rsidRPr="0037562D" w:rsidRDefault="00B70635" w:rsidP="00B70635">
      <w:pPr>
        <w:pStyle w:val="responses"/>
      </w:pPr>
      <w:r w:rsidRPr="0037562D">
        <w:t>Antibiotics.</w:t>
      </w:r>
    </w:p>
    <w:p w14:paraId="405FC587" w14:textId="77777777" w:rsidR="00B70635" w:rsidRPr="0037562D" w:rsidRDefault="00B70635" w:rsidP="00B70635">
      <w:pPr>
        <w:pStyle w:val="responses"/>
      </w:pPr>
      <w:r w:rsidRPr="0037562D">
        <w:t>Organic treatments.</w:t>
      </w:r>
    </w:p>
    <w:p w14:paraId="352991E1" w14:textId="77777777" w:rsidR="00B70635" w:rsidRPr="0037562D" w:rsidRDefault="00B70635" w:rsidP="00B70635">
      <w:pPr>
        <w:pStyle w:val="responses"/>
      </w:pPr>
      <w:r w:rsidRPr="0037562D">
        <w:t>Quarantine measures.</w:t>
      </w:r>
    </w:p>
    <w:p w14:paraId="16CE234E" w14:textId="77777777" w:rsidR="00B70635" w:rsidRPr="0037562D" w:rsidRDefault="00B70635" w:rsidP="00B70635">
      <w:pPr>
        <w:pStyle w:val="responses"/>
      </w:pPr>
      <w:r w:rsidRPr="0037562D">
        <w:t>Genetic selection for disease resistance.</w:t>
      </w:r>
    </w:p>
    <w:p w14:paraId="7D2D3482" w14:textId="77777777" w:rsidR="00B70635" w:rsidRPr="0037562D" w:rsidRDefault="00B70635" w:rsidP="00B70635">
      <w:pPr>
        <w:pStyle w:val="responses"/>
      </w:pPr>
      <w:r w:rsidRPr="0037562D">
        <w:t>Herbal remedies or traditional medicine.</w:t>
      </w:r>
    </w:p>
    <w:p w14:paraId="4A4462E0" w14:textId="77777777" w:rsidR="00B70635" w:rsidRPr="0037562D" w:rsidRDefault="00B70635" w:rsidP="00B70635">
      <w:pPr>
        <w:pStyle w:val="responses"/>
      </w:pPr>
      <w:r w:rsidRPr="0037562D">
        <w:t>No action taken.</w:t>
      </w:r>
    </w:p>
    <w:p w14:paraId="3C920AC2" w14:textId="77777777" w:rsidR="00B70635" w:rsidRPr="0037562D" w:rsidRDefault="00B70635" w:rsidP="00B70635">
      <w:pPr>
        <w:pStyle w:val="responses"/>
      </w:pPr>
      <w:r w:rsidRPr="0037562D">
        <w:t>Other (please specify).</w:t>
      </w:r>
    </w:p>
    <w:p w14:paraId="5ACDE34B" w14:textId="51021202" w:rsidR="00CA7EA9" w:rsidRPr="0037562D" w:rsidRDefault="00CA7EA9" w:rsidP="00BA0786">
      <w:pPr>
        <w:pStyle w:val="Heading3"/>
      </w:pPr>
      <w:bookmarkStart w:id="199" w:name="_Toc166680142"/>
      <w:bookmarkStart w:id="200" w:name="_Toc146024527"/>
      <w:r w:rsidRPr="0037562D">
        <w:t>Climate change</w:t>
      </w:r>
      <w:bookmarkEnd w:id="199"/>
    </w:p>
    <w:p w14:paraId="2795A3D1" w14:textId="77777777" w:rsidR="00CA7EA9" w:rsidRPr="0037562D" w:rsidRDefault="00CA7EA9" w:rsidP="00CA7EA9">
      <w:pPr>
        <w:pStyle w:val="Questions"/>
      </w:pPr>
      <w:r w:rsidRPr="0037562D">
        <w:t>Do you perceive that the temperature has changed over the last 30 years?</w:t>
      </w:r>
    </w:p>
    <w:p w14:paraId="32BA4E29" w14:textId="77777777" w:rsidR="00CA7EA9" w:rsidRPr="0037562D" w:rsidRDefault="00CA7EA9" w:rsidP="00CA7EA9">
      <w:pPr>
        <w:pStyle w:val="responses"/>
      </w:pPr>
      <w:r w:rsidRPr="0037562D">
        <w:t>Increased</w:t>
      </w:r>
    </w:p>
    <w:p w14:paraId="30554E71" w14:textId="77777777" w:rsidR="00CA7EA9" w:rsidRPr="0037562D" w:rsidRDefault="00CA7EA9" w:rsidP="00CA7EA9">
      <w:pPr>
        <w:pStyle w:val="responses"/>
      </w:pPr>
      <w:r w:rsidRPr="0037562D">
        <w:t>No change</w:t>
      </w:r>
    </w:p>
    <w:p w14:paraId="53AF0CD5" w14:textId="77777777" w:rsidR="00CA7EA9" w:rsidRPr="0037562D" w:rsidRDefault="00CA7EA9" w:rsidP="00CA7EA9">
      <w:pPr>
        <w:pStyle w:val="responses"/>
        <w:rPr>
          <w:iCs/>
        </w:rPr>
      </w:pPr>
      <w:r w:rsidRPr="0037562D">
        <w:rPr>
          <w:iCs/>
        </w:rPr>
        <w:t>Decreased</w:t>
      </w:r>
    </w:p>
    <w:p w14:paraId="7D8C21AA" w14:textId="77777777" w:rsidR="00CA7EA9" w:rsidRPr="0037562D" w:rsidRDefault="00CA7EA9" w:rsidP="00CA7EA9">
      <w:pPr>
        <w:pStyle w:val="responses"/>
        <w:rPr>
          <w:iCs/>
        </w:rPr>
      </w:pPr>
      <w:r w:rsidRPr="006725DE">
        <w:t>I am not sure</w:t>
      </w:r>
    </w:p>
    <w:p w14:paraId="03F4723E" w14:textId="77777777" w:rsidR="00CA7EA9" w:rsidRPr="0037562D" w:rsidRDefault="00CA7EA9" w:rsidP="00CA7EA9">
      <w:pPr>
        <w:pStyle w:val="Questions"/>
      </w:pPr>
      <w:r w:rsidRPr="0037562D">
        <w:t>Do you perceive that the amount of rainfall has changed over the last 30 years?</w:t>
      </w:r>
    </w:p>
    <w:p w14:paraId="53CF7530" w14:textId="77777777" w:rsidR="00CA7EA9" w:rsidRPr="0037562D" w:rsidRDefault="00CA7EA9" w:rsidP="00CA7EA9">
      <w:pPr>
        <w:pStyle w:val="responses"/>
      </w:pPr>
      <w:r w:rsidRPr="0037562D">
        <w:t>Increased</w:t>
      </w:r>
    </w:p>
    <w:p w14:paraId="58CF82E9" w14:textId="77777777" w:rsidR="00CA7EA9" w:rsidRPr="0037562D" w:rsidRDefault="00CA7EA9" w:rsidP="00CA7EA9">
      <w:pPr>
        <w:pStyle w:val="responses"/>
      </w:pPr>
      <w:r w:rsidRPr="0037562D">
        <w:t>No change</w:t>
      </w:r>
    </w:p>
    <w:p w14:paraId="2BDE01A2" w14:textId="77777777" w:rsidR="00CA7EA9" w:rsidRPr="0037562D" w:rsidRDefault="00CA7EA9" w:rsidP="00CA7EA9">
      <w:pPr>
        <w:pStyle w:val="responses"/>
        <w:rPr>
          <w:iCs/>
        </w:rPr>
      </w:pPr>
      <w:r w:rsidRPr="0037562D">
        <w:rPr>
          <w:iCs/>
        </w:rPr>
        <w:t>Decreased</w:t>
      </w:r>
    </w:p>
    <w:p w14:paraId="7EF16749" w14:textId="77777777" w:rsidR="00CA7EA9" w:rsidRPr="0037562D" w:rsidRDefault="00CA7EA9" w:rsidP="00CA7EA9">
      <w:pPr>
        <w:pStyle w:val="responses"/>
        <w:rPr>
          <w:iCs/>
        </w:rPr>
      </w:pPr>
      <w:r w:rsidRPr="006725DE">
        <w:t>I am not sure</w:t>
      </w:r>
    </w:p>
    <w:p w14:paraId="0E1447A5" w14:textId="77777777" w:rsidR="00CA7EA9" w:rsidRPr="0037562D" w:rsidRDefault="00CA7EA9" w:rsidP="00CA7EA9">
      <w:pPr>
        <w:pStyle w:val="Questions"/>
        <w:rPr>
          <w:i/>
          <w:iCs/>
          <w:color w:val="7F7F7F" w:themeColor="text1" w:themeTint="80"/>
        </w:rPr>
      </w:pPr>
      <w:r w:rsidRPr="0037562D">
        <w:t>Do you perceive that the timing of rainfall has changed over the last 30 years?</w:t>
      </w:r>
    </w:p>
    <w:p w14:paraId="3B0D3C9D" w14:textId="77777777" w:rsidR="00CA7EA9" w:rsidRPr="0037562D" w:rsidRDefault="00CA7EA9" w:rsidP="00CA7EA9">
      <w:pPr>
        <w:pStyle w:val="responses"/>
        <w:rPr>
          <w:iCs/>
        </w:rPr>
      </w:pPr>
      <w:r w:rsidRPr="006725DE">
        <w:t>Rainfall starts later</w:t>
      </w:r>
    </w:p>
    <w:p w14:paraId="05DB2B4E" w14:textId="77777777" w:rsidR="00CA7EA9" w:rsidRPr="0037562D" w:rsidRDefault="00CA7EA9" w:rsidP="00CA7EA9">
      <w:pPr>
        <w:pStyle w:val="responses"/>
        <w:rPr>
          <w:iCs/>
        </w:rPr>
      </w:pPr>
      <w:r w:rsidRPr="006725DE">
        <w:t>Rainfall starts earlier</w:t>
      </w:r>
    </w:p>
    <w:p w14:paraId="441901C3" w14:textId="77777777" w:rsidR="00CA7EA9" w:rsidRPr="0037562D" w:rsidRDefault="00CA7EA9" w:rsidP="00CA7EA9">
      <w:pPr>
        <w:pStyle w:val="responses"/>
        <w:rPr>
          <w:iCs/>
        </w:rPr>
      </w:pPr>
      <w:r w:rsidRPr="006725DE">
        <w:t>Rainfall stops earlier</w:t>
      </w:r>
    </w:p>
    <w:p w14:paraId="0E65790C" w14:textId="77777777" w:rsidR="00CA7EA9" w:rsidRPr="0037562D" w:rsidRDefault="00CA7EA9" w:rsidP="00CA7EA9">
      <w:pPr>
        <w:pStyle w:val="responses"/>
        <w:rPr>
          <w:iCs/>
        </w:rPr>
      </w:pPr>
      <w:r w:rsidRPr="006725DE">
        <w:lastRenderedPageBreak/>
        <w:t>Rainfall stops later</w:t>
      </w:r>
    </w:p>
    <w:p w14:paraId="65E187B7" w14:textId="77777777" w:rsidR="00CA7EA9" w:rsidRPr="0037562D" w:rsidRDefault="00CA7EA9" w:rsidP="00CA7EA9">
      <w:pPr>
        <w:pStyle w:val="responses"/>
        <w:rPr>
          <w:iCs/>
        </w:rPr>
      </w:pPr>
      <w:r w:rsidRPr="0037562D">
        <w:t>Rainfall start and/or stop are no longer predictable</w:t>
      </w:r>
    </w:p>
    <w:p w14:paraId="182066D4" w14:textId="77777777" w:rsidR="00CA7EA9" w:rsidRPr="0037562D" w:rsidRDefault="00CA7EA9" w:rsidP="00CA7EA9">
      <w:pPr>
        <w:pStyle w:val="responses"/>
        <w:rPr>
          <w:iCs/>
        </w:rPr>
      </w:pPr>
      <w:r w:rsidRPr="0037562D">
        <w:rPr>
          <w:iCs/>
        </w:rPr>
        <w:t>No change</w:t>
      </w:r>
    </w:p>
    <w:p w14:paraId="2E158359" w14:textId="77777777" w:rsidR="00CA7EA9" w:rsidRPr="0037562D" w:rsidRDefault="00CA7EA9" w:rsidP="00CA7EA9">
      <w:pPr>
        <w:pStyle w:val="responses"/>
        <w:rPr>
          <w:iCs/>
        </w:rPr>
      </w:pPr>
      <w:r w:rsidRPr="006725DE">
        <w:t>I am not sure</w:t>
      </w:r>
    </w:p>
    <w:p w14:paraId="0A5CA6E1" w14:textId="77777777" w:rsidR="00CA7EA9" w:rsidRPr="0037562D" w:rsidRDefault="00CA7EA9" w:rsidP="00CA7EA9">
      <w:pPr>
        <w:pStyle w:val="Questions"/>
      </w:pPr>
      <w:r w:rsidRPr="0037562D">
        <w:t>In the last 12 months, have you experienced any flood conditions on your farmland?</w:t>
      </w:r>
    </w:p>
    <w:p w14:paraId="1F7ACC66" w14:textId="77777777" w:rsidR="00CA7EA9" w:rsidRPr="0037562D" w:rsidRDefault="00CA7EA9" w:rsidP="00CA7EA9">
      <w:pPr>
        <w:pStyle w:val="responses"/>
      </w:pPr>
      <w:r w:rsidRPr="0037562D">
        <w:t>Yes</w:t>
      </w:r>
    </w:p>
    <w:p w14:paraId="4500238B" w14:textId="77777777" w:rsidR="00CA7EA9" w:rsidRPr="0037562D" w:rsidRDefault="00CA7EA9" w:rsidP="00CA7EA9">
      <w:pPr>
        <w:pStyle w:val="responses"/>
      </w:pPr>
      <w:r w:rsidRPr="0037562D">
        <w:t>No</w:t>
      </w:r>
    </w:p>
    <w:p w14:paraId="31607812" w14:textId="77777777" w:rsidR="00CA7EA9" w:rsidRPr="0037562D" w:rsidRDefault="00CA7EA9" w:rsidP="00CA7EA9">
      <w:pPr>
        <w:pStyle w:val="Questions"/>
      </w:pPr>
      <w:r w:rsidRPr="0037562D">
        <w:t>In the last 12 months, have you experienced any drought conditions on your farmland?</w:t>
      </w:r>
    </w:p>
    <w:p w14:paraId="5CEB0595" w14:textId="77777777" w:rsidR="00CA7EA9" w:rsidRPr="0037562D" w:rsidRDefault="00CA7EA9" w:rsidP="00CA7EA9">
      <w:pPr>
        <w:pStyle w:val="responses"/>
      </w:pPr>
      <w:r w:rsidRPr="0037562D">
        <w:t>Yes</w:t>
      </w:r>
    </w:p>
    <w:p w14:paraId="3F420410" w14:textId="77777777" w:rsidR="00CA7EA9" w:rsidRPr="0037562D" w:rsidRDefault="00CA7EA9" w:rsidP="00CA7EA9">
      <w:pPr>
        <w:pStyle w:val="responses"/>
      </w:pPr>
      <w:r w:rsidRPr="0037562D">
        <w:t>No</w:t>
      </w:r>
    </w:p>
    <w:p w14:paraId="49B39715" w14:textId="5779AEFE" w:rsidR="00B70635" w:rsidRPr="0037562D" w:rsidRDefault="00B70635" w:rsidP="00BA0786">
      <w:pPr>
        <w:pStyle w:val="Heading3"/>
      </w:pPr>
      <w:bookmarkStart w:id="201" w:name="_Toc166680143"/>
      <w:r w:rsidRPr="0037562D">
        <w:t>Motivation to transition</w:t>
      </w:r>
      <w:bookmarkEnd w:id="200"/>
      <w:bookmarkEnd w:id="201"/>
    </w:p>
    <w:p w14:paraId="09B7DBF8" w14:textId="77777777" w:rsidR="00B70635" w:rsidRPr="0037562D" w:rsidRDefault="00B70635" w:rsidP="00B70635">
      <w:pPr>
        <w:pStyle w:val="Questions"/>
      </w:pPr>
      <w:r w:rsidRPr="0037562D">
        <w:t>Do you know what Agroecology means?</w:t>
      </w:r>
    </w:p>
    <w:p w14:paraId="6D7E7CAD" w14:textId="77777777" w:rsidR="00B70635" w:rsidRPr="0037562D" w:rsidRDefault="00B70635" w:rsidP="00B70635">
      <w:pPr>
        <w:pStyle w:val="responses"/>
      </w:pPr>
      <w:r w:rsidRPr="0037562D">
        <w:t>Yes, I have a clear understanding of Agroecology.</w:t>
      </w:r>
    </w:p>
    <w:p w14:paraId="2881F2E8" w14:textId="77777777" w:rsidR="00B70635" w:rsidRPr="0037562D" w:rsidRDefault="00B70635" w:rsidP="00B70635">
      <w:pPr>
        <w:pStyle w:val="responses"/>
      </w:pPr>
      <w:r w:rsidRPr="0037562D">
        <w:t>I have some knowledge about Agroecology, but I would like to learn more.</w:t>
      </w:r>
    </w:p>
    <w:p w14:paraId="1C508414" w14:textId="77777777" w:rsidR="00B70635" w:rsidRPr="0037562D" w:rsidRDefault="00B70635" w:rsidP="00B70635">
      <w:pPr>
        <w:pStyle w:val="responses"/>
      </w:pPr>
      <w:r w:rsidRPr="0037562D">
        <w:t>No, I am not familiar with the term Agroecology.</w:t>
      </w:r>
    </w:p>
    <w:p w14:paraId="57E7A5EB" w14:textId="77777777" w:rsidR="00B70635" w:rsidRPr="0037562D" w:rsidRDefault="00B70635" w:rsidP="00B70635">
      <w:pPr>
        <w:pStyle w:val="Questions"/>
        <w:numPr>
          <w:ilvl w:val="0"/>
          <w:numId w:val="0"/>
        </w:numPr>
        <w:ind w:left="357" w:hanging="357"/>
        <w:rPr>
          <w:b w:val="0"/>
          <w:bCs/>
        </w:rPr>
      </w:pPr>
      <w:r w:rsidRPr="0037562D">
        <w:rPr>
          <w:bCs/>
        </w:rPr>
        <w:t>Enumerator, please take the time to explain what Agroecology means.</w:t>
      </w:r>
    </w:p>
    <w:p w14:paraId="6CD4FA1E" w14:textId="77777777" w:rsidR="00B70635" w:rsidRPr="0037562D" w:rsidRDefault="00B70635" w:rsidP="00B70635">
      <w:pPr>
        <w:spacing w:after="0"/>
        <w:rPr>
          <w:rStyle w:val="IntenseEmphasis"/>
        </w:rPr>
      </w:pPr>
      <w:r w:rsidRPr="0037562D">
        <w:rPr>
          <w:rStyle w:val="IntenseEmphasis"/>
        </w:rPr>
        <w:t>Agroecology is an approach to achieving sustainable agri-food systems, grounded in a set of principles that emphasize the need to work with not against nature, and to achieve social justice by co-creating knowledge, increasing farmer and multi-actor participation and agency in decision-making, while better connecting producers to consumers.</w:t>
      </w:r>
    </w:p>
    <w:p w14:paraId="3A4A7B3B" w14:textId="77777777" w:rsidR="00B70635" w:rsidRPr="0037562D" w:rsidRDefault="00B70635" w:rsidP="00B70635">
      <w:pPr>
        <w:pStyle w:val="Questions"/>
      </w:pPr>
      <w:r w:rsidRPr="0037562D">
        <w:t>Now we would like to ask a few questions about your perspective on agroecology. Please indicate how far you agree with the following statements.</w:t>
      </w:r>
    </w:p>
    <w:p w14:paraId="5666607F" w14:textId="77777777" w:rsidR="00B70635" w:rsidRPr="0037562D" w:rsidRDefault="00B70635" w:rsidP="00B70635">
      <w:pPr>
        <w:pStyle w:val="questions2"/>
      </w:pPr>
      <w:r w:rsidRPr="0037562D">
        <w:t>I care a lot about nature.</w:t>
      </w:r>
    </w:p>
    <w:p w14:paraId="3090CEB7" w14:textId="77777777" w:rsidR="00B70635" w:rsidRPr="0037562D" w:rsidRDefault="00B70635" w:rsidP="00B70635">
      <w:pPr>
        <w:pStyle w:val="responses"/>
      </w:pPr>
      <w:r w:rsidRPr="0037562D">
        <w:t>5 - Completely agree.</w:t>
      </w:r>
    </w:p>
    <w:p w14:paraId="3E570F82" w14:textId="77777777" w:rsidR="00B70635" w:rsidRPr="0037562D" w:rsidRDefault="00B70635" w:rsidP="00B70635">
      <w:pPr>
        <w:pStyle w:val="responses"/>
      </w:pPr>
      <w:r w:rsidRPr="0037562D">
        <w:t>4 - Somewhat agree.</w:t>
      </w:r>
    </w:p>
    <w:p w14:paraId="2CFABD94" w14:textId="77777777" w:rsidR="00B70635" w:rsidRPr="0037562D" w:rsidRDefault="00B70635" w:rsidP="00B70635">
      <w:pPr>
        <w:pStyle w:val="responses"/>
      </w:pPr>
      <w:r w:rsidRPr="0037562D">
        <w:t>3 - Neutral.</w:t>
      </w:r>
    </w:p>
    <w:p w14:paraId="2A4797F4" w14:textId="77777777" w:rsidR="00B70635" w:rsidRPr="0037562D" w:rsidRDefault="00B70635" w:rsidP="00B70635">
      <w:pPr>
        <w:pStyle w:val="responses"/>
      </w:pPr>
      <w:r w:rsidRPr="0037562D">
        <w:t>2- Somewhat disagree.</w:t>
      </w:r>
    </w:p>
    <w:p w14:paraId="179D4688" w14:textId="77777777" w:rsidR="00B70635" w:rsidRPr="0037562D" w:rsidRDefault="00B70635" w:rsidP="00B70635">
      <w:pPr>
        <w:pStyle w:val="responses"/>
      </w:pPr>
      <w:r w:rsidRPr="0037562D">
        <w:t>1 - Completely disagree.</w:t>
      </w:r>
    </w:p>
    <w:p w14:paraId="07A78F8C" w14:textId="77777777" w:rsidR="00B70635" w:rsidRPr="0037562D" w:rsidRDefault="00B70635" w:rsidP="00B70635">
      <w:pPr>
        <w:pStyle w:val="responses"/>
      </w:pPr>
      <w:r w:rsidRPr="0037562D">
        <w:t>0 - I don't know.</w:t>
      </w:r>
    </w:p>
    <w:p w14:paraId="423AB3EB" w14:textId="77777777" w:rsidR="00B70635" w:rsidRPr="0037562D" w:rsidRDefault="00B70635" w:rsidP="00B70635">
      <w:pPr>
        <w:pStyle w:val="questions2"/>
      </w:pPr>
      <w:r w:rsidRPr="0037562D">
        <w:t>Being in nature benefits me.</w:t>
      </w:r>
    </w:p>
    <w:p w14:paraId="611511D7" w14:textId="77777777" w:rsidR="00B70635" w:rsidRPr="0037562D" w:rsidRDefault="00B70635" w:rsidP="00B70635">
      <w:pPr>
        <w:pStyle w:val="responses"/>
      </w:pPr>
      <w:r w:rsidRPr="0037562D">
        <w:t>5 - Completely agree.</w:t>
      </w:r>
    </w:p>
    <w:p w14:paraId="005A4C49" w14:textId="77777777" w:rsidR="00B70635" w:rsidRPr="0037562D" w:rsidRDefault="00B70635" w:rsidP="00B70635">
      <w:pPr>
        <w:pStyle w:val="responses"/>
      </w:pPr>
      <w:r w:rsidRPr="0037562D">
        <w:t>4 - Somewhat agree.</w:t>
      </w:r>
    </w:p>
    <w:p w14:paraId="232D4491" w14:textId="77777777" w:rsidR="00B70635" w:rsidRPr="0037562D" w:rsidRDefault="00B70635" w:rsidP="00B70635">
      <w:pPr>
        <w:pStyle w:val="responses"/>
      </w:pPr>
      <w:r w:rsidRPr="0037562D">
        <w:t>3 - Neutral.</w:t>
      </w:r>
    </w:p>
    <w:p w14:paraId="1AAC436C" w14:textId="77777777" w:rsidR="00B70635" w:rsidRPr="0037562D" w:rsidRDefault="00B70635" w:rsidP="00B70635">
      <w:pPr>
        <w:pStyle w:val="responses"/>
      </w:pPr>
      <w:r w:rsidRPr="0037562D">
        <w:t>2- Somewhat disagree.</w:t>
      </w:r>
    </w:p>
    <w:p w14:paraId="5DA358CE" w14:textId="77777777" w:rsidR="00B70635" w:rsidRPr="0037562D" w:rsidRDefault="00B70635" w:rsidP="00B70635">
      <w:pPr>
        <w:pStyle w:val="responses"/>
      </w:pPr>
      <w:r w:rsidRPr="0037562D">
        <w:t>1 - Completely disagree.</w:t>
      </w:r>
    </w:p>
    <w:p w14:paraId="5E92B71E" w14:textId="77777777" w:rsidR="00B70635" w:rsidRPr="0037562D" w:rsidRDefault="00B70635" w:rsidP="00B70635">
      <w:pPr>
        <w:pStyle w:val="responses"/>
      </w:pPr>
      <w:r w:rsidRPr="0037562D">
        <w:t>0 - I don't know.</w:t>
      </w:r>
    </w:p>
    <w:p w14:paraId="3D87E366" w14:textId="77777777" w:rsidR="00B70635" w:rsidRPr="0037562D" w:rsidRDefault="00B70635" w:rsidP="00B70635">
      <w:pPr>
        <w:pStyle w:val="questions2"/>
      </w:pPr>
      <w:r w:rsidRPr="0037562D">
        <w:lastRenderedPageBreak/>
        <w:t>I live in a place where most people take good care of the land and nature.</w:t>
      </w:r>
    </w:p>
    <w:p w14:paraId="212B904E" w14:textId="77777777" w:rsidR="00B70635" w:rsidRPr="0037562D" w:rsidRDefault="00B70635" w:rsidP="00B70635">
      <w:pPr>
        <w:pStyle w:val="responses"/>
      </w:pPr>
      <w:r w:rsidRPr="0037562D">
        <w:t>5 - Completely agree.</w:t>
      </w:r>
    </w:p>
    <w:p w14:paraId="1F4BC86B" w14:textId="77777777" w:rsidR="00B70635" w:rsidRPr="0037562D" w:rsidRDefault="00B70635" w:rsidP="00B70635">
      <w:pPr>
        <w:pStyle w:val="responses"/>
      </w:pPr>
      <w:r w:rsidRPr="0037562D">
        <w:t>4 - Somewhat agree.</w:t>
      </w:r>
    </w:p>
    <w:p w14:paraId="395480AC" w14:textId="77777777" w:rsidR="00B70635" w:rsidRPr="0037562D" w:rsidRDefault="00B70635" w:rsidP="00B70635">
      <w:pPr>
        <w:pStyle w:val="responses"/>
      </w:pPr>
      <w:r w:rsidRPr="0037562D">
        <w:t>3 - Neutral.</w:t>
      </w:r>
    </w:p>
    <w:p w14:paraId="79D90B1E" w14:textId="77777777" w:rsidR="00B70635" w:rsidRPr="0037562D" w:rsidRDefault="00B70635" w:rsidP="00B70635">
      <w:pPr>
        <w:pStyle w:val="responses"/>
      </w:pPr>
      <w:r w:rsidRPr="0037562D">
        <w:t>2- Somewhat disagree.</w:t>
      </w:r>
    </w:p>
    <w:p w14:paraId="168C666D" w14:textId="77777777" w:rsidR="00B70635" w:rsidRPr="0037562D" w:rsidRDefault="00B70635" w:rsidP="00B70635">
      <w:pPr>
        <w:pStyle w:val="responses"/>
      </w:pPr>
      <w:r w:rsidRPr="0037562D">
        <w:t>1 - Completely disagree.</w:t>
      </w:r>
    </w:p>
    <w:p w14:paraId="23422610" w14:textId="77777777" w:rsidR="00B70635" w:rsidRPr="0037562D" w:rsidRDefault="00B70635" w:rsidP="00B70635">
      <w:pPr>
        <w:pStyle w:val="responses"/>
      </w:pPr>
      <w:r w:rsidRPr="0037562D">
        <w:t>0 - I don't know.</w:t>
      </w:r>
    </w:p>
    <w:p w14:paraId="3BBAEBB6" w14:textId="77777777" w:rsidR="00B70635" w:rsidRPr="0037562D" w:rsidRDefault="00B70635" w:rsidP="00B70635">
      <w:pPr>
        <w:pStyle w:val="questions2"/>
      </w:pPr>
      <w:r w:rsidRPr="0037562D">
        <w:t>I take care of the land and nature on my farm.</w:t>
      </w:r>
    </w:p>
    <w:p w14:paraId="0CF16BEE" w14:textId="77777777" w:rsidR="00B70635" w:rsidRPr="0037562D" w:rsidRDefault="00B70635" w:rsidP="00B70635">
      <w:pPr>
        <w:pStyle w:val="responses"/>
      </w:pPr>
      <w:r w:rsidRPr="0037562D">
        <w:t>5 - Completely agree.</w:t>
      </w:r>
    </w:p>
    <w:p w14:paraId="24C62F87" w14:textId="77777777" w:rsidR="00B70635" w:rsidRPr="0037562D" w:rsidRDefault="00B70635" w:rsidP="00B70635">
      <w:pPr>
        <w:pStyle w:val="responses"/>
      </w:pPr>
      <w:r w:rsidRPr="0037562D">
        <w:t>4 - Somewhat agree.</w:t>
      </w:r>
    </w:p>
    <w:p w14:paraId="621A0C02" w14:textId="77777777" w:rsidR="00B70635" w:rsidRPr="0037562D" w:rsidRDefault="00B70635" w:rsidP="00B70635">
      <w:pPr>
        <w:pStyle w:val="responses"/>
      </w:pPr>
      <w:r w:rsidRPr="0037562D">
        <w:t>3 - Neutral.</w:t>
      </w:r>
    </w:p>
    <w:p w14:paraId="1C4B8AE3" w14:textId="77777777" w:rsidR="00B70635" w:rsidRPr="0037562D" w:rsidRDefault="00B70635" w:rsidP="00B70635">
      <w:pPr>
        <w:pStyle w:val="responses"/>
      </w:pPr>
      <w:r w:rsidRPr="0037562D">
        <w:t>2- Somewhat disagree.</w:t>
      </w:r>
    </w:p>
    <w:p w14:paraId="191BD7FF" w14:textId="77777777" w:rsidR="00B70635" w:rsidRPr="0037562D" w:rsidRDefault="00B70635" w:rsidP="00B70635">
      <w:pPr>
        <w:pStyle w:val="responses"/>
      </w:pPr>
      <w:r w:rsidRPr="0037562D">
        <w:t>1 - Completely disagree.</w:t>
      </w:r>
    </w:p>
    <w:p w14:paraId="5C3A0795" w14:textId="77777777" w:rsidR="00B70635" w:rsidRPr="0037562D" w:rsidRDefault="00B70635" w:rsidP="00B70635">
      <w:pPr>
        <w:pStyle w:val="responses"/>
      </w:pPr>
      <w:r w:rsidRPr="0037562D">
        <w:t>0 - I don't know.</w:t>
      </w:r>
    </w:p>
    <w:p w14:paraId="3941D6F1" w14:textId="77777777" w:rsidR="00B70635" w:rsidRPr="0037562D" w:rsidRDefault="00B70635" w:rsidP="00B70635">
      <w:pPr>
        <w:pStyle w:val="questions2"/>
      </w:pPr>
      <w:r w:rsidRPr="0037562D">
        <w:t>I identify myself as an agroecological farmer.</w:t>
      </w:r>
    </w:p>
    <w:p w14:paraId="2DDFA009" w14:textId="77777777" w:rsidR="00B70635" w:rsidRPr="0037562D" w:rsidRDefault="00B70635" w:rsidP="00B70635">
      <w:pPr>
        <w:pStyle w:val="responses"/>
      </w:pPr>
      <w:r w:rsidRPr="0037562D">
        <w:t>5 - Completely agree.</w:t>
      </w:r>
    </w:p>
    <w:p w14:paraId="770B53DB" w14:textId="77777777" w:rsidR="00B70635" w:rsidRPr="0037562D" w:rsidRDefault="00B70635" w:rsidP="00B70635">
      <w:pPr>
        <w:pStyle w:val="responses"/>
      </w:pPr>
      <w:r w:rsidRPr="0037562D">
        <w:t>4 - Somewhat agree.</w:t>
      </w:r>
    </w:p>
    <w:p w14:paraId="089CE98E" w14:textId="77777777" w:rsidR="00B70635" w:rsidRPr="0037562D" w:rsidRDefault="00B70635" w:rsidP="00B70635">
      <w:pPr>
        <w:pStyle w:val="responses"/>
      </w:pPr>
      <w:r w:rsidRPr="0037562D">
        <w:t>3 - Neutral.</w:t>
      </w:r>
    </w:p>
    <w:p w14:paraId="06B89CC5" w14:textId="77777777" w:rsidR="00B70635" w:rsidRPr="0037562D" w:rsidRDefault="00B70635" w:rsidP="00B70635">
      <w:pPr>
        <w:pStyle w:val="responses"/>
      </w:pPr>
      <w:r w:rsidRPr="0037562D">
        <w:t>2- Somewhat disagree.</w:t>
      </w:r>
    </w:p>
    <w:p w14:paraId="7362DD2C" w14:textId="77777777" w:rsidR="00B70635" w:rsidRPr="0037562D" w:rsidRDefault="00B70635" w:rsidP="00B70635">
      <w:pPr>
        <w:pStyle w:val="responses"/>
      </w:pPr>
      <w:r w:rsidRPr="0037562D">
        <w:t>1 - Completely disagree.</w:t>
      </w:r>
    </w:p>
    <w:p w14:paraId="32CBD640" w14:textId="77777777" w:rsidR="00B70635" w:rsidRPr="0037562D" w:rsidRDefault="00B70635" w:rsidP="00B70635">
      <w:pPr>
        <w:pStyle w:val="responses"/>
      </w:pPr>
      <w:r w:rsidRPr="0037562D">
        <w:t>0 - I don't know.</w:t>
      </w:r>
    </w:p>
    <w:p w14:paraId="50E71311" w14:textId="77777777" w:rsidR="00B70635" w:rsidRPr="0037562D" w:rsidRDefault="00B70635" w:rsidP="00B70635">
      <w:pPr>
        <w:pStyle w:val="questions2"/>
      </w:pPr>
      <w:r w:rsidRPr="0037562D">
        <w:t>I have power and freedom to change farm production practices if I want to.</w:t>
      </w:r>
    </w:p>
    <w:p w14:paraId="4BD34765" w14:textId="77777777" w:rsidR="00B70635" w:rsidRPr="0037562D" w:rsidRDefault="00B70635" w:rsidP="00B70635">
      <w:pPr>
        <w:pStyle w:val="responses"/>
      </w:pPr>
      <w:r w:rsidRPr="0037562D">
        <w:t>5 - Completely agree.</w:t>
      </w:r>
    </w:p>
    <w:p w14:paraId="0366CDD4" w14:textId="77777777" w:rsidR="00B70635" w:rsidRPr="0037562D" w:rsidRDefault="00B70635" w:rsidP="00B70635">
      <w:pPr>
        <w:pStyle w:val="responses"/>
      </w:pPr>
      <w:r w:rsidRPr="0037562D">
        <w:t>4 - Somewhat agree.</w:t>
      </w:r>
    </w:p>
    <w:p w14:paraId="19F2F338" w14:textId="77777777" w:rsidR="00B70635" w:rsidRPr="0037562D" w:rsidRDefault="00B70635" w:rsidP="00B70635">
      <w:pPr>
        <w:pStyle w:val="responses"/>
      </w:pPr>
      <w:r w:rsidRPr="0037562D">
        <w:t>3 - Neutral.</w:t>
      </w:r>
    </w:p>
    <w:p w14:paraId="18695D79" w14:textId="77777777" w:rsidR="00B70635" w:rsidRPr="0037562D" w:rsidRDefault="00B70635" w:rsidP="00B70635">
      <w:pPr>
        <w:pStyle w:val="responses"/>
      </w:pPr>
      <w:r w:rsidRPr="0037562D">
        <w:t>2- Somewhat disagree.</w:t>
      </w:r>
    </w:p>
    <w:p w14:paraId="1D33B24B" w14:textId="77777777" w:rsidR="00B70635" w:rsidRPr="0037562D" w:rsidRDefault="00B70635" w:rsidP="00B70635">
      <w:pPr>
        <w:pStyle w:val="responses"/>
      </w:pPr>
      <w:r w:rsidRPr="0037562D">
        <w:t>1 - Completely disagree.</w:t>
      </w:r>
    </w:p>
    <w:p w14:paraId="634B97B9" w14:textId="77777777" w:rsidR="00B70635" w:rsidRPr="0037562D" w:rsidRDefault="00B70635" w:rsidP="00B70635">
      <w:pPr>
        <w:pStyle w:val="responses"/>
      </w:pPr>
      <w:r w:rsidRPr="0037562D">
        <w:t>0 - I don't know.</w:t>
      </w:r>
    </w:p>
    <w:p w14:paraId="6608820D" w14:textId="77777777" w:rsidR="00B70635" w:rsidRPr="0037562D" w:rsidRDefault="00B70635" w:rsidP="00B70635">
      <w:pPr>
        <w:pStyle w:val="questions2"/>
      </w:pPr>
      <w:r w:rsidRPr="0037562D">
        <w:t>If I work together with others in my community, we have power and freedom to solve problems facing farmers.</w:t>
      </w:r>
    </w:p>
    <w:p w14:paraId="6F721180" w14:textId="77777777" w:rsidR="00B70635" w:rsidRPr="0037562D" w:rsidRDefault="00B70635" w:rsidP="00B70635">
      <w:pPr>
        <w:pStyle w:val="responses"/>
      </w:pPr>
      <w:r w:rsidRPr="0037562D">
        <w:t>5 - Completely agree.</w:t>
      </w:r>
    </w:p>
    <w:p w14:paraId="0616411B" w14:textId="77777777" w:rsidR="00B70635" w:rsidRPr="0037562D" w:rsidRDefault="00B70635" w:rsidP="00B70635">
      <w:pPr>
        <w:pStyle w:val="responses"/>
      </w:pPr>
      <w:r w:rsidRPr="0037562D">
        <w:t>4 - Somewhat agree.</w:t>
      </w:r>
    </w:p>
    <w:p w14:paraId="1ECC67FA" w14:textId="77777777" w:rsidR="00B70635" w:rsidRPr="0037562D" w:rsidRDefault="00B70635" w:rsidP="00B70635">
      <w:pPr>
        <w:pStyle w:val="responses"/>
      </w:pPr>
      <w:r w:rsidRPr="0037562D">
        <w:t>3 - Neutral.</w:t>
      </w:r>
    </w:p>
    <w:p w14:paraId="22BD9A05" w14:textId="77777777" w:rsidR="00B70635" w:rsidRPr="0037562D" w:rsidRDefault="00B70635" w:rsidP="00B70635">
      <w:pPr>
        <w:pStyle w:val="responses"/>
      </w:pPr>
      <w:r w:rsidRPr="0037562D">
        <w:t>2- Somewhat disagree.</w:t>
      </w:r>
    </w:p>
    <w:p w14:paraId="5ECA6E22" w14:textId="77777777" w:rsidR="00B70635" w:rsidRPr="0037562D" w:rsidRDefault="00B70635" w:rsidP="00B70635">
      <w:pPr>
        <w:pStyle w:val="responses"/>
      </w:pPr>
      <w:r w:rsidRPr="0037562D">
        <w:t>1 - Completely disagree.</w:t>
      </w:r>
    </w:p>
    <w:p w14:paraId="16EFF0A9" w14:textId="77777777" w:rsidR="00B70635" w:rsidRPr="0037562D" w:rsidRDefault="00B70635" w:rsidP="00B70635">
      <w:pPr>
        <w:pStyle w:val="responses"/>
      </w:pPr>
      <w:r w:rsidRPr="0037562D">
        <w:t>0 - I don't know.</w:t>
      </w:r>
    </w:p>
    <w:p w14:paraId="0DF042DD" w14:textId="77777777" w:rsidR="00B70635" w:rsidRPr="0037562D" w:rsidRDefault="00B70635" w:rsidP="00B70635">
      <w:pPr>
        <w:pStyle w:val="questions2"/>
      </w:pPr>
      <w:r w:rsidRPr="0037562D">
        <w:t>I make decisions about what food to buy based primarily on price.</w:t>
      </w:r>
    </w:p>
    <w:p w14:paraId="5541C5FE" w14:textId="77777777" w:rsidR="00B70635" w:rsidRPr="0037562D" w:rsidRDefault="00B70635" w:rsidP="00B70635">
      <w:pPr>
        <w:pStyle w:val="responses"/>
      </w:pPr>
      <w:r w:rsidRPr="0037562D">
        <w:t>5 - Completely agree.</w:t>
      </w:r>
    </w:p>
    <w:p w14:paraId="57557378" w14:textId="77777777" w:rsidR="00B70635" w:rsidRPr="0037562D" w:rsidRDefault="00B70635" w:rsidP="00B70635">
      <w:pPr>
        <w:pStyle w:val="responses"/>
      </w:pPr>
      <w:r w:rsidRPr="0037562D">
        <w:t>4 - Somewhat agree.</w:t>
      </w:r>
    </w:p>
    <w:p w14:paraId="043BA667" w14:textId="77777777" w:rsidR="00B70635" w:rsidRPr="0037562D" w:rsidRDefault="00B70635" w:rsidP="00B70635">
      <w:pPr>
        <w:pStyle w:val="responses"/>
      </w:pPr>
      <w:r w:rsidRPr="0037562D">
        <w:t>3 - Neutral.</w:t>
      </w:r>
    </w:p>
    <w:p w14:paraId="7F6B6ECB" w14:textId="77777777" w:rsidR="00B70635" w:rsidRPr="0037562D" w:rsidRDefault="00B70635" w:rsidP="00B70635">
      <w:pPr>
        <w:pStyle w:val="responses"/>
      </w:pPr>
      <w:r w:rsidRPr="0037562D">
        <w:lastRenderedPageBreak/>
        <w:t>2- Somewhat disagree.</w:t>
      </w:r>
    </w:p>
    <w:p w14:paraId="5786567C" w14:textId="77777777" w:rsidR="00B70635" w:rsidRPr="0037562D" w:rsidRDefault="00B70635" w:rsidP="00B70635">
      <w:pPr>
        <w:pStyle w:val="responses"/>
      </w:pPr>
      <w:r w:rsidRPr="0037562D">
        <w:t>1 - Completely disagree.</w:t>
      </w:r>
    </w:p>
    <w:p w14:paraId="57B0ACE3" w14:textId="77777777" w:rsidR="00B70635" w:rsidRPr="0037562D" w:rsidRDefault="00B70635" w:rsidP="00B70635">
      <w:pPr>
        <w:pStyle w:val="responses"/>
      </w:pPr>
      <w:r w:rsidRPr="0037562D">
        <w:t>0 - I don't know.</w:t>
      </w:r>
    </w:p>
    <w:p w14:paraId="2FE55223" w14:textId="77777777" w:rsidR="00B70635" w:rsidRPr="0037562D" w:rsidRDefault="00B70635" w:rsidP="00B70635">
      <w:pPr>
        <w:pStyle w:val="questions2"/>
      </w:pPr>
      <w:r w:rsidRPr="0037562D">
        <w:t>I would prefer to eat food that is produced without chemical inputs.</w:t>
      </w:r>
    </w:p>
    <w:p w14:paraId="0B8CE21C" w14:textId="77777777" w:rsidR="00B70635" w:rsidRPr="0037562D" w:rsidRDefault="00B70635" w:rsidP="00B70635">
      <w:pPr>
        <w:pStyle w:val="responses"/>
      </w:pPr>
      <w:r w:rsidRPr="0037562D">
        <w:t>5 - Completely agree.</w:t>
      </w:r>
    </w:p>
    <w:p w14:paraId="36CAF409" w14:textId="77777777" w:rsidR="00B70635" w:rsidRPr="0037562D" w:rsidRDefault="00B70635" w:rsidP="00B70635">
      <w:pPr>
        <w:pStyle w:val="responses"/>
      </w:pPr>
      <w:r w:rsidRPr="0037562D">
        <w:t>4 - Somewhat agree.</w:t>
      </w:r>
    </w:p>
    <w:p w14:paraId="2300C906" w14:textId="77777777" w:rsidR="00B70635" w:rsidRPr="0037562D" w:rsidRDefault="00B70635" w:rsidP="00B70635">
      <w:pPr>
        <w:pStyle w:val="responses"/>
      </w:pPr>
      <w:r w:rsidRPr="0037562D">
        <w:t>3 - Neutral.</w:t>
      </w:r>
    </w:p>
    <w:p w14:paraId="702CB728" w14:textId="77777777" w:rsidR="00B70635" w:rsidRPr="0037562D" w:rsidRDefault="00B70635" w:rsidP="00B70635">
      <w:pPr>
        <w:pStyle w:val="responses"/>
      </w:pPr>
      <w:r w:rsidRPr="0037562D">
        <w:t>2- Somewhat disagree.</w:t>
      </w:r>
    </w:p>
    <w:p w14:paraId="7E7B5A69" w14:textId="77777777" w:rsidR="00B70635" w:rsidRPr="0037562D" w:rsidRDefault="00B70635" w:rsidP="00B70635">
      <w:pPr>
        <w:pStyle w:val="responses"/>
      </w:pPr>
      <w:r w:rsidRPr="0037562D">
        <w:t>1 - Completely disagree.</w:t>
      </w:r>
    </w:p>
    <w:p w14:paraId="5D48691A" w14:textId="77777777" w:rsidR="00B70635" w:rsidRPr="0037562D" w:rsidRDefault="00B70635" w:rsidP="00B70635">
      <w:pPr>
        <w:pStyle w:val="responses"/>
      </w:pPr>
      <w:r w:rsidRPr="0037562D">
        <w:t>0 - I don't know.</w:t>
      </w:r>
    </w:p>
    <w:p w14:paraId="3DF4E722" w14:textId="77777777" w:rsidR="00B70635" w:rsidRPr="0037562D" w:rsidRDefault="00B70635" w:rsidP="00B70635">
      <w:pPr>
        <w:pStyle w:val="questions2"/>
      </w:pPr>
      <w:r w:rsidRPr="0037562D">
        <w:t>I would prefer to eat food that is grown locally.</w:t>
      </w:r>
    </w:p>
    <w:p w14:paraId="7753D146" w14:textId="77777777" w:rsidR="00B70635" w:rsidRPr="0037562D" w:rsidRDefault="00B70635" w:rsidP="00B70635">
      <w:pPr>
        <w:pStyle w:val="Hint"/>
        <w:rPr>
          <w:b/>
          <w:bCs/>
        </w:rPr>
      </w:pPr>
      <w:r w:rsidRPr="0037562D">
        <w:t>Hint: Food grown locally at the ALL-level.</w:t>
      </w:r>
    </w:p>
    <w:p w14:paraId="65906709" w14:textId="77777777" w:rsidR="00B70635" w:rsidRPr="0037562D" w:rsidRDefault="00B70635" w:rsidP="00B70635">
      <w:pPr>
        <w:pStyle w:val="responses"/>
      </w:pPr>
      <w:r w:rsidRPr="0037562D">
        <w:t>5 - Completely agree.</w:t>
      </w:r>
    </w:p>
    <w:p w14:paraId="6FCDA0CE" w14:textId="77777777" w:rsidR="00B70635" w:rsidRPr="0037562D" w:rsidRDefault="00B70635" w:rsidP="00B70635">
      <w:pPr>
        <w:pStyle w:val="responses"/>
      </w:pPr>
      <w:r w:rsidRPr="0037562D">
        <w:t>4 - Somewhat agree.</w:t>
      </w:r>
    </w:p>
    <w:p w14:paraId="3E9EE530" w14:textId="77777777" w:rsidR="00B70635" w:rsidRPr="0037562D" w:rsidRDefault="00B70635" w:rsidP="00B70635">
      <w:pPr>
        <w:pStyle w:val="responses"/>
      </w:pPr>
      <w:r w:rsidRPr="0037562D">
        <w:t>3 - Neutral.</w:t>
      </w:r>
    </w:p>
    <w:p w14:paraId="70CB4112" w14:textId="77777777" w:rsidR="00B70635" w:rsidRPr="0037562D" w:rsidRDefault="00B70635" w:rsidP="00B70635">
      <w:pPr>
        <w:pStyle w:val="responses"/>
      </w:pPr>
      <w:r w:rsidRPr="0037562D">
        <w:t>2- Somewhat disagree.</w:t>
      </w:r>
    </w:p>
    <w:p w14:paraId="408C3930" w14:textId="77777777" w:rsidR="00B70635" w:rsidRPr="0037562D" w:rsidRDefault="00B70635" w:rsidP="00B70635">
      <w:pPr>
        <w:pStyle w:val="responses"/>
      </w:pPr>
      <w:r w:rsidRPr="0037562D">
        <w:t>1 - Completely disagree.</w:t>
      </w:r>
    </w:p>
    <w:p w14:paraId="26DBADB5" w14:textId="571F42E6" w:rsidR="00B70635" w:rsidRPr="0037562D" w:rsidRDefault="00B70635" w:rsidP="00B70635">
      <w:pPr>
        <w:pStyle w:val="responses"/>
      </w:pPr>
      <w:r w:rsidRPr="0037562D">
        <w:t>0 - I don't know.</w:t>
      </w:r>
    </w:p>
    <w:p w14:paraId="54A3C10F" w14:textId="77777777" w:rsidR="00B70635" w:rsidRPr="0037562D" w:rsidRDefault="00B70635" w:rsidP="00630BC0">
      <w:pPr>
        <w:pStyle w:val="questions2"/>
        <w:numPr>
          <w:ilvl w:val="0"/>
          <w:numId w:val="15"/>
        </w:numPr>
      </w:pPr>
      <w:r w:rsidRPr="0037562D">
        <w:t>I would prefer that the food I buy is produced and processed in ways that provide a fair wage and good conditions for workers.</w:t>
      </w:r>
    </w:p>
    <w:p w14:paraId="29324128" w14:textId="77777777" w:rsidR="00B70635" w:rsidRPr="0037562D" w:rsidRDefault="00B70635" w:rsidP="00B70635">
      <w:pPr>
        <w:pStyle w:val="responses"/>
        <w:rPr>
          <w:iCs/>
        </w:rPr>
      </w:pPr>
      <w:r w:rsidRPr="0037562D">
        <w:t>5 - Completely agree.</w:t>
      </w:r>
    </w:p>
    <w:p w14:paraId="07FA53CE" w14:textId="77777777" w:rsidR="00B70635" w:rsidRPr="0037562D" w:rsidRDefault="00B70635" w:rsidP="00B70635">
      <w:pPr>
        <w:pStyle w:val="responses"/>
      </w:pPr>
      <w:r w:rsidRPr="0037562D">
        <w:t>4 - Somewhat agree.</w:t>
      </w:r>
    </w:p>
    <w:p w14:paraId="296DC920" w14:textId="77777777" w:rsidR="00B70635" w:rsidRPr="0037562D" w:rsidRDefault="00B70635" w:rsidP="00B70635">
      <w:pPr>
        <w:pStyle w:val="responses"/>
      </w:pPr>
      <w:r w:rsidRPr="0037562D">
        <w:t>3 - Neutral.</w:t>
      </w:r>
    </w:p>
    <w:p w14:paraId="73C98872" w14:textId="77777777" w:rsidR="00B70635" w:rsidRPr="0037562D" w:rsidRDefault="00B70635" w:rsidP="00B70635">
      <w:pPr>
        <w:pStyle w:val="responses"/>
      </w:pPr>
      <w:r w:rsidRPr="0037562D">
        <w:t>2- Somewhat disagree.</w:t>
      </w:r>
    </w:p>
    <w:p w14:paraId="1584639F" w14:textId="77777777" w:rsidR="00B70635" w:rsidRPr="0037562D" w:rsidRDefault="00B70635" w:rsidP="00B70635">
      <w:pPr>
        <w:pStyle w:val="responses"/>
      </w:pPr>
      <w:r w:rsidRPr="0037562D">
        <w:t>1 - Completely disagree.</w:t>
      </w:r>
    </w:p>
    <w:p w14:paraId="12EE74F3" w14:textId="77777777" w:rsidR="00B70635" w:rsidRPr="0037562D" w:rsidRDefault="00B70635" w:rsidP="00B70635">
      <w:pPr>
        <w:pStyle w:val="responses"/>
      </w:pPr>
      <w:r w:rsidRPr="0037562D">
        <w:t>0 - I don't know.</w:t>
      </w:r>
    </w:p>
    <w:p w14:paraId="61094BDE" w14:textId="77777777" w:rsidR="00B70635" w:rsidRPr="0037562D" w:rsidRDefault="00B70635" w:rsidP="00630BC0">
      <w:pPr>
        <w:pStyle w:val="questions2"/>
        <w:numPr>
          <w:ilvl w:val="0"/>
          <w:numId w:val="15"/>
        </w:numPr>
      </w:pPr>
      <w:r w:rsidRPr="0037562D">
        <w:t>I think shifting to agroecological farming is a sensible business decision.</w:t>
      </w:r>
    </w:p>
    <w:p w14:paraId="3CB06954" w14:textId="77777777" w:rsidR="00B70635" w:rsidRPr="0037562D" w:rsidRDefault="00B70635" w:rsidP="00B70635">
      <w:pPr>
        <w:pStyle w:val="responses"/>
      </w:pPr>
      <w:r w:rsidRPr="0037562D">
        <w:t>5 - Completely agree.</w:t>
      </w:r>
    </w:p>
    <w:p w14:paraId="56C581A6" w14:textId="77777777" w:rsidR="00B70635" w:rsidRPr="0037562D" w:rsidRDefault="00B70635" w:rsidP="00B70635">
      <w:pPr>
        <w:pStyle w:val="responses"/>
      </w:pPr>
      <w:r w:rsidRPr="0037562D">
        <w:t>4 - Somewhat agree.</w:t>
      </w:r>
    </w:p>
    <w:p w14:paraId="720B97BE" w14:textId="77777777" w:rsidR="00B70635" w:rsidRPr="0037562D" w:rsidRDefault="00B70635" w:rsidP="00B70635">
      <w:pPr>
        <w:pStyle w:val="responses"/>
      </w:pPr>
      <w:r w:rsidRPr="0037562D">
        <w:t>3 - Neutral.</w:t>
      </w:r>
    </w:p>
    <w:p w14:paraId="41C93714" w14:textId="77777777" w:rsidR="00B70635" w:rsidRPr="0037562D" w:rsidRDefault="00B70635" w:rsidP="00B70635">
      <w:pPr>
        <w:pStyle w:val="responses"/>
      </w:pPr>
      <w:r w:rsidRPr="0037562D">
        <w:t>2- Somewhat disagree.</w:t>
      </w:r>
    </w:p>
    <w:p w14:paraId="5F52D933" w14:textId="77777777" w:rsidR="00B70635" w:rsidRPr="0037562D" w:rsidRDefault="00B70635" w:rsidP="00B70635">
      <w:pPr>
        <w:pStyle w:val="responses"/>
      </w:pPr>
      <w:r w:rsidRPr="0037562D">
        <w:t>1 - Completely disagree.</w:t>
      </w:r>
    </w:p>
    <w:p w14:paraId="086358B1" w14:textId="77777777" w:rsidR="00B70635" w:rsidRPr="0037562D" w:rsidRDefault="00B70635" w:rsidP="00B70635">
      <w:pPr>
        <w:pStyle w:val="responses"/>
      </w:pPr>
      <w:r w:rsidRPr="0037562D">
        <w:t>0 - I don't know.</w:t>
      </w:r>
    </w:p>
    <w:p w14:paraId="664E25A3" w14:textId="77777777" w:rsidR="00B70635" w:rsidRPr="0037562D" w:rsidRDefault="00B70635" w:rsidP="00B70635">
      <w:pPr>
        <w:pStyle w:val="questions2"/>
      </w:pPr>
      <w:r w:rsidRPr="0037562D">
        <w:t>Most farmers think current farming systems are working well and do not need changing.</w:t>
      </w:r>
    </w:p>
    <w:p w14:paraId="5F06C5EA" w14:textId="77777777" w:rsidR="00B70635" w:rsidRPr="0037562D" w:rsidRDefault="00B70635" w:rsidP="00B70635">
      <w:pPr>
        <w:pStyle w:val="responses"/>
      </w:pPr>
      <w:r w:rsidRPr="0037562D">
        <w:t>5 - Completely agree.</w:t>
      </w:r>
    </w:p>
    <w:p w14:paraId="21E38AD6" w14:textId="77777777" w:rsidR="00B70635" w:rsidRPr="0037562D" w:rsidRDefault="00B70635" w:rsidP="00B70635">
      <w:pPr>
        <w:pStyle w:val="responses"/>
      </w:pPr>
      <w:r w:rsidRPr="0037562D">
        <w:t>4 - Somewhat agree.</w:t>
      </w:r>
    </w:p>
    <w:p w14:paraId="3151EBA4" w14:textId="77777777" w:rsidR="00B70635" w:rsidRPr="0037562D" w:rsidRDefault="00B70635" w:rsidP="00B70635">
      <w:pPr>
        <w:pStyle w:val="responses"/>
      </w:pPr>
      <w:r w:rsidRPr="0037562D">
        <w:t>3 - Neutral.</w:t>
      </w:r>
    </w:p>
    <w:p w14:paraId="2EC9B963" w14:textId="77777777" w:rsidR="00B70635" w:rsidRPr="0037562D" w:rsidRDefault="00B70635" w:rsidP="00B70635">
      <w:pPr>
        <w:pStyle w:val="responses"/>
      </w:pPr>
      <w:r w:rsidRPr="0037562D">
        <w:t>2- Somewhat disagree.</w:t>
      </w:r>
    </w:p>
    <w:p w14:paraId="0BD9D765" w14:textId="77777777" w:rsidR="00B70635" w:rsidRPr="0037562D" w:rsidRDefault="00B70635" w:rsidP="00B70635">
      <w:pPr>
        <w:pStyle w:val="responses"/>
      </w:pPr>
      <w:r w:rsidRPr="0037562D">
        <w:t>1 - Completely disagree.</w:t>
      </w:r>
    </w:p>
    <w:p w14:paraId="3F28FBA8" w14:textId="77777777" w:rsidR="00B70635" w:rsidRPr="0037562D" w:rsidRDefault="00B70635" w:rsidP="00B70635">
      <w:pPr>
        <w:pStyle w:val="responses"/>
        <w:sectPr w:rsidR="00B70635" w:rsidRPr="0037562D" w:rsidSect="00391AEB">
          <w:headerReference w:type="default" r:id="rId52"/>
          <w:footerReference w:type="default" r:id="rId53"/>
          <w:pgSz w:w="12240" w:h="15840"/>
          <w:pgMar w:top="1440" w:right="1440" w:bottom="1440" w:left="1440" w:header="720" w:footer="720" w:gutter="0"/>
          <w:cols w:space="720"/>
          <w:docGrid w:linePitch="360"/>
        </w:sectPr>
      </w:pPr>
      <w:r w:rsidRPr="0037562D">
        <w:lastRenderedPageBreak/>
        <w:t>0 - I don't know.</w:t>
      </w:r>
    </w:p>
    <w:p w14:paraId="224B3E30" w14:textId="023261BD" w:rsidR="00B70635" w:rsidRPr="0037562D" w:rsidRDefault="00B70635" w:rsidP="00B96422">
      <w:pPr>
        <w:pStyle w:val="Heading2"/>
      </w:pPr>
      <w:bookmarkStart w:id="202" w:name="_Toc146024529"/>
      <w:bookmarkStart w:id="203" w:name="_Toc166680144"/>
      <w:r w:rsidRPr="0037562D">
        <w:lastRenderedPageBreak/>
        <w:t xml:space="preserve"> </w:t>
      </w:r>
      <w:bookmarkStart w:id="204" w:name="_Toc213065221"/>
      <w:r w:rsidR="00CA7EA9" w:rsidRPr="0037562D">
        <w:t xml:space="preserve">Agroecology </w:t>
      </w:r>
      <w:r w:rsidRPr="0037562D">
        <w:t>module</w:t>
      </w:r>
      <w:bookmarkEnd w:id="202"/>
      <w:bookmarkEnd w:id="203"/>
      <w:bookmarkEnd w:id="204"/>
    </w:p>
    <w:p w14:paraId="3B9D8F54" w14:textId="723B1F10" w:rsidR="00B70635" w:rsidRPr="0037562D" w:rsidRDefault="00B70635" w:rsidP="00BA0786">
      <w:pPr>
        <w:pStyle w:val="Heading3"/>
      </w:pPr>
      <w:bookmarkStart w:id="205" w:name="_Toc146024530"/>
      <w:bookmarkStart w:id="206" w:name="_Toc166680145"/>
      <w:r w:rsidRPr="0037562D">
        <w:t>Recycling</w:t>
      </w:r>
      <w:bookmarkEnd w:id="205"/>
      <w:bookmarkEnd w:id="206"/>
    </w:p>
    <w:p w14:paraId="269065D4" w14:textId="2BBF622D" w:rsidR="00B70635" w:rsidRPr="0037562D" w:rsidRDefault="00B70635" w:rsidP="00D13725">
      <w:pPr>
        <w:pStyle w:val="Heading4"/>
      </w:pPr>
      <w:bookmarkStart w:id="207" w:name="_Toc146024531"/>
      <w:bookmarkStart w:id="208" w:name="_Toc166680146"/>
      <w:r w:rsidRPr="0037562D">
        <w:t>Seeds</w:t>
      </w:r>
      <w:bookmarkEnd w:id="207"/>
      <w:bookmarkEnd w:id="208"/>
    </w:p>
    <w:p w14:paraId="0C9F4777" w14:textId="77777777" w:rsidR="00B70635" w:rsidRPr="0037562D" w:rsidRDefault="00B70635" w:rsidP="00B70635">
      <w:pPr>
        <w:pStyle w:val="Questions"/>
      </w:pPr>
      <w:r w:rsidRPr="0037562D">
        <w:t>Where do you source most of your seeds?</w:t>
      </w:r>
    </w:p>
    <w:p w14:paraId="558564B7" w14:textId="77777777" w:rsidR="00B70635" w:rsidRPr="0037562D" w:rsidRDefault="00B70635" w:rsidP="00B70635">
      <w:pPr>
        <w:pStyle w:val="responses"/>
      </w:pPr>
      <w:r w:rsidRPr="0037562D">
        <w:t>5 - All seeds are self-produced, exchanged with other farmers or managed collectively.</w:t>
      </w:r>
    </w:p>
    <w:p w14:paraId="79759B11" w14:textId="77777777" w:rsidR="00B70635" w:rsidRPr="0037562D" w:rsidRDefault="00B70635" w:rsidP="00B70635">
      <w:pPr>
        <w:pStyle w:val="responses"/>
      </w:pPr>
      <w:r w:rsidRPr="0037562D">
        <w:t>4 - 25% of seeds are purchased from the market, the other 75% is self-produced or exchanged.</w:t>
      </w:r>
    </w:p>
    <w:p w14:paraId="2FCACC2B" w14:textId="77777777" w:rsidR="00B70635" w:rsidRPr="0037562D" w:rsidRDefault="00B70635" w:rsidP="00B70635">
      <w:pPr>
        <w:pStyle w:val="responses"/>
      </w:pPr>
      <w:r w:rsidRPr="0037562D">
        <w:t>3 - 50% of seeds are purchased from the market, the other 50% is self-produced or exchanged.</w:t>
      </w:r>
    </w:p>
    <w:p w14:paraId="1207642B" w14:textId="77777777" w:rsidR="00B70635" w:rsidRPr="0037562D" w:rsidRDefault="00B70635" w:rsidP="00B70635">
      <w:pPr>
        <w:pStyle w:val="responses"/>
      </w:pPr>
      <w:r w:rsidRPr="0037562D">
        <w:t>2 - 75% of seeds are purchased from the market, the other 25% are self-produced or exchanged.</w:t>
      </w:r>
    </w:p>
    <w:p w14:paraId="409A713B" w14:textId="77777777" w:rsidR="00B70635" w:rsidRPr="0037562D" w:rsidRDefault="00B70635" w:rsidP="00B70635">
      <w:pPr>
        <w:pStyle w:val="responses"/>
      </w:pPr>
      <w:r w:rsidRPr="0037562D">
        <w:t>1 - All seeds are purchased from the market (e.g., agrovet, seed stores, farmers' cooperatives, seed suppliers, etc.).</w:t>
      </w:r>
    </w:p>
    <w:p w14:paraId="7FF6B354" w14:textId="68262153" w:rsidR="00B70635" w:rsidRPr="0037562D" w:rsidRDefault="00B70635" w:rsidP="00D13725">
      <w:pPr>
        <w:pStyle w:val="Heading4"/>
      </w:pPr>
      <w:bookmarkStart w:id="209" w:name="_Toc146024532"/>
      <w:bookmarkStart w:id="210" w:name="_Toc166680147"/>
      <w:r w:rsidRPr="0037562D">
        <w:t>Nutrients</w:t>
      </w:r>
      <w:bookmarkEnd w:id="209"/>
      <w:bookmarkEnd w:id="210"/>
    </w:p>
    <w:p w14:paraId="364AA7FC" w14:textId="77777777" w:rsidR="00B70635" w:rsidRPr="0037562D" w:rsidRDefault="00B70635" w:rsidP="00B70635">
      <w:pPr>
        <w:pStyle w:val="Questions"/>
      </w:pPr>
      <w:r w:rsidRPr="0037562D">
        <w:t>Where do you source most of your manure and compost?</w:t>
      </w:r>
    </w:p>
    <w:p w14:paraId="691B3BCC" w14:textId="77777777" w:rsidR="00B70635" w:rsidRPr="0037562D" w:rsidRDefault="00B70635" w:rsidP="00B70635">
      <w:pPr>
        <w:pStyle w:val="Hint"/>
      </w:pPr>
      <w:r w:rsidRPr="0037562D">
        <w:rPr>
          <w:u w:val="single"/>
        </w:rPr>
        <w:t>Hint</w:t>
      </w:r>
      <w:r w:rsidRPr="0037562D">
        <w:t>: Choose the option that best represents.</w:t>
      </w:r>
    </w:p>
    <w:p w14:paraId="54D1E55D" w14:textId="77777777" w:rsidR="00B70635" w:rsidRPr="0037562D" w:rsidRDefault="00B70635" w:rsidP="00B70635">
      <w:pPr>
        <w:pStyle w:val="responses"/>
      </w:pPr>
      <w:r w:rsidRPr="0037562D">
        <w:t>5 - All manure and compost are self-produced, exchanged with other farmers or managed collectively.</w:t>
      </w:r>
    </w:p>
    <w:p w14:paraId="1358FBFA" w14:textId="77777777" w:rsidR="00B70635" w:rsidRPr="0037562D" w:rsidRDefault="00B70635" w:rsidP="00B70635">
      <w:pPr>
        <w:pStyle w:val="responses"/>
      </w:pPr>
      <w:r w:rsidRPr="0037562D">
        <w:t>4 - 25% of the manure and compost are purchased from the market, the other 75% is self-produced or exchanged.</w:t>
      </w:r>
    </w:p>
    <w:p w14:paraId="57C75B78" w14:textId="77777777" w:rsidR="00B70635" w:rsidRPr="0037562D" w:rsidRDefault="00B70635" w:rsidP="00B70635">
      <w:pPr>
        <w:pStyle w:val="responses"/>
      </w:pPr>
      <w:r w:rsidRPr="0037562D">
        <w:t>3 - 50% of the manure and compost purchased from the market, the other 50% is self-produced or exchanged.</w:t>
      </w:r>
    </w:p>
    <w:p w14:paraId="160CE689" w14:textId="77777777" w:rsidR="00B70635" w:rsidRPr="0037562D" w:rsidRDefault="00B70635" w:rsidP="00B70635">
      <w:pPr>
        <w:pStyle w:val="responses"/>
      </w:pPr>
      <w:r w:rsidRPr="0037562D">
        <w:t>2 - 75% of the manure and compost are purchased from the market, the other 25% are self-produced or exchanged.</w:t>
      </w:r>
    </w:p>
    <w:p w14:paraId="07F4C461" w14:textId="77777777" w:rsidR="00B70635" w:rsidRPr="0037562D" w:rsidRDefault="00B70635" w:rsidP="00B70635">
      <w:pPr>
        <w:pStyle w:val="responses"/>
      </w:pPr>
      <w:r w:rsidRPr="0037562D">
        <w:t>1 - All manure and compost are purchased from the market.</w:t>
      </w:r>
    </w:p>
    <w:p w14:paraId="541E6FF7" w14:textId="19D96A36" w:rsidR="00B70635" w:rsidRPr="0037562D" w:rsidRDefault="00B70635" w:rsidP="00D13725">
      <w:pPr>
        <w:pStyle w:val="Heading4"/>
      </w:pPr>
      <w:bookmarkStart w:id="211" w:name="_Toc146024533"/>
      <w:bookmarkStart w:id="212" w:name="_Toc166680148"/>
      <w:r w:rsidRPr="0037562D">
        <w:t>Breeds</w:t>
      </w:r>
      <w:bookmarkEnd w:id="211"/>
      <w:bookmarkEnd w:id="212"/>
    </w:p>
    <w:p w14:paraId="2EBA2F72" w14:textId="77777777" w:rsidR="00B70635" w:rsidRPr="0037562D" w:rsidRDefault="00B70635" w:rsidP="00B70635">
      <w:pPr>
        <w:pStyle w:val="Questions"/>
      </w:pPr>
      <w:r w:rsidRPr="0037562D">
        <w:t>Where do you source most of your livestock?</w:t>
      </w:r>
    </w:p>
    <w:p w14:paraId="37BB04A7" w14:textId="77777777" w:rsidR="00B70635" w:rsidRPr="0037562D" w:rsidRDefault="00B70635" w:rsidP="00B70635">
      <w:pPr>
        <w:pStyle w:val="responses"/>
      </w:pPr>
      <w:r w:rsidRPr="0037562D">
        <w:t>5 - All animal genetic resources are self-produced, exchanged with other farmers or managed collectively.</w:t>
      </w:r>
    </w:p>
    <w:p w14:paraId="1CAE4526" w14:textId="77777777" w:rsidR="00B70635" w:rsidRPr="0037562D" w:rsidRDefault="00B70635" w:rsidP="00B70635">
      <w:pPr>
        <w:pStyle w:val="responses"/>
      </w:pPr>
      <w:r w:rsidRPr="0037562D">
        <w:t>4 - 25% of animal genetic resources are purchased from the market, the other 75% is self-produced or exchanged.</w:t>
      </w:r>
    </w:p>
    <w:p w14:paraId="649F8B69" w14:textId="77777777" w:rsidR="00B70635" w:rsidRPr="0037562D" w:rsidRDefault="00B70635" w:rsidP="00B70635">
      <w:pPr>
        <w:pStyle w:val="responses"/>
      </w:pPr>
      <w:r w:rsidRPr="0037562D">
        <w:lastRenderedPageBreak/>
        <w:t>3 - 50% of the breeding are purchased from the market, the other 50% is self-produced or exchanged with neighboring farms.</w:t>
      </w:r>
    </w:p>
    <w:p w14:paraId="57B4155B" w14:textId="77777777" w:rsidR="00B70635" w:rsidRPr="0037562D" w:rsidRDefault="00B70635" w:rsidP="00B70635">
      <w:pPr>
        <w:pStyle w:val="responses"/>
      </w:pPr>
      <w:r w:rsidRPr="0037562D">
        <w:t>2 - 75% of animal genetic resources are purchased from the market, the other 25% are self-produced or exchanged.</w:t>
      </w:r>
    </w:p>
    <w:p w14:paraId="32A43893" w14:textId="77777777" w:rsidR="00B70635" w:rsidRPr="0037562D" w:rsidRDefault="00B70635" w:rsidP="00B70635">
      <w:pPr>
        <w:pStyle w:val="responses"/>
      </w:pPr>
      <w:r w:rsidRPr="0037562D">
        <w:t>1 - All animal genetic resources (e.g., chicks, young animals, semen) are purchased from the market.</w:t>
      </w:r>
    </w:p>
    <w:p w14:paraId="611B242F" w14:textId="44CC532A" w:rsidR="00B70635" w:rsidRPr="0037562D" w:rsidRDefault="00B70635" w:rsidP="00D13725">
      <w:pPr>
        <w:pStyle w:val="Heading4"/>
      </w:pPr>
      <w:bookmarkStart w:id="213" w:name="_Toc146024534"/>
      <w:bookmarkStart w:id="214" w:name="_Toc166680149"/>
      <w:r w:rsidRPr="0037562D">
        <w:t>Fish</w:t>
      </w:r>
      <w:bookmarkEnd w:id="213"/>
      <w:bookmarkEnd w:id="214"/>
    </w:p>
    <w:p w14:paraId="69481589" w14:textId="77777777" w:rsidR="00B70635" w:rsidRPr="0037562D" w:rsidRDefault="00B70635" w:rsidP="00B70635">
      <w:pPr>
        <w:pStyle w:val="Questions"/>
      </w:pPr>
      <w:r w:rsidRPr="0037562D">
        <w:t>Where do you source most of your spawn, fry or fingerling species and varieties?</w:t>
      </w:r>
    </w:p>
    <w:p w14:paraId="0D6F0948" w14:textId="77777777" w:rsidR="00B70635" w:rsidRPr="0037562D" w:rsidRDefault="00B70635" w:rsidP="00B70635">
      <w:pPr>
        <w:pStyle w:val="responses"/>
      </w:pPr>
      <w:r w:rsidRPr="0037562D">
        <w:t>5 - All fish genetic resources are self-produced, exchanged with other farmers or managed collectively.</w:t>
      </w:r>
    </w:p>
    <w:p w14:paraId="77C3C0D5" w14:textId="77777777" w:rsidR="00B70635" w:rsidRPr="0037562D" w:rsidRDefault="00B70635" w:rsidP="00B70635">
      <w:pPr>
        <w:pStyle w:val="responses"/>
      </w:pPr>
      <w:r w:rsidRPr="0037562D">
        <w:t>4 - 25% of fish genetic resources are purchased from the market, the other 75% is self-produced or exchanged.</w:t>
      </w:r>
    </w:p>
    <w:p w14:paraId="2BC995A1" w14:textId="77777777" w:rsidR="00B70635" w:rsidRPr="0037562D" w:rsidRDefault="00B70635" w:rsidP="00B70635">
      <w:pPr>
        <w:pStyle w:val="responses"/>
      </w:pPr>
      <w:r w:rsidRPr="0037562D">
        <w:t>3 - 50% of fish genetic resources are purchased from the market, the other 50% is self-produced or exchanged with neighboring farms.</w:t>
      </w:r>
    </w:p>
    <w:p w14:paraId="6F7E0AD7" w14:textId="77777777" w:rsidR="00B70635" w:rsidRPr="0037562D" w:rsidRDefault="00B70635" w:rsidP="00B70635">
      <w:pPr>
        <w:pStyle w:val="responses"/>
      </w:pPr>
      <w:r w:rsidRPr="0037562D">
        <w:t>2 - 75% of fish genetic resources are purchased from the market, the other 25% are self-produced or exchanged.</w:t>
      </w:r>
    </w:p>
    <w:p w14:paraId="5172D3A3" w14:textId="77777777" w:rsidR="00B70635" w:rsidRPr="0037562D" w:rsidRDefault="00B70635" w:rsidP="00B70635">
      <w:pPr>
        <w:pStyle w:val="responses"/>
      </w:pPr>
      <w:r w:rsidRPr="0037562D">
        <w:t>1 - All fish genetic resources (e.g., spawn, fry, fingerling species and varieties) are purchased from the market.</w:t>
      </w:r>
    </w:p>
    <w:p w14:paraId="3D2E0608" w14:textId="77777777" w:rsidR="00B70635" w:rsidRPr="0037562D" w:rsidRDefault="00B70635" w:rsidP="00B70635">
      <w:pPr>
        <w:pStyle w:val="Questions"/>
      </w:pPr>
      <w:r w:rsidRPr="0037562D">
        <w:t>Where do you source your fish feed?</w:t>
      </w:r>
    </w:p>
    <w:p w14:paraId="29AA3760" w14:textId="77777777" w:rsidR="00B70635" w:rsidRPr="0037562D" w:rsidRDefault="00B70635" w:rsidP="00B70635">
      <w:pPr>
        <w:pStyle w:val="responses"/>
      </w:pPr>
      <w:r w:rsidRPr="0037562D">
        <w:t>Natural feed from the aquatic environment.</w:t>
      </w:r>
    </w:p>
    <w:p w14:paraId="021B28E2" w14:textId="77777777" w:rsidR="00B70635" w:rsidRPr="0037562D" w:rsidRDefault="00B70635" w:rsidP="00B70635">
      <w:pPr>
        <w:pStyle w:val="responses"/>
      </w:pPr>
      <w:r w:rsidRPr="0037562D">
        <w:t>Obtained from other farmers for free.</w:t>
      </w:r>
    </w:p>
    <w:p w14:paraId="66FC12C2" w14:textId="77777777" w:rsidR="00B70635" w:rsidRPr="0037562D" w:rsidRDefault="00B70635" w:rsidP="00B70635">
      <w:pPr>
        <w:pStyle w:val="responses"/>
      </w:pPr>
      <w:r w:rsidRPr="0037562D">
        <w:t>Purchased from other farmers.</w:t>
      </w:r>
    </w:p>
    <w:p w14:paraId="6F688035" w14:textId="77777777" w:rsidR="00B70635" w:rsidRPr="0037562D" w:rsidRDefault="00B70635" w:rsidP="00B70635">
      <w:pPr>
        <w:pStyle w:val="responses"/>
      </w:pPr>
      <w:r w:rsidRPr="0037562D">
        <w:t>Self-produced on the farm.</w:t>
      </w:r>
    </w:p>
    <w:p w14:paraId="170B5908" w14:textId="77777777" w:rsidR="00B70635" w:rsidRPr="0037562D" w:rsidRDefault="00B70635" w:rsidP="00B70635">
      <w:pPr>
        <w:pStyle w:val="responses"/>
      </w:pPr>
      <w:r w:rsidRPr="0037562D">
        <w:t>Commercial feed suppliers.</w:t>
      </w:r>
    </w:p>
    <w:p w14:paraId="2963516A" w14:textId="77777777" w:rsidR="00B70635" w:rsidRPr="0037562D" w:rsidRDefault="00B70635" w:rsidP="00B70635">
      <w:pPr>
        <w:pStyle w:val="responses"/>
      </w:pPr>
      <w:r w:rsidRPr="0037562D">
        <w:t>Other (Please specify).</w:t>
      </w:r>
    </w:p>
    <w:p w14:paraId="6474528D" w14:textId="6D9F38EA" w:rsidR="00B70635" w:rsidRPr="0037562D" w:rsidRDefault="00B70635" w:rsidP="00BA0786">
      <w:pPr>
        <w:pStyle w:val="Heading3"/>
      </w:pPr>
      <w:bookmarkStart w:id="215" w:name="_Toc146024536"/>
      <w:bookmarkStart w:id="216" w:name="_Toc166680150"/>
      <w:r w:rsidRPr="0037562D">
        <w:t>Input reduction</w:t>
      </w:r>
      <w:bookmarkEnd w:id="215"/>
      <w:bookmarkEnd w:id="216"/>
    </w:p>
    <w:p w14:paraId="7447B1C7" w14:textId="77777777" w:rsidR="00B70635" w:rsidRPr="0037562D" w:rsidRDefault="00B70635" w:rsidP="00B70635">
      <w:pPr>
        <w:pStyle w:val="Questions"/>
      </w:pPr>
      <w:r w:rsidRPr="0037562D">
        <w:t>Over the past 12 months, what did you do to improve soil fertility of cropland?</w:t>
      </w:r>
    </w:p>
    <w:p w14:paraId="7D7C0E2F" w14:textId="77777777" w:rsidR="00B70635" w:rsidRPr="0037562D" w:rsidRDefault="00B70635" w:rsidP="00B70635">
      <w:pPr>
        <w:pStyle w:val="responses"/>
      </w:pPr>
      <w:r w:rsidRPr="0037562D">
        <w:t>Used of Ecological practices (e.g., cover crops, plant legumes, mulching, etc.).</w:t>
      </w:r>
    </w:p>
    <w:p w14:paraId="1B391AAF" w14:textId="77777777" w:rsidR="00B70635" w:rsidRPr="0037562D" w:rsidRDefault="00B70635" w:rsidP="00B70635">
      <w:pPr>
        <w:pStyle w:val="responses"/>
      </w:pPr>
      <w:r w:rsidRPr="0037562D">
        <w:t>Application of Organic fertilisers or Manure.</w:t>
      </w:r>
    </w:p>
    <w:p w14:paraId="78C17DEB" w14:textId="77777777" w:rsidR="00B70635" w:rsidRPr="006725DE" w:rsidRDefault="00B70635" w:rsidP="00B70635">
      <w:pPr>
        <w:pStyle w:val="responses"/>
      </w:pPr>
      <w:r w:rsidRPr="006725DE">
        <w:t>Application of Chemical fertilisers.</w:t>
      </w:r>
    </w:p>
    <w:p w14:paraId="3208921D" w14:textId="77777777" w:rsidR="00B70635" w:rsidRPr="0037562D" w:rsidRDefault="00B70635" w:rsidP="00B70635">
      <w:pPr>
        <w:pStyle w:val="responses"/>
      </w:pPr>
      <w:r w:rsidRPr="0037562D">
        <w:t>No ecological practices, chemical or organic fertilizer were applied.</w:t>
      </w:r>
    </w:p>
    <w:p w14:paraId="06C41224" w14:textId="77777777" w:rsidR="00B70635" w:rsidRPr="0037562D" w:rsidRDefault="00B70635" w:rsidP="00B70635">
      <w:pPr>
        <w:pStyle w:val="Questions"/>
      </w:pPr>
      <w:r w:rsidRPr="0037562D">
        <w:t>Over the past 12 months, what did you do to manage pests in cropland?</w:t>
      </w:r>
    </w:p>
    <w:p w14:paraId="2AF8931F" w14:textId="77777777" w:rsidR="00B70635" w:rsidRPr="0037562D" w:rsidRDefault="00B70635" w:rsidP="00B70635">
      <w:pPr>
        <w:pStyle w:val="responses"/>
      </w:pPr>
      <w:r w:rsidRPr="0037562D">
        <w:lastRenderedPageBreak/>
        <w:t>Ecological practices (e.g., crop rotation, planting repelling plants).</w:t>
      </w:r>
    </w:p>
    <w:p w14:paraId="1D30CDE7" w14:textId="77777777" w:rsidR="00B70635" w:rsidRPr="00196D24" w:rsidRDefault="00B70635" w:rsidP="00B70635">
      <w:pPr>
        <w:pStyle w:val="responses"/>
        <w:rPr>
          <w:lang w:val="fr-FR"/>
        </w:rPr>
      </w:pPr>
      <w:r w:rsidRPr="00196D24">
        <w:rPr>
          <w:lang w:val="fr-FR"/>
        </w:rPr>
        <w:t>Non-chemical fungicides/pesticides/herbicides.</w:t>
      </w:r>
    </w:p>
    <w:p w14:paraId="7457CEE3" w14:textId="77777777" w:rsidR="00B70635" w:rsidRPr="0037562D" w:rsidRDefault="00B70635" w:rsidP="00B70635">
      <w:pPr>
        <w:pStyle w:val="responses"/>
      </w:pPr>
      <w:r w:rsidRPr="0037562D">
        <w:t>Chemical fungicides/pesticides/herbicides.</w:t>
      </w:r>
    </w:p>
    <w:p w14:paraId="67A8CE9A" w14:textId="77777777" w:rsidR="00B70635" w:rsidRPr="0037562D" w:rsidRDefault="00B70635" w:rsidP="00B70635">
      <w:pPr>
        <w:pStyle w:val="responses"/>
      </w:pPr>
      <w:r w:rsidRPr="0037562D">
        <w:t>No ecological practices, chemical or non-chemical pesticides were applied.</w:t>
      </w:r>
    </w:p>
    <w:p w14:paraId="520AD8C3" w14:textId="77777777" w:rsidR="00B70635" w:rsidRPr="0037562D" w:rsidRDefault="00B70635" w:rsidP="00B70635">
      <w:pPr>
        <w:pStyle w:val="responses"/>
        <w:numPr>
          <w:ilvl w:val="0"/>
          <w:numId w:val="0"/>
        </w:numPr>
        <w:ind w:left="1321" w:hanging="357"/>
      </w:pPr>
    </w:p>
    <w:p w14:paraId="4FCE7C13" w14:textId="77777777" w:rsidR="00B70635" w:rsidRPr="0037562D" w:rsidRDefault="00B70635" w:rsidP="00B70635">
      <w:pPr>
        <w:pStyle w:val="Questions"/>
      </w:pPr>
      <w:r w:rsidRPr="0037562D">
        <w:t>Are livestock fed with dry feed (e.g., grains, hay)?</w:t>
      </w:r>
    </w:p>
    <w:p w14:paraId="3F7ACF4D" w14:textId="77777777" w:rsidR="00B70635" w:rsidRPr="0037562D" w:rsidRDefault="00B70635" w:rsidP="00B70635">
      <w:pPr>
        <w:pStyle w:val="responses"/>
      </w:pPr>
      <w:r w:rsidRPr="0037562D">
        <w:t>All the time</w:t>
      </w:r>
    </w:p>
    <w:p w14:paraId="656F941D" w14:textId="77777777" w:rsidR="00B70635" w:rsidRPr="0037562D" w:rsidRDefault="00B70635" w:rsidP="00B70635">
      <w:pPr>
        <w:pStyle w:val="responses"/>
      </w:pPr>
      <w:r w:rsidRPr="0037562D">
        <w:t>Often</w:t>
      </w:r>
    </w:p>
    <w:p w14:paraId="0491FFE5" w14:textId="77777777" w:rsidR="00B70635" w:rsidRPr="0037562D" w:rsidRDefault="00B70635" w:rsidP="00B70635">
      <w:pPr>
        <w:pStyle w:val="responses"/>
      </w:pPr>
      <w:r w:rsidRPr="0037562D">
        <w:t>Sometimes</w:t>
      </w:r>
    </w:p>
    <w:p w14:paraId="7012A21F" w14:textId="77777777" w:rsidR="00B70635" w:rsidRPr="0037562D" w:rsidRDefault="00B70635" w:rsidP="00B70635">
      <w:pPr>
        <w:pStyle w:val="responses"/>
      </w:pPr>
      <w:r w:rsidRPr="0037562D">
        <w:t>Rarely</w:t>
      </w:r>
    </w:p>
    <w:p w14:paraId="15E2665E" w14:textId="77777777" w:rsidR="00B70635" w:rsidRPr="0037562D" w:rsidRDefault="00B70635" w:rsidP="00B70635">
      <w:pPr>
        <w:pStyle w:val="responses"/>
      </w:pPr>
      <w:r w:rsidRPr="0037562D">
        <w:t>Never</w:t>
      </w:r>
    </w:p>
    <w:p w14:paraId="297DD53A" w14:textId="77777777" w:rsidR="00B70635" w:rsidRPr="0037562D" w:rsidRDefault="00B70635" w:rsidP="00B70635">
      <w:pPr>
        <w:pStyle w:val="Questions"/>
      </w:pPr>
      <w:r w:rsidRPr="0037562D">
        <w:t>What types of fish feed did you primarily use in the last 12 months?</w:t>
      </w:r>
    </w:p>
    <w:p w14:paraId="5B69EAEF" w14:textId="77777777" w:rsidR="00B70635" w:rsidRPr="0037562D" w:rsidRDefault="00B70635" w:rsidP="00B70635">
      <w:pPr>
        <w:pStyle w:val="responses"/>
      </w:pPr>
      <w:r w:rsidRPr="0037562D">
        <w:t>Natural feed (i.e., feeds that occur naturally or introduced in the aquatic environment).</w:t>
      </w:r>
    </w:p>
    <w:p w14:paraId="0966BD00" w14:textId="77777777" w:rsidR="00B70635" w:rsidRPr="0037562D" w:rsidRDefault="00B70635" w:rsidP="00B70635">
      <w:pPr>
        <w:pStyle w:val="responses"/>
      </w:pPr>
      <w:r w:rsidRPr="0037562D">
        <w:t>Prepared organic feeds (i.e., feeds that are produced using natural ingredients).</w:t>
      </w:r>
    </w:p>
    <w:p w14:paraId="456D6B3D" w14:textId="77777777" w:rsidR="00B70635" w:rsidRPr="0037562D" w:rsidRDefault="00B70635" w:rsidP="00B70635">
      <w:pPr>
        <w:pStyle w:val="responses"/>
      </w:pPr>
      <w:r w:rsidRPr="0037562D">
        <w:t>Prepared chemical feeds (i.e., feeds that contain specific chemical compounds or additives).</w:t>
      </w:r>
    </w:p>
    <w:p w14:paraId="11B7CC85" w14:textId="77777777" w:rsidR="00B70635" w:rsidRPr="0037562D" w:rsidRDefault="00B70635" w:rsidP="00B70635">
      <w:pPr>
        <w:pStyle w:val="responses"/>
      </w:pPr>
      <w:r w:rsidRPr="0037562D">
        <w:t>Other (please specify).</w:t>
      </w:r>
    </w:p>
    <w:p w14:paraId="532DB71F" w14:textId="10574DDD" w:rsidR="00B70635" w:rsidRPr="0037562D" w:rsidRDefault="00B70635" w:rsidP="00BA0786">
      <w:pPr>
        <w:pStyle w:val="Heading3"/>
      </w:pPr>
      <w:bookmarkStart w:id="217" w:name="_Toc146024540"/>
      <w:bookmarkStart w:id="218" w:name="_Toc166680151"/>
      <w:r w:rsidRPr="0037562D">
        <w:t>Soil health</w:t>
      </w:r>
      <w:bookmarkEnd w:id="217"/>
      <w:bookmarkEnd w:id="218"/>
    </w:p>
    <w:p w14:paraId="1BD711EE" w14:textId="77777777" w:rsidR="00B70635" w:rsidRPr="0037562D" w:rsidRDefault="00B70635" w:rsidP="00B70635">
      <w:pPr>
        <w:pStyle w:val="Questions"/>
      </w:pPr>
      <w:r w:rsidRPr="0037562D">
        <w:t>Which practices do you use on cropland to improve soil quality and health?</w:t>
      </w:r>
    </w:p>
    <w:p w14:paraId="24D79FFE" w14:textId="77777777" w:rsidR="00B70635" w:rsidRPr="0037562D" w:rsidRDefault="00B70635" w:rsidP="00B70635">
      <w:pPr>
        <w:pStyle w:val="responses"/>
      </w:pPr>
      <w:r w:rsidRPr="0037562D">
        <w:t>Add inoculants (fungi, bacteria).</w:t>
      </w:r>
    </w:p>
    <w:p w14:paraId="7F21A684" w14:textId="77777777" w:rsidR="00B70635" w:rsidRPr="0037562D" w:rsidRDefault="00B70635" w:rsidP="00B70635">
      <w:pPr>
        <w:pStyle w:val="responses"/>
      </w:pPr>
      <w:r w:rsidRPr="0037562D">
        <w:t>Biochar.</w:t>
      </w:r>
    </w:p>
    <w:p w14:paraId="48FE0E96" w14:textId="77777777" w:rsidR="00B70635" w:rsidRPr="0037562D" w:rsidRDefault="00B70635" w:rsidP="00B70635">
      <w:pPr>
        <w:pStyle w:val="responses"/>
      </w:pPr>
      <w:r w:rsidRPr="0037562D">
        <w:t>Leave crop residues on ground after harvesting.</w:t>
      </w:r>
    </w:p>
    <w:p w14:paraId="55827B6A" w14:textId="77777777" w:rsidR="00B70635" w:rsidRPr="0037562D" w:rsidRDefault="00B70635" w:rsidP="00B70635">
      <w:pPr>
        <w:pStyle w:val="responses"/>
      </w:pPr>
      <w:r w:rsidRPr="0037562D">
        <w:t>Fertilizer micro dosing.</w:t>
      </w:r>
    </w:p>
    <w:p w14:paraId="09C57311" w14:textId="77777777" w:rsidR="00B70635" w:rsidRPr="0037562D" w:rsidRDefault="00B70635" w:rsidP="00B70635">
      <w:pPr>
        <w:pStyle w:val="responses"/>
      </w:pPr>
      <w:r w:rsidRPr="0037562D">
        <w:t>Mulching.</w:t>
      </w:r>
    </w:p>
    <w:p w14:paraId="76DC19AE" w14:textId="77777777" w:rsidR="00B70635" w:rsidRPr="0037562D" w:rsidRDefault="00B70635" w:rsidP="00B70635">
      <w:pPr>
        <w:pStyle w:val="responses"/>
      </w:pPr>
      <w:r w:rsidRPr="0037562D">
        <w:t>No tillage.</w:t>
      </w:r>
    </w:p>
    <w:p w14:paraId="74D2257D" w14:textId="77777777" w:rsidR="00B70635" w:rsidRPr="0037562D" w:rsidRDefault="00B70635" w:rsidP="00B70635">
      <w:pPr>
        <w:pStyle w:val="responses"/>
      </w:pPr>
      <w:r w:rsidRPr="0037562D">
        <w:t>Plant cover crops.</w:t>
      </w:r>
    </w:p>
    <w:p w14:paraId="3CF52139" w14:textId="77777777" w:rsidR="00B70635" w:rsidRPr="0037562D" w:rsidRDefault="00B70635" w:rsidP="00B70635">
      <w:pPr>
        <w:pStyle w:val="responses"/>
      </w:pPr>
      <w:r w:rsidRPr="0037562D">
        <w:t>Plant legumes.</w:t>
      </w:r>
    </w:p>
    <w:p w14:paraId="23086871" w14:textId="77777777" w:rsidR="00B70635" w:rsidRPr="0037562D" w:rsidRDefault="00B70635" w:rsidP="00B70635">
      <w:pPr>
        <w:pStyle w:val="responses"/>
      </w:pPr>
      <w:r w:rsidRPr="0037562D">
        <w:t>Planting basins.</w:t>
      </w:r>
    </w:p>
    <w:p w14:paraId="149B7DA3" w14:textId="77777777" w:rsidR="00B70635" w:rsidRPr="0037562D" w:rsidRDefault="00B70635" w:rsidP="00B70635">
      <w:pPr>
        <w:pStyle w:val="responses"/>
      </w:pPr>
      <w:r w:rsidRPr="0037562D">
        <w:t>Reduced tillage.</w:t>
      </w:r>
    </w:p>
    <w:p w14:paraId="2C2F8DBD" w14:textId="77777777" w:rsidR="00B70635" w:rsidRPr="0037562D" w:rsidRDefault="00B70635" w:rsidP="00B70635">
      <w:pPr>
        <w:pStyle w:val="responses"/>
      </w:pPr>
      <w:r w:rsidRPr="0037562D">
        <w:lastRenderedPageBreak/>
        <w:t>Other (please specify).</w:t>
      </w:r>
    </w:p>
    <w:p w14:paraId="375D55FD" w14:textId="0052DDA6" w:rsidR="00B70635" w:rsidRPr="0037562D" w:rsidRDefault="00B70635" w:rsidP="00BA0786">
      <w:pPr>
        <w:pStyle w:val="Heading3"/>
      </w:pPr>
      <w:bookmarkStart w:id="219" w:name="_Toc146024541"/>
      <w:bookmarkStart w:id="220" w:name="_Toc166680152"/>
      <w:r w:rsidRPr="0037562D">
        <w:t>Animal health</w:t>
      </w:r>
      <w:bookmarkEnd w:id="219"/>
      <w:bookmarkEnd w:id="220"/>
    </w:p>
    <w:p w14:paraId="12B8ABF2" w14:textId="23E2E390" w:rsidR="00B70635" w:rsidRPr="0037562D" w:rsidRDefault="00B70635" w:rsidP="00B70635">
      <w:pPr>
        <w:pStyle w:val="Questions"/>
      </w:pPr>
      <w:r w:rsidRPr="0037562D">
        <w:t>Are the animals o</w:t>
      </w:r>
      <w:r w:rsidR="00332B05" w:rsidRPr="0037562D">
        <w:t>n</w:t>
      </w:r>
      <w:r w:rsidRPr="0037562D">
        <w:t xml:space="preserve"> your farm healthy and happy?</w:t>
      </w:r>
    </w:p>
    <w:p w14:paraId="51A91F01" w14:textId="77777777" w:rsidR="00B70635" w:rsidRPr="0037562D" w:rsidRDefault="00B70635" w:rsidP="00B70635">
      <w:pPr>
        <w:pStyle w:val="responses"/>
      </w:pPr>
      <w:r w:rsidRPr="0037562D">
        <w:t>5 - Animals do not suffer from stress, hunger, thirst, pain, or diseases, and are slaughtered in a way to avoid unnecessary pain.</w:t>
      </w:r>
    </w:p>
    <w:p w14:paraId="60175D20" w14:textId="77777777" w:rsidR="00B70635" w:rsidRPr="0037562D" w:rsidRDefault="00B70635" w:rsidP="00B70635">
      <w:pPr>
        <w:pStyle w:val="responses"/>
      </w:pPr>
      <w:r w:rsidRPr="0037562D">
        <w:t>4 - Animals do not suffer from hunger, thirst or diseases but can experience stress, especially at slaughter.</w:t>
      </w:r>
    </w:p>
    <w:p w14:paraId="7B5C86D0" w14:textId="77777777" w:rsidR="00B70635" w:rsidRPr="0037562D" w:rsidRDefault="00B70635" w:rsidP="00B70635">
      <w:pPr>
        <w:pStyle w:val="responses"/>
      </w:pPr>
      <w:r w:rsidRPr="0037562D">
        <w:t>3 - Animals do not suffer from hunger or thirst, but suffer from stress, may be prone to diseases and can suffer from pain at slaughter.</w:t>
      </w:r>
    </w:p>
    <w:p w14:paraId="27ACD2E0" w14:textId="77777777" w:rsidR="00B70635" w:rsidRPr="0037562D" w:rsidRDefault="00B70635" w:rsidP="00B70635">
      <w:pPr>
        <w:pStyle w:val="responses"/>
      </w:pPr>
      <w:r w:rsidRPr="0037562D">
        <w:t>2 - Animals suffer periodically/seasonally from hunger and thirst, stress or diseases, and are slaughtered without avoiding unnecessary pain.</w:t>
      </w:r>
    </w:p>
    <w:p w14:paraId="2C2291D9" w14:textId="77777777" w:rsidR="00B70635" w:rsidRPr="0037562D" w:rsidRDefault="00B70635" w:rsidP="00B70635">
      <w:pPr>
        <w:pStyle w:val="responses"/>
      </w:pPr>
      <w:r w:rsidRPr="0037562D">
        <w:t>1 - Animals suffer from hunger and thirst, stress and diseases all year long, and are slaughtered without avoiding unnecessary pain.</w:t>
      </w:r>
    </w:p>
    <w:p w14:paraId="45420DB2" w14:textId="77777777" w:rsidR="00B70635" w:rsidRPr="0037562D" w:rsidRDefault="00B70635" w:rsidP="00B70635">
      <w:pPr>
        <w:pStyle w:val="Questions"/>
      </w:pPr>
      <w:r w:rsidRPr="0037562D">
        <w:t>What do you do on the farm to keep animals healthy and happy?</w:t>
      </w:r>
    </w:p>
    <w:p w14:paraId="121433AB" w14:textId="77777777" w:rsidR="00B70635" w:rsidRPr="0037562D" w:rsidRDefault="00B70635" w:rsidP="00B70635">
      <w:pPr>
        <w:pStyle w:val="responses"/>
      </w:pPr>
      <w:r w:rsidRPr="0037562D">
        <w:t>Provide consistent access to adequate food.</w:t>
      </w:r>
    </w:p>
    <w:p w14:paraId="2C0EDDF8" w14:textId="77777777" w:rsidR="00B70635" w:rsidRPr="0037562D" w:rsidRDefault="00B70635" w:rsidP="00B70635">
      <w:pPr>
        <w:pStyle w:val="responses"/>
      </w:pPr>
      <w:r w:rsidRPr="0037562D">
        <w:t>Provide diversified diets.</w:t>
      </w:r>
    </w:p>
    <w:p w14:paraId="51664B6F" w14:textId="77777777" w:rsidR="00B70635" w:rsidRPr="0037562D" w:rsidRDefault="00B70635" w:rsidP="00B70635">
      <w:pPr>
        <w:pStyle w:val="responses"/>
      </w:pPr>
      <w:r w:rsidRPr="0037562D">
        <w:t>Provide consistent access to clean drinking water.</w:t>
      </w:r>
    </w:p>
    <w:p w14:paraId="5C68C115" w14:textId="77777777" w:rsidR="00B70635" w:rsidRPr="0037562D" w:rsidRDefault="00B70635" w:rsidP="00B70635">
      <w:pPr>
        <w:pStyle w:val="responses"/>
      </w:pPr>
      <w:r w:rsidRPr="0037562D">
        <w:t>Provide shelter.</w:t>
      </w:r>
    </w:p>
    <w:p w14:paraId="39C421B7" w14:textId="77777777" w:rsidR="00B70635" w:rsidRPr="0037562D" w:rsidRDefault="00B70635" w:rsidP="00B70635">
      <w:pPr>
        <w:pStyle w:val="responses"/>
      </w:pPr>
      <w:r w:rsidRPr="0037562D">
        <w:t>Conduct regular checks for injuries/diseases.</w:t>
      </w:r>
    </w:p>
    <w:p w14:paraId="344E3037" w14:textId="77777777" w:rsidR="00B70635" w:rsidRPr="0037562D" w:rsidRDefault="00B70635" w:rsidP="00B70635">
      <w:pPr>
        <w:pStyle w:val="responses"/>
      </w:pPr>
      <w:r w:rsidRPr="0037562D">
        <w:t>Provide hygienic surroundings.</w:t>
      </w:r>
    </w:p>
    <w:p w14:paraId="369C7371" w14:textId="77777777" w:rsidR="00B70635" w:rsidRPr="0037562D" w:rsidRDefault="00B70635" w:rsidP="00B70635">
      <w:pPr>
        <w:pStyle w:val="responses"/>
      </w:pPr>
      <w:r w:rsidRPr="0037562D">
        <w:t>Provide medical assistance when needed.</w:t>
      </w:r>
    </w:p>
    <w:p w14:paraId="2B057824" w14:textId="77777777" w:rsidR="00B70635" w:rsidRPr="0037562D" w:rsidRDefault="00B70635" w:rsidP="00B70635">
      <w:pPr>
        <w:pStyle w:val="responses"/>
      </w:pPr>
      <w:r w:rsidRPr="0037562D">
        <w:t>No action taken.</w:t>
      </w:r>
    </w:p>
    <w:p w14:paraId="0BDEB880" w14:textId="77777777" w:rsidR="00B70635" w:rsidRPr="0037562D" w:rsidRDefault="00B70635" w:rsidP="00B70635">
      <w:pPr>
        <w:pStyle w:val="responses"/>
      </w:pPr>
      <w:r w:rsidRPr="0037562D">
        <w:t>Other (please describe).</w:t>
      </w:r>
    </w:p>
    <w:p w14:paraId="7A58BB8C" w14:textId="060DCBED" w:rsidR="00B70635" w:rsidRPr="0037562D" w:rsidRDefault="00B70635" w:rsidP="00BA0786">
      <w:pPr>
        <w:pStyle w:val="Heading3"/>
      </w:pPr>
      <w:bookmarkStart w:id="221" w:name="_Toc146024542"/>
      <w:bookmarkStart w:id="222" w:name="_Toc166680153"/>
      <w:r w:rsidRPr="0037562D">
        <w:t>Biodiversity</w:t>
      </w:r>
      <w:bookmarkEnd w:id="221"/>
      <w:bookmarkEnd w:id="222"/>
    </w:p>
    <w:p w14:paraId="11BBC2AC" w14:textId="77777777" w:rsidR="00EC26E5" w:rsidRPr="0037562D" w:rsidRDefault="00EC26E5" w:rsidP="00EC26E5">
      <w:pPr>
        <w:pStyle w:val="Questions"/>
      </w:pPr>
      <w:r w:rsidRPr="0037562D">
        <w:t>In the last 12 months, how many different crops species (including perennial crops) were produced on your farm?</w:t>
      </w:r>
    </w:p>
    <w:p w14:paraId="6B27FD2D" w14:textId="77777777" w:rsidR="00EC26E5" w:rsidRPr="0037562D" w:rsidRDefault="00EC26E5" w:rsidP="00EC26E5">
      <w:pPr>
        <w:pStyle w:val="Questions"/>
      </w:pPr>
      <w:r w:rsidRPr="0037562D">
        <w:t>In the last 12 months, which different livestock species did you keep?</w:t>
      </w:r>
    </w:p>
    <w:p w14:paraId="78288621" w14:textId="77777777" w:rsidR="00EC26E5" w:rsidRPr="0037562D" w:rsidRDefault="00EC26E5" w:rsidP="00EC26E5">
      <w:pPr>
        <w:pStyle w:val="responses"/>
      </w:pPr>
      <w:r w:rsidRPr="0037562D">
        <w:t>Cattle</w:t>
      </w:r>
    </w:p>
    <w:p w14:paraId="45AE97A6" w14:textId="77777777" w:rsidR="00EC26E5" w:rsidRPr="0037562D" w:rsidRDefault="00EC26E5" w:rsidP="00EC26E5">
      <w:pPr>
        <w:pStyle w:val="responses"/>
      </w:pPr>
      <w:r w:rsidRPr="0037562D">
        <w:lastRenderedPageBreak/>
        <w:t>Sheep</w:t>
      </w:r>
    </w:p>
    <w:p w14:paraId="55FC984A" w14:textId="77777777" w:rsidR="00EC26E5" w:rsidRPr="0037562D" w:rsidRDefault="00EC26E5" w:rsidP="00EC26E5">
      <w:pPr>
        <w:pStyle w:val="responses"/>
      </w:pPr>
      <w:r w:rsidRPr="0037562D">
        <w:t>Goats</w:t>
      </w:r>
    </w:p>
    <w:p w14:paraId="566B38AE" w14:textId="77777777" w:rsidR="00EC26E5" w:rsidRPr="0037562D" w:rsidRDefault="00EC26E5" w:rsidP="00EC26E5">
      <w:pPr>
        <w:pStyle w:val="responses"/>
      </w:pPr>
      <w:r w:rsidRPr="0037562D">
        <w:t>Horses</w:t>
      </w:r>
    </w:p>
    <w:p w14:paraId="6A6A5755" w14:textId="77777777" w:rsidR="00EC26E5" w:rsidRPr="0037562D" w:rsidRDefault="00EC26E5" w:rsidP="00EC26E5">
      <w:pPr>
        <w:pStyle w:val="responses"/>
      </w:pPr>
      <w:r w:rsidRPr="0037562D">
        <w:t>Donkeys</w:t>
      </w:r>
    </w:p>
    <w:p w14:paraId="0CA535D8" w14:textId="77777777" w:rsidR="00EC26E5" w:rsidRPr="0037562D" w:rsidRDefault="00EC26E5" w:rsidP="00EC26E5">
      <w:pPr>
        <w:pStyle w:val="responses"/>
      </w:pPr>
      <w:r w:rsidRPr="0037562D">
        <w:t>Mules</w:t>
      </w:r>
    </w:p>
    <w:p w14:paraId="390F4A67" w14:textId="77777777" w:rsidR="00EC26E5" w:rsidRPr="0037562D" w:rsidRDefault="00EC26E5" w:rsidP="00EC26E5">
      <w:pPr>
        <w:pStyle w:val="responses"/>
      </w:pPr>
      <w:r w:rsidRPr="0037562D">
        <w:t>Camels</w:t>
      </w:r>
    </w:p>
    <w:p w14:paraId="1AA62E55" w14:textId="77777777" w:rsidR="00EC26E5" w:rsidRPr="0037562D" w:rsidRDefault="00EC26E5" w:rsidP="00EC26E5">
      <w:pPr>
        <w:pStyle w:val="responses"/>
      </w:pPr>
      <w:r w:rsidRPr="0037562D">
        <w:t>Chickens</w:t>
      </w:r>
    </w:p>
    <w:p w14:paraId="744C2F58" w14:textId="77777777" w:rsidR="00EC26E5" w:rsidRPr="0037562D" w:rsidRDefault="00EC26E5" w:rsidP="00EC26E5">
      <w:pPr>
        <w:pStyle w:val="responses"/>
      </w:pPr>
      <w:r w:rsidRPr="0037562D">
        <w:t>Ducks</w:t>
      </w:r>
    </w:p>
    <w:p w14:paraId="29C13337" w14:textId="77777777" w:rsidR="00EC26E5" w:rsidRPr="0037562D" w:rsidRDefault="00EC26E5" w:rsidP="00EC26E5">
      <w:pPr>
        <w:pStyle w:val="responses"/>
      </w:pPr>
      <w:r w:rsidRPr="0037562D">
        <w:t>Beehives</w:t>
      </w:r>
    </w:p>
    <w:p w14:paraId="73D67C5A" w14:textId="77777777" w:rsidR="00EC26E5" w:rsidRPr="0037562D" w:rsidRDefault="00EC26E5" w:rsidP="00EC26E5">
      <w:pPr>
        <w:pStyle w:val="responses"/>
      </w:pPr>
      <w:r w:rsidRPr="0037562D">
        <w:t>Other (please specify)</w:t>
      </w:r>
    </w:p>
    <w:p w14:paraId="066D6B74" w14:textId="77777777" w:rsidR="00EC26E5" w:rsidRPr="0037562D" w:rsidRDefault="00EC26E5" w:rsidP="00EC26E5">
      <w:pPr>
        <w:pStyle w:val="Questions"/>
      </w:pPr>
      <w:r w:rsidRPr="0037562D">
        <w:t>Over the past 12 months, how many different fish species did you produce?</w:t>
      </w:r>
    </w:p>
    <w:p w14:paraId="1B1D0D6D" w14:textId="77777777" w:rsidR="00EC26E5" w:rsidRPr="0037562D" w:rsidRDefault="00EC26E5" w:rsidP="00EC26E5">
      <w:pPr>
        <w:pStyle w:val="Questions"/>
      </w:pPr>
      <w:r w:rsidRPr="0037562D">
        <w:t>How would you describe the diversity of trees (or perennial woody crops) on your farm?</w:t>
      </w:r>
    </w:p>
    <w:p w14:paraId="4498BEC7" w14:textId="77777777" w:rsidR="00EC26E5" w:rsidRPr="0037562D" w:rsidRDefault="00EC26E5" w:rsidP="00EC26E5">
      <w:pPr>
        <w:pStyle w:val="Hint"/>
      </w:pPr>
      <w:r w:rsidRPr="0037562D">
        <w:t>Hint: Include trees and woody plants found in any productive fields used for crops or livestock on the farm, including tree and shrub crops or trees, shrubs and lianas grown in the field or at field edges. Exclude trees in forest patches on or adjacent to the farm.</w:t>
      </w:r>
    </w:p>
    <w:p w14:paraId="32DBAA44" w14:textId="77777777" w:rsidR="00EC26E5" w:rsidRPr="0037562D" w:rsidRDefault="00EC26E5" w:rsidP="00EC26E5">
      <w:pPr>
        <w:pStyle w:val="responses"/>
      </w:pPr>
      <w:r w:rsidRPr="0037562D">
        <w:t>High: five or more species with different heights, woodiness, or flowering seasons.</w:t>
      </w:r>
    </w:p>
    <w:p w14:paraId="301FC19B" w14:textId="77777777" w:rsidR="00EC26E5" w:rsidRPr="0037562D" w:rsidRDefault="00EC26E5" w:rsidP="00EC26E5">
      <w:pPr>
        <w:pStyle w:val="responses"/>
      </w:pPr>
      <w:r w:rsidRPr="0037562D">
        <w:t>Medium: two to four species.</w:t>
      </w:r>
    </w:p>
    <w:p w14:paraId="4D53150D" w14:textId="77777777" w:rsidR="00EC26E5" w:rsidRPr="0037562D" w:rsidRDefault="00EC26E5" w:rsidP="00EC26E5">
      <w:pPr>
        <w:pStyle w:val="responses"/>
      </w:pPr>
      <w:r w:rsidRPr="0037562D">
        <w:t>Low: only one species.</w:t>
      </w:r>
    </w:p>
    <w:p w14:paraId="075B60FA" w14:textId="77777777" w:rsidR="00EC26E5" w:rsidRPr="0037562D" w:rsidRDefault="00EC26E5" w:rsidP="00EC26E5">
      <w:pPr>
        <w:pStyle w:val="responses"/>
      </w:pPr>
      <w:r w:rsidRPr="0037562D">
        <w:t>No trees or other woody perennials.</w:t>
      </w:r>
    </w:p>
    <w:tbl>
      <w:tblPr>
        <w:tblW w:w="0" w:type="auto"/>
        <w:tblLayout w:type="fixed"/>
        <w:tblLook w:val="04A0" w:firstRow="1" w:lastRow="0" w:firstColumn="1" w:lastColumn="0" w:noHBand="0" w:noVBand="1"/>
      </w:tblPr>
      <w:tblGrid>
        <w:gridCol w:w="9360"/>
      </w:tblGrid>
      <w:tr w:rsidR="00C75FC5" w:rsidRPr="0037562D" w14:paraId="0928829D" w14:textId="77777777">
        <w:trPr>
          <w:trHeight w:val="1740"/>
        </w:trPr>
        <w:tc>
          <w:tcPr>
            <w:tcW w:w="9360" w:type="dxa"/>
            <w:tcMar>
              <w:left w:w="108" w:type="dxa"/>
              <w:right w:w="108" w:type="dxa"/>
            </w:tcMar>
          </w:tcPr>
          <w:p w14:paraId="68A12FFB" w14:textId="1DA64178" w:rsidR="00D71E6F" w:rsidRPr="0037562D" w:rsidRDefault="004F452A" w:rsidP="00EC26E5">
            <w:pPr>
              <w:pStyle w:val="Questions"/>
            </w:pPr>
            <w:r w:rsidRPr="0037562D">
              <w:t>How would you describe the plant diversity (i.e., number of plant species) in natural and semi-natural vegetation</w:t>
            </w:r>
            <w:r w:rsidR="00D71E6F" w:rsidRPr="0037562D">
              <w:t xml:space="preserve"> [on land owned, rented or used by the household]</w:t>
            </w:r>
            <w:r w:rsidRPr="0037562D">
              <w:t xml:space="preserve">? </w:t>
            </w:r>
            <w:r w:rsidR="00D71E6F" w:rsidRPr="0037562D">
              <w:rPr>
                <w:b w:val="0"/>
                <w:bCs/>
                <w:color w:val="000000" w:themeColor="text1"/>
              </w:rPr>
              <w:t>Include any natural or</w:t>
            </w:r>
            <w:r w:rsidR="00D71E6F" w:rsidRPr="0037562D">
              <w:rPr>
                <w:b w:val="0"/>
                <w:bCs/>
              </w:rPr>
              <w:t xml:space="preserve"> semi-natural vegetation (bushland, fallow land, hedgerows, natural grassland, ponds, lakes, forest patches etc.)</w:t>
            </w:r>
          </w:p>
          <w:p w14:paraId="3C9E3912" w14:textId="77777777" w:rsidR="004F452A" w:rsidRPr="0037562D" w:rsidRDefault="004F452A" w:rsidP="004F452A">
            <w:pPr>
              <w:pStyle w:val="Hint"/>
            </w:pPr>
            <w:r w:rsidRPr="0037562D">
              <w:rPr>
                <w:u w:val="single"/>
              </w:rPr>
              <w:t>Hint</w:t>
            </w:r>
            <w:r w:rsidRPr="0037562D">
              <w:t>: Choose the option that best represent for the following features</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3"/>
            </w:tblGrid>
            <w:tr w:rsidR="004F452A" w:rsidRPr="0037562D" w14:paraId="5BE0BA92" w14:textId="77777777" w:rsidTr="00B27670">
              <w:trPr>
                <w:trHeight w:val="1461"/>
              </w:trPr>
              <w:tc>
                <w:tcPr>
                  <w:tcW w:w="9393" w:type="dxa"/>
                  <w:noWrap/>
                  <w:vAlign w:val="bottom"/>
                  <w:hideMark/>
                </w:tcPr>
                <w:p w14:paraId="1D0049B3" w14:textId="77777777" w:rsidR="004F452A" w:rsidRPr="0037562D" w:rsidRDefault="004F452A" w:rsidP="004F452A">
                  <w:pPr>
                    <w:pStyle w:val="questions2"/>
                  </w:pPr>
                  <w:r w:rsidRPr="0037562D">
                    <w:t>Bushland patches</w:t>
                  </w:r>
                </w:p>
                <w:p w14:paraId="2F18098E" w14:textId="77777777" w:rsidR="004F452A" w:rsidRPr="0037562D" w:rsidRDefault="004F452A" w:rsidP="004F452A">
                  <w:pPr>
                    <w:pStyle w:val="responses"/>
                  </w:pPr>
                  <w:r w:rsidRPr="0037562D">
                    <w:t>High: five or more species with different heights, woodiness, or flowering seasons.</w:t>
                  </w:r>
                </w:p>
                <w:p w14:paraId="483368E6" w14:textId="77777777" w:rsidR="004F452A" w:rsidRPr="0037562D" w:rsidRDefault="004F452A" w:rsidP="004F452A">
                  <w:pPr>
                    <w:pStyle w:val="responses"/>
                  </w:pPr>
                  <w:r w:rsidRPr="0037562D">
                    <w:t>Medium: two to four species.</w:t>
                  </w:r>
                </w:p>
                <w:p w14:paraId="774C1100" w14:textId="77777777" w:rsidR="004F452A" w:rsidRPr="0037562D" w:rsidRDefault="004F452A" w:rsidP="004F452A">
                  <w:pPr>
                    <w:pStyle w:val="responses"/>
                  </w:pPr>
                  <w:r w:rsidRPr="0037562D">
                    <w:t>Low: only one species.</w:t>
                  </w:r>
                </w:p>
                <w:p w14:paraId="3C3517D9" w14:textId="77777777" w:rsidR="004F452A" w:rsidRPr="0037562D" w:rsidRDefault="004F452A" w:rsidP="004F452A">
                  <w:pPr>
                    <w:pStyle w:val="responses"/>
                  </w:pPr>
                  <w:r w:rsidRPr="0037562D">
                    <w:lastRenderedPageBreak/>
                    <w:t>None</w:t>
                  </w:r>
                </w:p>
              </w:tc>
            </w:tr>
            <w:tr w:rsidR="004F452A" w:rsidRPr="0037562D" w14:paraId="06F8CBC5" w14:textId="77777777" w:rsidTr="00B27670">
              <w:trPr>
                <w:trHeight w:val="702"/>
              </w:trPr>
              <w:tc>
                <w:tcPr>
                  <w:tcW w:w="9393" w:type="dxa"/>
                  <w:noWrap/>
                  <w:vAlign w:val="bottom"/>
                  <w:hideMark/>
                </w:tcPr>
                <w:p w14:paraId="57624B9A" w14:textId="77777777" w:rsidR="004F452A" w:rsidRPr="0037562D" w:rsidRDefault="004F452A" w:rsidP="004F452A">
                  <w:pPr>
                    <w:pStyle w:val="questions2"/>
                  </w:pPr>
                  <w:r w:rsidRPr="0037562D">
                    <w:lastRenderedPageBreak/>
                    <w:t>Fallow land which is unproductive for at least 1 year</w:t>
                  </w:r>
                </w:p>
                <w:p w14:paraId="70FB479B" w14:textId="77777777" w:rsidR="004F452A" w:rsidRPr="0037562D" w:rsidRDefault="004F452A" w:rsidP="004F452A">
                  <w:pPr>
                    <w:pStyle w:val="responses"/>
                  </w:pPr>
                  <w:r w:rsidRPr="0037562D">
                    <w:t>High: five or more species with different heights, woodiness, or flowering seasons.</w:t>
                  </w:r>
                </w:p>
                <w:p w14:paraId="72F6FE64" w14:textId="77777777" w:rsidR="004F452A" w:rsidRPr="0037562D" w:rsidRDefault="004F452A" w:rsidP="004F452A">
                  <w:pPr>
                    <w:pStyle w:val="responses"/>
                  </w:pPr>
                  <w:r w:rsidRPr="0037562D">
                    <w:t>Medium: two to four species.</w:t>
                  </w:r>
                </w:p>
                <w:p w14:paraId="088A308D" w14:textId="77777777" w:rsidR="004F452A" w:rsidRPr="0037562D" w:rsidRDefault="004F452A" w:rsidP="004F452A">
                  <w:pPr>
                    <w:pStyle w:val="responses"/>
                  </w:pPr>
                  <w:r w:rsidRPr="0037562D">
                    <w:t>Low: only one species.</w:t>
                  </w:r>
                </w:p>
                <w:p w14:paraId="38754C31" w14:textId="77777777" w:rsidR="004F452A" w:rsidRPr="0037562D" w:rsidRDefault="004F452A" w:rsidP="004F452A">
                  <w:pPr>
                    <w:pStyle w:val="responses"/>
                  </w:pPr>
                  <w:r w:rsidRPr="0037562D">
                    <w:t>None</w:t>
                  </w:r>
                </w:p>
              </w:tc>
            </w:tr>
            <w:tr w:rsidR="004F452A" w:rsidRPr="0037562D" w14:paraId="02619967" w14:textId="77777777" w:rsidTr="00B27670">
              <w:trPr>
                <w:trHeight w:val="702"/>
              </w:trPr>
              <w:tc>
                <w:tcPr>
                  <w:tcW w:w="9393" w:type="dxa"/>
                  <w:noWrap/>
                  <w:vAlign w:val="bottom"/>
                  <w:hideMark/>
                </w:tcPr>
                <w:p w14:paraId="11AE017C" w14:textId="77777777" w:rsidR="004F452A" w:rsidRPr="0037562D" w:rsidRDefault="004F452A" w:rsidP="004F452A">
                  <w:pPr>
                    <w:pStyle w:val="questions2"/>
                  </w:pPr>
                  <w:r w:rsidRPr="0037562D">
                    <w:t>Hedgerows/Live fences</w:t>
                  </w:r>
                </w:p>
                <w:p w14:paraId="5B7BBF5F" w14:textId="77777777" w:rsidR="004F452A" w:rsidRPr="0037562D" w:rsidRDefault="004F452A" w:rsidP="004F452A">
                  <w:pPr>
                    <w:pStyle w:val="responses"/>
                  </w:pPr>
                  <w:r w:rsidRPr="0037562D">
                    <w:t>High: five or more species with different heights, woodiness, or flowering seasons.</w:t>
                  </w:r>
                </w:p>
                <w:p w14:paraId="35698ABC" w14:textId="77777777" w:rsidR="004F452A" w:rsidRPr="0037562D" w:rsidRDefault="004F452A" w:rsidP="004F452A">
                  <w:pPr>
                    <w:pStyle w:val="responses"/>
                  </w:pPr>
                  <w:r w:rsidRPr="0037562D">
                    <w:t>Medium: two to four species.</w:t>
                  </w:r>
                </w:p>
                <w:p w14:paraId="2CFC255D" w14:textId="77777777" w:rsidR="004F452A" w:rsidRPr="0037562D" w:rsidRDefault="004F452A" w:rsidP="004F452A">
                  <w:pPr>
                    <w:pStyle w:val="responses"/>
                  </w:pPr>
                  <w:r w:rsidRPr="0037562D">
                    <w:t>Low: only one species.</w:t>
                  </w:r>
                </w:p>
                <w:p w14:paraId="60323D2C" w14:textId="77777777" w:rsidR="004F452A" w:rsidRPr="0037562D" w:rsidRDefault="004F452A" w:rsidP="004F452A">
                  <w:pPr>
                    <w:pStyle w:val="responses"/>
                  </w:pPr>
                  <w:r w:rsidRPr="0037562D">
                    <w:t>None</w:t>
                  </w:r>
                </w:p>
              </w:tc>
            </w:tr>
            <w:tr w:rsidR="004F452A" w:rsidRPr="0037562D" w14:paraId="1E0BD25F" w14:textId="77777777" w:rsidTr="00B27670">
              <w:trPr>
                <w:trHeight w:val="702"/>
              </w:trPr>
              <w:tc>
                <w:tcPr>
                  <w:tcW w:w="9393" w:type="dxa"/>
                  <w:noWrap/>
                  <w:vAlign w:val="bottom"/>
                  <w:hideMark/>
                </w:tcPr>
                <w:p w14:paraId="7546C4C7" w14:textId="77777777" w:rsidR="004F452A" w:rsidRPr="0037562D" w:rsidRDefault="004F452A" w:rsidP="004F452A">
                  <w:pPr>
                    <w:pStyle w:val="questions2"/>
                  </w:pPr>
                  <w:r w:rsidRPr="0037562D">
                    <w:t>Natural grassland</w:t>
                  </w:r>
                </w:p>
                <w:p w14:paraId="36F8079F" w14:textId="77777777" w:rsidR="004F452A" w:rsidRPr="0037562D" w:rsidRDefault="004F452A" w:rsidP="004F452A">
                  <w:pPr>
                    <w:pStyle w:val="responses"/>
                  </w:pPr>
                  <w:r w:rsidRPr="0037562D">
                    <w:t>High: five or more species with different heights, woodiness, or flowering seasons.</w:t>
                  </w:r>
                </w:p>
                <w:p w14:paraId="64493CF2" w14:textId="77777777" w:rsidR="004F452A" w:rsidRPr="0037562D" w:rsidRDefault="004F452A" w:rsidP="004F452A">
                  <w:pPr>
                    <w:pStyle w:val="responses"/>
                  </w:pPr>
                  <w:r w:rsidRPr="0037562D">
                    <w:t>Medium: two to four species.</w:t>
                  </w:r>
                </w:p>
                <w:p w14:paraId="68B3F61D" w14:textId="77777777" w:rsidR="004F452A" w:rsidRPr="0037562D" w:rsidRDefault="004F452A" w:rsidP="004F452A">
                  <w:pPr>
                    <w:pStyle w:val="responses"/>
                  </w:pPr>
                  <w:r w:rsidRPr="0037562D">
                    <w:t>Low: only one species.</w:t>
                  </w:r>
                </w:p>
                <w:p w14:paraId="5AF5AD72" w14:textId="77777777" w:rsidR="004F452A" w:rsidRPr="0037562D" w:rsidRDefault="004F452A" w:rsidP="004F452A">
                  <w:pPr>
                    <w:pStyle w:val="responses"/>
                  </w:pPr>
                  <w:r w:rsidRPr="0037562D">
                    <w:t>None</w:t>
                  </w:r>
                </w:p>
              </w:tc>
            </w:tr>
            <w:tr w:rsidR="004F452A" w:rsidRPr="0037562D" w14:paraId="59AE0534" w14:textId="77777777" w:rsidTr="00B27670">
              <w:trPr>
                <w:trHeight w:val="702"/>
              </w:trPr>
              <w:tc>
                <w:tcPr>
                  <w:tcW w:w="9393" w:type="dxa"/>
                  <w:noWrap/>
                  <w:vAlign w:val="bottom"/>
                  <w:hideMark/>
                </w:tcPr>
                <w:p w14:paraId="469245D3" w14:textId="77777777" w:rsidR="004F452A" w:rsidRPr="0037562D" w:rsidRDefault="004F452A" w:rsidP="004F452A">
                  <w:pPr>
                    <w:pStyle w:val="questions2"/>
                  </w:pPr>
                  <w:r w:rsidRPr="0037562D">
                    <w:t>Remnant forest patches</w:t>
                  </w:r>
                </w:p>
                <w:p w14:paraId="748D9C25" w14:textId="77777777" w:rsidR="004F452A" w:rsidRPr="0037562D" w:rsidRDefault="004F452A" w:rsidP="004F452A">
                  <w:pPr>
                    <w:pStyle w:val="responses"/>
                  </w:pPr>
                  <w:r w:rsidRPr="0037562D">
                    <w:t>High: five or more species with different heights, woodiness, or flowering seasons.</w:t>
                  </w:r>
                </w:p>
                <w:p w14:paraId="77AC383D" w14:textId="77777777" w:rsidR="004F452A" w:rsidRPr="0037562D" w:rsidRDefault="004F452A" w:rsidP="004F452A">
                  <w:pPr>
                    <w:pStyle w:val="responses"/>
                  </w:pPr>
                  <w:r w:rsidRPr="0037562D">
                    <w:t>Medium: two to four species.</w:t>
                  </w:r>
                </w:p>
                <w:p w14:paraId="24F685A8" w14:textId="77777777" w:rsidR="004F452A" w:rsidRPr="0037562D" w:rsidRDefault="004F452A" w:rsidP="004F452A">
                  <w:pPr>
                    <w:pStyle w:val="responses"/>
                  </w:pPr>
                  <w:r w:rsidRPr="0037562D">
                    <w:t>Low: only one species.</w:t>
                  </w:r>
                </w:p>
                <w:p w14:paraId="20723D7F" w14:textId="77777777" w:rsidR="004F452A" w:rsidRPr="0037562D" w:rsidRDefault="004F452A" w:rsidP="004F452A">
                  <w:pPr>
                    <w:pStyle w:val="responses"/>
                  </w:pPr>
                  <w:r w:rsidRPr="0037562D">
                    <w:t>None</w:t>
                  </w:r>
                </w:p>
              </w:tc>
            </w:tr>
            <w:tr w:rsidR="004F452A" w:rsidRPr="0037562D" w14:paraId="3D616EC4" w14:textId="77777777" w:rsidTr="00B27670">
              <w:trPr>
                <w:trHeight w:val="702"/>
              </w:trPr>
              <w:tc>
                <w:tcPr>
                  <w:tcW w:w="9393" w:type="dxa"/>
                  <w:noWrap/>
                  <w:vAlign w:val="bottom"/>
                  <w:hideMark/>
                </w:tcPr>
                <w:p w14:paraId="040A9474" w14:textId="77777777" w:rsidR="004F452A" w:rsidRPr="0037562D" w:rsidRDefault="004F452A" w:rsidP="004F452A">
                  <w:pPr>
                    <w:pStyle w:val="questions2"/>
                  </w:pPr>
                  <w:r w:rsidRPr="0037562D">
                    <w:lastRenderedPageBreak/>
                    <w:t>Wetlands</w:t>
                  </w:r>
                </w:p>
                <w:p w14:paraId="24EDE395" w14:textId="77777777" w:rsidR="004F452A" w:rsidRPr="0037562D" w:rsidRDefault="004F452A" w:rsidP="004F452A">
                  <w:pPr>
                    <w:pStyle w:val="responses"/>
                  </w:pPr>
                  <w:r w:rsidRPr="0037562D">
                    <w:t>High: five or more species with different heights, woodiness, or flowering seasons.</w:t>
                  </w:r>
                </w:p>
                <w:p w14:paraId="5540A2DE" w14:textId="77777777" w:rsidR="004F452A" w:rsidRPr="0037562D" w:rsidRDefault="004F452A" w:rsidP="004F452A">
                  <w:pPr>
                    <w:pStyle w:val="responses"/>
                  </w:pPr>
                  <w:r w:rsidRPr="0037562D">
                    <w:t>Medium: two to four species.</w:t>
                  </w:r>
                </w:p>
                <w:p w14:paraId="2BB51363" w14:textId="77777777" w:rsidR="004F452A" w:rsidRPr="0037562D" w:rsidRDefault="004F452A" w:rsidP="004F452A">
                  <w:pPr>
                    <w:pStyle w:val="responses"/>
                  </w:pPr>
                  <w:r w:rsidRPr="0037562D">
                    <w:t>Low: only one species.</w:t>
                  </w:r>
                </w:p>
                <w:p w14:paraId="5CB596A7" w14:textId="77777777" w:rsidR="004F452A" w:rsidRPr="0037562D" w:rsidRDefault="004F452A" w:rsidP="004F452A">
                  <w:pPr>
                    <w:pStyle w:val="responses"/>
                  </w:pPr>
                  <w:r w:rsidRPr="0037562D">
                    <w:t>None</w:t>
                  </w:r>
                </w:p>
              </w:tc>
            </w:tr>
            <w:tr w:rsidR="004F452A" w:rsidRPr="0037562D" w14:paraId="3B862E59" w14:textId="77777777" w:rsidTr="00B27670">
              <w:trPr>
                <w:trHeight w:val="702"/>
              </w:trPr>
              <w:tc>
                <w:tcPr>
                  <w:tcW w:w="9393" w:type="dxa"/>
                  <w:noWrap/>
                  <w:vAlign w:val="bottom"/>
                  <w:hideMark/>
                </w:tcPr>
                <w:p w14:paraId="5DE336D5" w14:textId="77777777" w:rsidR="004F452A" w:rsidRPr="0037562D" w:rsidRDefault="004F452A" w:rsidP="004F452A">
                  <w:pPr>
                    <w:pStyle w:val="questions2"/>
                  </w:pPr>
                  <w:r w:rsidRPr="0037562D">
                    <w:t>Woodlots</w:t>
                  </w:r>
                </w:p>
                <w:p w14:paraId="70BB7D37" w14:textId="77777777" w:rsidR="004F452A" w:rsidRPr="0037562D" w:rsidRDefault="004F452A" w:rsidP="004F452A">
                  <w:pPr>
                    <w:pStyle w:val="responses"/>
                  </w:pPr>
                  <w:r w:rsidRPr="0037562D">
                    <w:t>High: five or more species with different heights, woodiness, or flowering seasons.</w:t>
                  </w:r>
                </w:p>
                <w:p w14:paraId="63BFA023" w14:textId="77777777" w:rsidR="004F452A" w:rsidRPr="0037562D" w:rsidRDefault="004F452A" w:rsidP="004F452A">
                  <w:pPr>
                    <w:pStyle w:val="responses"/>
                  </w:pPr>
                  <w:r w:rsidRPr="0037562D">
                    <w:t>Medium: two to four species.</w:t>
                  </w:r>
                </w:p>
                <w:p w14:paraId="496F53FA" w14:textId="77777777" w:rsidR="004F452A" w:rsidRPr="0037562D" w:rsidRDefault="004F452A" w:rsidP="004F452A">
                  <w:pPr>
                    <w:pStyle w:val="responses"/>
                  </w:pPr>
                  <w:r w:rsidRPr="0037562D">
                    <w:t>Low: only one species.</w:t>
                  </w:r>
                </w:p>
                <w:p w14:paraId="4EF581ED" w14:textId="77777777" w:rsidR="004F452A" w:rsidRPr="0037562D" w:rsidRDefault="004F452A" w:rsidP="004F452A">
                  <w:pPr>
                    <w:pStyle w:val="responses"/>
                  </w:pPr>
                  <w:r w:rsidRPr="0037562D">
                    <w:t>None</w:t>
                  </w:r>
                </w:p>
              </w:tc>
            </w:tr>
            <w:tr w:rsidR="004F452A" w:rsidRPr="0037562D" w14:paraId="24E3AFBC" w14:textId="77777777" w:rsidTr="00B27670">
              <w:trPr>
                <w:trHeight w:val="702"/>
              </w:trPr>
              <w:tc>
                <w:tcPr>
                  <w:tcW w:w="9393" w:type="dxa"/>
                  <w:noWrap/>
                  <w:vAlign w:val="bottom"/>
                </w:tcPr>
                <w:p w14:paraId="25ACF097" w14:textId="77777777" w:rsidR="004F452A" w:rsidRPr="0037562D" w:rsidRDefault="004F452A" w:rsidP="004F452A">
                  <w:pPr>
                    <w:pStyle w:val="questions2"/>
                  </w:pPr>
                  <w:r w:rsidRPr="0037562D">
                    <w:t>Other landscape feature (please specify)</w:t>
                  </w:r>
                </w:p>
                <w:p w14:paraId="769685AD" w14:textId="77777777" w:rsidR="004F452A" w:rsidRPr="0037562D" w:rsidRDefault="004F452A" w:rsidP="004F452A">
                  <w:pPr>
                    <w:pStyle w:val="responses"/>
                  </w:pPr>
                  <w:r w:rsidRPr="0037562D">
                    <w:t>High: five or more species with different heights, woodiness, or flowering seasons.</w:t>
                  </w:r>
                </w:p>
                <w:p w14:paraId="0793403A" w14:textId="77777777" w:rsidR="004F452A" w:rsidRPr="0037562D" w:rsidRDefault="004F452A" w:rsidP="004F452A">
                  <w:pPr>
                    <w:pStyle w:val="responses"/>
                  </w:pPr>
                  <w:r w:rsidRPr="0037562D">
                    <w:t>Medium: two to four species.</w:t>
                  </w:r>
                </w:p>
                <w:p w14:paraId="3713A6A5" w14:textId="77777777" w:rsidR="004F452A" w:rsidRPr="0037562D" w:rsidRDefault="004F452A" w:rsidP="004F452A">
                  <w:pPr>
                    <w:pStyle w:val="responses"/>
                  </w:pPr>
                  <w:r w:rsidRPr="0037562D">
                    <w:t>Low: only one species.</w:t>
                  </w:r>
                </w:p>
                <w:p w14:paraId="07ECDCEA" w14:textId="77777777" w:rsidR="004F452A" w:rsidRPr="0037562D" w:rsidRDefault="004F452A" w:rsidP="004F452A">
                  <w:pPr>
                    <w:pStyle w:val="responses"/>
                  </w:pPr>
                  <w:r w:rsidRPr="0037562D">
                    <w:t>None</w:t>
                  </w:r>
                </w:p>
              </w:tc>
            </w:tr>
          </w:tbl>
          <w:p w14:paraId="5D14FC86" w14:textId="77777777" w:rsidR="004F452A" w:rsidRPr="0037562D" w:rsidRDefault="004F452A" w:rsidP="004F452A">
            <w:pPr>
              <w:pStyle w:val="responses"/>
              <w:numPr>
                <w:ilvl w:val="0"/>
                <w:numId w:val="0"/>
              </w:numPr>
              <w:ind w:left="1321" w:hanging="357"/>
            </w:pPr>
          </w:p>
        </w:tc>
      </w:tr>
    </w:tbl>
    <w:p w14:paraId="6D74A18C" w14:textId="5A54F36D" w:rsidR="00B70635" w:rsidRPr="0037562D" w:rsidRDefault="00B70635" w:rsidP="00BA0786">
      <w:pPr>
        <w:pStyle w:val="Heading3"/>
      </w:pPr>
      <w:bookmarkStart w:id="223" w:name="_Toc146024543"/>
      <w:bookmarkStart w:id="224" w:name="_Toc166680154"/>
      <w:r w:rsidRPr="0037562D">
        <w:lastRenderedPageBreak/>
        <w:t>Synergies</w:t>
      </w:r>
      <w:bookmarkEnd w:id="223"/>
      <w:bookmarkEnd w:id="224"/>
    </w:p>
    <w:p w14:paraId="4A890F5A" w14:textId="77777777" w:rsidR="00C503EC" w:rsidRPr="0037562D" w:rsidRDefault="00C503EC" w:rsidP="00C503EC">
      <w:pPr>
        <w:pStyle w:val="responses"/>
        <w:numPr>
          <w:ilvl w:val="0"/>
          <w:numId w:val="0"/>
        </w:numPr>
      </w:pPr>
    </w:p>
    <w:p w14:paraId="285B8189" w14:textId="77777777" w:rsidR="00C503EC" w:rsidRPr="0037562D" w:rsidRDefault="00C503EC" w:rsidP="00C503EC">
      <w:pPr>
        <w:pStyle w:val="Questions"/>
      </w:pPr>
      <w:r w:rsidRPr="0037562D">
        <w:t>What practices did you apply in the last 12 months on the farm to manage crop pests?</w:t>
      </w:r>
    </w:p>
    <w:p w14:paraId="59851B2B" w14:textId="77777777" w:rsidR="00C503EC" w:rsidRPr="0037562D" w:rsidRDefault="00C503EC" w:rsidP="00C503EC">
      <w:pPr>
        <w:pStyle w:val="responses"/>
      </w:pPr>
      <w:r w:rsidRPr="0037562D">
        <w:t>Cultural control (plants and fruits presenting signs of disease are removed manually).</w:t>
      </w:r>
    </w:p>
    <w:p w14:paraId="62701583" w14:textId="77777777" w:rsidR="00C503EC" w:rsidRPr="0037562D" w:rsidRDefault="00C503EC" w:rsidP="00C503EC">
      <w:pPr>
        <w:pStyle w:val="responses"/>
      </w:pPr>
      <w:r w:rsidRPr="0037562D">
        <w:t>Plantation of natural repelling plants.</w:t>
      </w:r>
    </w:p>
    <w:p w14:paraId="00F63B14" w14:textId="77777777" w:rsidR="00C503EC" w:rsidRPr="0037562D" w:rsidRDefault="00C503EC" w:rsidP="00C503EC">
      <w:pPr>
        <w:pStyle w:val="responses"/>
      </w:pPr>
      <w:r w:rsidRPr="0037562D">
        <w:t>Use of cover crops/intercropping/crop rotation to increase biological interactions.</w:t>
      </w:r>
    </w:p>
    <w:p w14:paraId="014524BE" w14:textId="77777777" w:rsidR="00C503EC" w:rsidRPr="0037562D" w:rsidRDefault="00C503EC" w:rsidP="00C503EC">
      <w:pPr>
        <w:pStyle w:val="responses"/>
      </w:pPr>
      <w:r w:rsidRPr="0037562D">
        <w:t>Favor the reproduction of beneficial organisms for biological-control.</w:t>
      </w:r>
    </w:p>
    <w:p w14:paraId="549F4286" w14:textId="77777777" w:rsidR="00C503EC" w:rsidRPr="0037562D" w:rsidRDefault="00C503EC" w:rsidP="00C503EC">
      <w:pPr>
        <w:pStyle w:val="responses"/>
      </w:pPr>
      <w:r w:rsidRPr="0037562D">
        <w:t>Favor biodiversity and spatial diversity within the agroecosystem.</w:t>
      </w:r>
    </w:p>
    <w:p w14:paraId="7CC7E82D" w14:textId="77777777" w:rsidR="00C503EC" w:rsidRPr="0037562D" w:rsidRDefault="00C503EC" w:rsidP="00C503EC">
      <w:pPr>
        <w:pStyle w:val="responses"/>
      </w:pPr>
      <w:r w:rsidRPr="0037562D">
        <w:t>Plant improved or resistant crop varieties.</w:t>
      </w:r>
    </w:p>
    <w:p w14:paraId="1C23019B" w14:textId="77777777" w:rsidR="00C503EC" w:rsidRPr="0037562D" w:rsidRDefault="00C503EC" w:rsidP="00C503EC">
      <w:pPr>
        <w:pStyle w:val="responses"/>
      </w:pPr>
      <w:r w:rsidRPr="0037562D">
        <w:lastRenderedPageBreak/>
        <w:t>Other (please specify).</w:t>
      </w:r>
    </w:p>
    <w:p w14:paraId="06016982" w14:textId="77777777" w:rsidR="00C503EC" w:rsidRPr="0037562D" w:rsidRDefault="00C503EC" w:rsidP="00C503EC">
      <w:pPr>
        <w:pStyle w:val="Questions"/>
      </w:pPr>
      <w:r w:rsidRPr="0037562D">
        <w:t>On the grazing land (owned, leased, or shared), did you apply in the last 12 months any of the following practices?</w:t>
      </w:r>
    </w:p>
    <w:p w14:paraId="7F395DAA" w14:textId="77777777" w:rsidR="00C503EC" w:rsidRPr="0037562D" w:rsidRDefault="00C503EC" w:rsidP="00C503EC">
      <w:pPr>
        <w:pStyle w:val="Hint"/>
        <w:rPr>
          <w:b/>
          <w:bCs/>
        </w:rPr>
      </w:pPr>
      <w:r w:rsidRPr="0037562D">
        <w:t>Hint: Select all the practices that apply</w:t>
      </w:r>
    </w:p>
    <w:p w14:paraId="56CB40DC" w14:textId="77777777" w:rsidR="00C503EC" w:rsidRPr="0037562D" w:rsidRDefault="00C503EC" w:rsidP="00C503EC">
      <w:pPr>
        <w:pStyle w:val="responses"/>
      </w:pPr>
      <w:r w:rsidRPr="0037562D">
        <w:t>Fodder shrubs.</w:t>
      </w:r>
    </w:p>
    <w:p w14:paraId="4E842CBC" w14:textId="77777777" w:rsidR="00C503EC" w:rsidRPr="0037562D" w:rsidRDefault="00C503EC" w:rsidP="00C503EC">
      <w:pPr>
        <w:pStyle w:val="responses"/>
      </w:pPr>
      <w:r w:rsidRPr="0037562D">
        <w:t>Pasture rehabilitation.</w:t>
      </w:r>
    </w:p>
    <w:p w14:paraId="3FB508F4" w14:textId="77777777" w:rsidR="00C503EC" w:rsidRPr="0037562D" w:rsidRDefault="00C503EC" w:rsidP="00C503EC">
      <w:pPr>
        <w:pStyle w:val="responses"/>
      </w:pPr>
      <w:r w:rsidRPr="0037562D">
        <w:t>No manure management.</w:t>
      </w:r>
    </w:p>
    <w:p w14:paraId="1F255E9F" w14:textId="77777777" w:rsidR="00C503EC" w:rsidRPr="0037562D" w:rsidRDefault="00C503EC" w:rsidP="00C503EC">
      <w:pPr>
        <w:pStyle w:val="responses"/>
      </w:pPr>
      <w:r w:rsidRPr="0037562D">
        <w:t>Exclosures.</w:t>
      </w:r>
    </w:p>
    <w:p w14:paraId="77ABB567" w14:textId="77777777" w:rsidR="00C503EC" w:rsidRPr="0037562D" w:rsidRDefault="00C503EC" w:rsidP="00C503EC">
      <w:pPr>
        <w:pStyle w:val="responses"/>
      </w:pPr>
      <w:r w:rsidRPr="0037562D">
        <w:t>Pasture fertilization.</w:t>
      </w:r>
    </w:p>
    <w:p w14:paraId="115B20BD" w14:textId="77777777" w:rsidR="00C503EC" w:rsidRPr="0037562D" w:rsidRDefault="00C503EC" w:rsidP="00C503EC">
      <w:pPr>
        <w:pStyle w:val="responses"/>
      </w:pPr>
      <w:r w:rsidRPr="0037562D">
        <w:t>Biogas production.</w:t>
      </w:r>
    </w:p>
    <w:p w14:paraId="7003B0EC" w14:textId="77777777" w:rsidR="00C503EC" w:rsidRPr="0037562D" w:rsidRDefault="00C503EC" w:rsidP="00C503EC">
      <w:pPr>
        <w:pStyle w:val="responses"/>
      </w:pPr>
      <w:r w:rsidRPr="0037562D">
        <w:t>Silvo pastoralism.</w:t>
      </w:r>
    </w:p>
    <w:p w14:paraId="58A74BC3" w14:textId="77777777" w:rsidR="00C503EC" w:rsidRPr="0037562D" w:rsidRDefault="00C503EC" w:rsidP="00C503EC">
      <w:pPr>
        <w:pStyle w:val="responses"/>
      </w:pPr>
      <w:r w:rsidRPr="0037562D">
        <w:t>Overgrazing.</w:t>
      </w:r>
    </w:p>
    <w:p w14:paraId="251265C3" w14:textId="77777777" w:rsidR="00C503EC" w:rsidRPr="0037562D" w:rsidRDefault="00C503EC" w:rsidP="00C503EC">
      <w:pPr>
        <w:pStyle w:val="responses"/>
      </w:pPr>
      <w:r w:rsidRPr="0037562D">
        <w:t>Producing feed legumes.</w:t>
      </w:r>
    </w:p>
    <w:p w14:paraId="4DD6AF39" w14:textId="77777777" w:rsidR="00C503EC" w:rsidRPr="0037562D" w:rsidRDefault="00C503EC" w:rsidP="00C503EC">
      <w:pPr>
        <w:pStyle w:val="responses"/>
      </w:pPr>
      <w:r w:rsidRPr="0037562D">
        <w:t>Reducing grazing pressure.</w:t>
      </w:r>
    </w:p>
    <w:p w14:paraId="400CFF30" w14:textId="77777777" w:rsidR="00C503EC" w:rsidRPr="0037562D" w:rsidRDefault="00C503EC" w:rsidP="00C503EC">
      <w:pPr>
        <w:pStyle w:val="responses"/>
      </w:pPr>
      <w:r w:rsidRPr="0037562D">
        <w:t>Keeping improve breeds.</w:t>
      </w:r>
    </w:p>
    <w:p w14:paraId="4DA6BA57" w14:textId="77777777" w:rsidR="00C503EC" w:rsidRPr="0037562D" w:rsidRDefault="00C503EC" w:rsidP="00C503EC">
      <w:pPr>
        <w:pStyle w:val="responses"/>
      </w:pPr>
      <w:r w:rsidRPr="0037562D">
        <w:t>Manure collection.</w:t>
      </w:r>
    </w:p>
    <w:p w14:paraId="104776A6" w14:textId="77777777" w:rsidR="00C503EC" w:rsidRPr="0037562D" w:rsidRDefault="00C503EC" w:rsidP="00C503EC">
      <w:pPr>
        <w:pStyle w:val="responses"/>
      </w:pPr>
      <w:r w:rsidRPr="0037562D">
        <w:t>Improve manure storage.</w:t>
      </w:r>
    </w:p>
    <w:p w14:paraId="209F6605" w14:textId="77777777" w:rsidR="00C503EC" w:rsidRPr="0037562D" w:rsidRDefault="00C503EC" w:rsidP="00C503EC">
      <w:pPr>
        <w:pStyle w:val="responses"/>
      </w:pPr>
      <w:r w:rsidRPr="0037562D">
        <w:t>Composting.</w:t>
      </w:r>
    </w:p>
    <w:p w14:paraId="1E198BA2" w14:textId="77777777" w:rsidR="00C503EC" w:rsidRPr="0037562D" w:rsidRDefault="00C503EC" w:rsidP="00C503EC">
      <w:pPr>
        <w:pStyle w:val="responses"/>
      </w:pPr>
      <w:r w:rsidRPr="0037562D">
        <w:t>Inclosures.</w:t>
      </w:r>
    </w:p>
    <w:p w14:paraId="550E9A12" w14:textId="77777777" w:rsidR="00C503EC" w:rsidRPr="0037562D" w:rsidRDefault="00C503EC" w:rsidP="00C503EC">
      <w:pPr>
        <w:pStyle w:val="responses"/>
      </w:pPr>
      <w:r w:rsidRPr="0037562D">
        <w:t>None.</w:t>
      </w:r>
    </w:p>
    <w:p w14:paraId="2C3984AC" w14:textId="77777777" w:rsidR="00C503EC" w:rsidRPr="0037562D" w:rsidRDefault="00C503EC" w:rsidP="00C503EC">
      <w:pPr>
        <w:pStyle w:val="responses"/>
      </w:pPr>
      <w:r w:rsidRPr="0037562D">
        <w:t>Other (please specify).</w:t>
      </w:r>
    </w:p>
    <w:p w14:paraId="35A3960C" w14:textId="77777777" w:rsidR="00C503EC" w:rsidRPr="0037562D" w:rsidRDefault="00C503EC" w:rsidP="00C503EC">
      <w:pPr>
        <w:pStyle w:val="Questions"/>
      </w:pPr>
      <w:r w:rsidRPr="0037562D">
        <w:t>On the fish production land, did you apply in the last 12 months any of the following practices?</w:t>
      </w:r>
    </w:p>
    <w:p w14:paraId="5FC022D9" w14:textId="77777777" w:rsidR="00C503EC" w:rsidRPr="0037562D" w:rsidRDefault="00C503EC" w:rsidP="00C503EC">
      <w:pPr>
        <w:pStyle w:val="responses"/>
      </w:pPr>
      <w:r w:rsidRPr="0037562D">
        <w:t>Agro-aquaculture: Combining fish farming with crop cultivation.</w:t>
      </w:r>
    </w:p>
    <w:p w14:paraId="6905CC86" w14:textId="77777777" w:rsidR="00C503EC" w:rsidRPr="0037562D" w:rsidRDefault="00C503EC" w:rsidP="00C503EC">
      <w:pPr>
        <w:pStyle w:val="responses"/>
      </w:pPr>
      <w:r w:rsidRPr="0037562D">
        <w:t>Aquaponics: Integrating fish farming with hydroponic plant cultivation).</w:t>
      </w:r>
    </w:p>
    <w:p w14:paraId="1E842DE3" w14:textId="77777777" w:rsidR="00C503EC" w:rsidRPr="0037562D" w:rsidRDefault="00C503EC" w:rsidP="00C503EC">
      <w:pPr>
        <w:pStyle w:val="responses"/>
      </w:pPr>
      <w:r w:rsidRPr="0037562D">
        <w:t>Eco-friendly pond designs.</w:t>
      </w:r>
    </w:p>
    <w:p w14:paraId="4FE124F2" w14:textId="77777777" w:rsidR="00C503EC" w:rsidRPr="0037562D" w:rsidRDefault="00C503EC" w:rsidP="00C503EC">
      <w:pPr>
        <w:pStyle w:val="responses"/>
      </w:pPr>
      <w:r w:rsidRPr="0037562D">
        <w:t>Efficient water management.</w:t>
      </w:r>
    </w:p>
    <w:p w14:paraId="0B533CB2" w14:textId="77777777" w:rsidR="00C503EC" w:rsidRPr="0037562D" w:rsidRDefault="00C503EC" w:rsidP="00C503EC">
      <w:pPr>
        <w:pStyle w:val="responses"/>
      </w:pPr>
      <w:r w:rsidRPr="0037562D">
        <w:t>Improved feed formulation.</w:t>
      </w:r>
    </w:p>
    <w:p w14:paraId="134C37E8" w14:textId="77777777" w:rsidR="00C503EC" w:rsidRPr="0037562D" w:rsidRDefault="00C503EC" w:rsidP="00C503EC">
      <w:pPr>
        <w:pStyle w:val="responses"/>
      </w:pPr>
      <w:r w:rsidRPr="0037562D">
        <w:t>Integrated fish-poultry farming: Fish and poultry coexist in the same system.</w:t>
      </w:r>
    </w:p>
    <w:p w14:paraId="6E097E71" w14:textId="77777777" w:rsidR="00C503EC" w:rsidRPr="0037562D" w:rsidRDefault="00C503EC" w:rsidP="00C503EC">
      <w:pPr>
        <w:pStyle w:val="responses"/>
      </w:pPr>
      <w:r w:rsidRPr="0037562D">
        <w:t>Livestock-fish farming.</w:t>
      </w:r>
    </w:p>
    <w:p w14:paraId="7D44B9F8" w14:textId="77777777" w:rsidR="00C503EC" w:rsidRPr="0037562D" w:rsidRDefault="00C503EC" w:rsidP="00C503EC">
      <w:pPr>
        <w:pStyle w:val="responses"/>
      </w:pPr>
      <w:r w:rsidRPr="0037562D">
        <w:t>Selective breeding for climate resilience.</w:t>
      </w:r>
    </w:p>
    <w:p w14:paraId="509F6849" w14:textId="77777777" w:rsidR="00C503EC" w:rsidRPr="0037562D" w:rsidRDefault="00C503EC" w:rsidP="00C503EC">
      <w:pPr>
        <w:pStyle w:val="responses"/>
      </w:pPr>
      <w:r w:rsidRPr="0037562D">
        <w:t>None.</w:t>
      </w:r>
    </w:p>
    <w:p w14:paraId="0E70A8D7" w14:textId="77777777" w:rsidR="00C503EC" w:rsidRPr="0037562D" w:rsidRDefault="00C503EC" w:rsidP="00C503EC">
      <w:pPr>
        <w:pStyle w:val="responses"/>
      </w:pPr>
      <w:r w:rsidRPr="0037562D">
        <w:lastRenderedPageBreak/>
        <w:t>Other (please specify).</w:t>
      </w:r>
    </w:p>
    <w:p w14:paraId="2D718BC7" w14:textId="77777777" w:rsidR="00484575" w:rsidRPr="0037562D" w:rsidRDefault="00484575" w:rsidP="00484575">
      <w:pPr>
        <w:pStyle w:val="Questions"/>
      </w:pPr>
      <w:r w:rsidRPr="0037562D">
        <w:t>In addition to actions you mentioned previously, is there anything else you do on your farm to make sure there are positive relationships between animals, crops, trees, soil and water?</w:t>
      </w:r>
    </w:p>
    <w:p w14:paraId="780C2788" w14:textId="77777777" w:rsidR="00484575" w:rsidRPr="0037562D" w:rsidRDefault="00484575" w:rsidP="00484575">
      <w:pPr>
        <w:pStyle w:val="responses"/>
      </w:pPr>
      <w:r w:rsidRPr="0037562D">
        <w:t>Planting natural vegetation between fields like live fences, hedgerows, flower strips.</w:t>
      </w:r>
    </w:p>
    <w:p w14:paraId="05558F3C" w14:textId="77777777" w:rsidR="00484575" w:rsidRPr="0037562D" w:rsidRDefault="00484575" w:rsidP="00484575">
      <w:pPr>
        <w:pStyle w:val="responses"/>
      </w:pPr>
      <w:r w:rsidRPr="0037562D">
        <w:t>Crop irrigation from harvested rainwater.</w:t>
      </w:r>
    </w:p>
    <w:p w14:paraId="3E64A9F8" w14:textId="77777777" w:rsidR="00484575" w:rsidRPr="0037562D" w:rsidRDefault="00484575" w:rsidP="00484575">
      <w:pPr>
        <w:pStyle w:val="responses"/>
      </w:pPr>
      <w:r w:rsidRPr="0037562D">
        <w:t>Sowing along contour lines.</w:t>
      </w:r>
    </w:p>
    <w:p w14:paraId="36D95946" w14:textId="77777777" w:rsidR="00484575" w:rsidRPr="0037562D" w:rsidRDefault="00484575" w:rsidP="00484575">
      <w:pPr>
        <w:pStyle w:val="responses"/>
      </w:pPr>
      <w:r w:rsidRPr="0037562D">
        <w:t>Animals and crops in the same field (at same time, or in rotation).</w:t>
      </w:r>
    </w:p>
    <w:p w14:paraId="4B42A586" w14:textId="77777777" w:rsidR="00484575" w:rsidRPr="0037562D" w:rsidRDefault="00484575" w:rsidP="00484575">
      <w:pPr>
        <w:pStyle w:val="responses"/>
      </w:pPr>
      <w:r w:rsidRPr="0037562D">
        <w:t>Planting or conserving trees on agricultural land (cropland or pasture).</w:t>
      </w:r>
    </w:p>
    <w:p w14:paraId="56D4F060" w14:textId="77777777" w:rsidR="00484575" w:rsidRPr="0037562D" w:rsidRDefault="00484575" w:rsidP="00484575">
      <w:pPr>
        <w:pStyle w:val="responses"/>
      </w:pPr>
      <w:r w:rsidRPr="0037562D">
        <w:t>Avoid or limit grass fires (do not burn every year).</w:t>
      </w:r>
    </w:p>
    <w:p w14:paraId="421685E4" w14:textId="77777777" w:rsidR="00484575" w:rsidRPr="0037562D" w:rsidRDefault="00484575" w:rsidP="00484575">
      <w:pPr>
        <w:pStyle w:val="responses"/>
      </w:pPr>
      <w:r w:rsidRPr="0037562D">
        <w:t>None</w:t>
      </w:r>
    </w:p>
    <w:p w14:paraId="751B4EB2" w14:textId="77777777" w:rsidR="00484575" w:rsidRPr="0037562D" w:rsidRDefault="00484575" w:rsidP="00484575">
      <w:pPr>
        <w:pStyle w:val="responses"/>
      </w:pPr>
      <w:r w:rsidRPr="0037562D">
        <w:t>Other (please specify)</w:t>
      </w:r>
    </w:p>
    <w:p w14:paraId="2E66934B" w14:textId="77777777" w:rsidR="00C503EC" w:rsidRPr="0037562D" w:rsidRDefault="00C503EC" w:rsidP="00C503EC">
      <w:pPr>
        <w:pStyle w:val="responses"/>
        <w:numPr>
          <w:ilvl w:val="0"/>
          <w:numId w:val="0"/>
        </w:numPr>
      </w:pPr>
    </w:p>
    <w:p w14:paraId="3E3F508D" w14:textId="2F40350D" w:rsidR="00B70635" w:rsidRPr="0037562D" w:rsidRDefault="00B70635" w:rsidP="00BA0786">
      <w:pPr>
        <w:pStyle w:val="Heading3"/>
      </w:pPr>
      <w:bookmarkStart w:id="225" w:name="_Toc146024544"/>
      <w:bookmarkStart w:id="226" w:name="_Toc166680155"/>
      <w:r w:rsidRPr="0037562D">
        <w:t>Economic diversification</w:t>
      </w:r>
      <w:bookmarkEnd w:id="225"/>
      <w:bookmarkEnd w:id="226"/>
    </w:p>
    <w:p w14:paraId="1E01F410" w14:textId="77777777" w:rsidR="00B70635" w:rsidRPr="0037562D" w:rsidRDefault="00B70635" w:rsidP="00B70635">
      <w:pPr>
        <w:pStyle w:val="Questions"/>
      </w:pPr>
      <w:r w:rsidRPr="0037562D">
        <w:t>Please select all the sources of income for your household:</w:t>
      </w:r>
    </w:p>
    <w:p w14:paraId="4BFCBE30" w14:textId="77777777" w:rsidR="00B70635" w:rsidRPr="0037562D" w:rsidRDefault="00B70635" w:rsidP="00B70635">
      <w:pPr>
        <w:pStyle w:val="responses"/>
      </w:pPr>
      <w:r w:rsidRPr="0037562D">
        <w:t>Crop production.</w:t>
      </w:r>
    </w:p>
    <w:p w14:paraId="3A191001" w14:textId="77777777" w:rsidR="00B70635" w:rsidRPr="0037562D" w:rsidRDefault="00B70635" w:rsidP="00B70635">
      <w:pPr>
        <w:pStyle w:val="responses"/>
      </w:pPr>
      <w:r w:rsidRPr="0037562D">
        <w:t>Livestock production.</w:t>
      </w:r>
    </w:p>
    <w:p w14:paraId="6E87C4A9" w14:textId="77777777" w:rsidR="00B70635" w:rsidRPr="0037562D" w:rsidRDefault="00B70635" w:rsidP="00B70635">
      <w:pPr>
        <w:pStyle w:val="responses"/>
      </w:pPr>
      <w:r w:rsidRPr="0037562D">
        <w:t>Fish production.</w:t>
      </w:r>
    </w:p>
    <w:p w14:paraId="6990807A" w14:textId="77777777" w:rsidR="00B70635" w:rsidRPr="0037562D" w:rsidRDefault="00B70635" w:rsidP="00B70635">
      <w:pPr>
        <w:pStyle w:val="responses"/>
      </w:pPr>
      <w:r w:rsidRPr="0037562D">
        <w:t>Other family business.</w:t>
      </w:r>
    </w:p>
    <w:p w14:paraId="679DB68A" w14:textId="77777777" w:rsidR="00B70635" w:rsidRPr="0037562D" w:rsidRDefault="00B70635" w:rsidP="00B70635">
      <w:pPr>
        <w:pStyle w:val="responses"/>
      </w:pPr>
      <w:r w:rsidRPr="0037562D">
        <w:t>Casual labour.</w:t>
      </w:r>
    </w:p>
    <w:p w14:paraId="2870AD64" w14:textId="77777777" w:rsidR="00B70635" w:rsidRPr="006725DE" w:rsidRDefault="00B70635" w:rsidP="00B70635">
      <w:pPr>
        <w:pStyle w:val="responses"/>
      </w:pPr>
      <w:r w:rsidRPr="006725DE">
        <w:t>Formal labour office job.</w:t>
      </w:r>
    </w:p>
    <w:p w14:paraId="05B8A654" w14:textId="77777777" w:rsidR="00B70635" w:rsidRPr="0037562D" w:rsidRDefault="00B70635" w:rsidP="00B70635">
      <w:pPr>
        <w:pStyle w:val="responses"/>
      </w:pPr>
      <w:r w:rsidRPr="0037562D">
        <w:t>Cash transfers.</w:t>
      </w:r>
    </w:p>
    <w:p w14:paraId="17D1A58E" w14:textId="77777777" w:rsidR="00B70635" w:rsidRPr="0037562D" w:rsidRDefault="00B70635" w:rsidP="00B70635">
      <w:pPr>
        <w:pStyle w:val="responses"/>
      </w:pPr>
      <w:r w:rsidRPr="0037562D">
        <w:t>Leasing agricultural or non-agricultural land.</w:t>
      </w:r>
    </w:p>
    <w:p w14:paraId="60C90589" w14:textId="77777777" w:rsidR="00B70635" w:rsidRPr="0037562D" w:rsidRDefault="00B70635" w:rsidP="00B70635">
      <w:pPr>
        <w:pStyle w:val="responses"/>
      </w:pPr>
      <w:r w:rsidRPr="0037562D">
        <w:t>Subsidy (please specify which subsidy.</w:t>
      </w:r>
    </w:p>
    <w:p w14:paraId="1AE64784" w14:textId="77777777" w:rsidR="00B70635" w:rsidRPr="0037562D" w:rsidRDefault="00B70635" w:rsidP="00B70635">
      <w:pPr>
        <w:pStyle w:val="responses"/>
      </w:pPr>
      <w:r w:rsidRPr="0037562D">
        <w:t>Other (please specify).</w:t>
      </w:r>
    </w:p>
    <w:p w14:paraId="0F525844" w14:textId="4D40126E" w:rsidR="00B70635" w:rsidRPr="0037562D" w:rsidRDefault="00B70635" w:rsidP="00BA0786">
      <w:pPr>
        <w:pStyle w:val="Heading3"/>
      </w:pPr>
      <w:bookmarkStart w:id="227" w:name="_Toc146024545"/>
      <w:bookmarkStart w:id="228" w:name="_Toc166680156"/>
      <w:r w:rsidRPr="0037562D">
        <w:lastRenderedPageBreak/>
        <w:t>Co-creation of knowledge</w:t>
      </w:r>
      <w:bookmarkEnd w:id="227"/>
      <w:bookmarkEnd w:id="228"/>
      <w:r w:rsidRPr="0037562D">
        <w:t xml:space="preserve"> </w:t>
      </w:r>
    </w:p>
    <w:p w14:paraId="6510DCDA" w14:textId="77777777" w:rsidR="00B70635" w:rsidRPr="0037562D" w:rsidRDefault="00B70635" w:rsidP="00B70635">
      <w:pPr>
        <w:pStyle w:val="Questions"/>
      </w:pPr>
      <w:r w:rsidRPr="0037562D">
        <w:t>In the last 12 months, how many times has your household exchanged information with the following food system stakeholders to create new or improved solutions to your or others' farming problems?</w:t>
      </w:r>
    </w:p>
    <w:p w14:paraId="52F58138" w14:textId="77777777" w:rsidR="00B70635" w:rsidRPr="0037562D" w:rsidRDefault="00B70635" w:rsidP="00B70635">
      <w:pPr>
        <w:pStyle w:val="Hint"/>
      </w:pPr>
      <w:r w:rsidRPr="0037562D">
        <w:t>Hint: Please, provide the approximate number of visits/contacts in the last 12 months.</w:t>
      </w:r>
    </w:p>
    <w:p w14:paraId="2F6B1C02" w14:textId="77777777" w:rsidR="00B70635" w:rsidRPr="0037562D" w:rsidRDefault="00B70635" w:rsidP="00B70635">
      <w:pPr>
        <w:pStyle w:val="questions2"/>
      </w:pPr>
      <w:r w:rsidRPr="0037562D">
        <w:t xml:space="preserve">Agricultural extension workers </w:t>
      </w:r>
    </w:p>
    <w:p w14:paraId="3B1E4A53" w14:textId="77777777" w:rsidR="00B70635" w:rsidRPr="0037562D" w:rsidRDefault="00B70635" w:rsidP="00B70635">
      <w:pPr>
        <w:pStyle w:val="Hint"/>
      </w:pPr>
      <w:r w:rsidRPr="0037562D">
        <w:t>Hint: Include any advisory services that the household has contact with (private, public, or other)</w:t>
      </w:r>
    </w:p>
    <w:p w14:paraId="14162494" w14:textId="77777777" w:rsidR="00B70635" w:rsidRPr="0037562D" w:rsidRDefault="00B70635" w:rsidP="00B70635">
      <w:pPr>
        <w:pStyle w:val="questions2"/>
      </w:pPr>
      <w:r w:rsidRPr="0037562D">
        <w:t>Consumers</w:t>
      </w:r>
    </w:p>
    <w:p w14:paraId="3085EDC0" w14:textId="77777777" w:rsidR="00B70635" w:rsidRPr="0037562D" w:rsidRDefault="00B70635" w:rsidP="00B70635">
      <w:pPr>
        <w:pStyle w:val="questions2"/>
      </w:pPr>
      <w:r w:rsidRPr="0037562D">
        <w:t>Food traders</w:t>
      </w:r>
    </w:p>
    <w:p w14:paraId="1CFEAA21" w14:textId="77777777" w:rsidR="00B70635" w:rsidRPr="0037562D" w:rsidRDefault="00B70635" w:rsidP="00B70635">
      <w:pPr>
        <w:pStyle w:val="questions2"/>
      </w:pPr>
      <w:r w:rsidRPr="0037562D">
        <w:t>Government</w:t>
      </w:r>
    </w:p>
    <w:p w14:paraId="70D1837C" w14:textId="77777777" w:rsidR="00B70635" w:rsidRPr="0037562D" w:rsidRDefault="00B70635" w:rsidP="00B70635">
      <w:pPr>
        <w:pStyle w:val="questions2"/>
      </w:pPr>
      <w:r w:rsidRPr="0037562D">
        <w:t>NGOs</w:t>
      </w:r>
    </w:p>
    <w:p w14:paraId="30AE2189" w14:textId="77777777" w:rsidR="00B70635" w:rsidRPr="0037562D" w:rsidRDefault="00B70635" w:rsidP="00B70635">
      <w:pPr>
        <w:pStyle w:val="questions2"/>
      </w:pPr>
      <w:r w:rsidRPr="0037562D">
        <w:t>Other farmers</w:t>
      </w:r>
    </w:p>
    <w:p w14:paraId="2349576B" w14:textId="77777777" w:rsidR="00B70635" w:rsidRPr="0037562D" w:rsidRDefault="00B70635" w:rsidP="00B70635">
      <w:pPr>
        <w:pStyle w:val="questions2"/>
      </w:pPr>
      <w:r w:rsidRPr="0037562D">
        <w:t>Researchers</w:t>
      </w:r>
    </w:p>
    <w:p w14:paraId="4FAB64C2" w14:textId="357365D5" w:rsidR="00B70635" w:rsidRPr="0037562D" w:rsidRDefault="00B70635" w:rsidP="00BA0786">
      <w:pPr>
        <w:pStyle w:val="Heading3"/>
      </w:pPr>
      <w:bookmarkStart w:id="229" w:name="_Toc146024546"/>
      <w:bookmarkStart w:id="230" w:name="_Toc166680157"/>
      <w:r w:rsidRPr="0037562D">
        <w:t>Governance</w:t>
      </w:r>
      <w:bookmarkEnd w:id="229"/>
      <w:bookmarkEnd w:id="230"/>
    </w:p>
    <w:p w14:paraId="7D454BDA" w14:textId="77777777" w:rsidR="00B70635" w:rsidRPr="0037562D" w:rsidRDefault="00B70635" w:rsidP="00B70635">
      <w:pPr>
        <w:pStyle w:val="Questions"/>
      </w:pPr>
      <w:r w:rsidRPr="0037562D">
        <w:t>How often does your household participate in activities and meetings related to the management of your community's land and natural resources?</w:t>
      </w:r>
    </w:p>
    <w:p w14:paraId="667BE12E" w14:textId="77777777" w:rsidR="00B70635" w:rsidRPr="0037562D" w:rsidRDefault="00B70635" w:rsidP="00B70635">
      <w:pPr>
        <w:pStyle w:val="responses"/>
      </w:pPr>
      <w:r w:rsidRPr="0037562D">
        <w:t>5 - Always participates.</w:t>
      </w:r>
    </w:p>
    <w:p w14:paraId="397A8CA2" w14:textId="77777777" w:rsidR="00B70635" w:rsidRPr="0037562D" w:rsidRDefault="00B70635" w:rsidP="00B70635">
      <w:pPr>
        <w:pStyle w:val="responses"/>
      </w:pPr>
      <w:r w:rsidRPr="0037562D">
        <w:t>4 - Most of the time participates.</w:t>
      </w:r>
    </w:p>
    <w:p w14:paraId="2D720469" w14:textId="77777777" w:rsidR="00B70635" w:rsidRPr="0037562D" w:rsidRDefault="00B70635" w:rsidP="00B70635">
      <w:pPr>
        <w:pStyle w:val="responses"/>
      </w:pPr>
      <w:r w:rsidRPr="0037562D">
        <w:t>3 - Sometimes participates.</w:t>
      </w:r>
    </w:p>
    <w:p w14:paraId="0A1FF6A8" w14:textId="77777777" w:rsidR="00B70635" w:rsidRPr="0037562D" w:rsidRDefault="00B70635" w:rsidP="00B70635">
      <w:pPr>
        <w:pStyle w:val="responses"/>
      </w:pPr>
      <w:r w:rsidRPr="0037562D">
        <w:t>2 - Rarely participates.</w:t>
      </w:r>
    </w:p>
    <w:p w14:paraId="07463B97" w14:textId="77777777" w:rsidR="00B70635" w:rsidRPr="0037562D" w:rsidRDefault="00B70635" w:rsidP="00B70635">
      <w:pPr>
        <w:pStyle w:val="responses"/>
      </w:pPr>
      <w:r w:rsidRPr="0037562D">
        <w:t>1 - Never participates.</w:t>
      </w:r>
    </w:p>
    <w:p w14:paraId="2C68B7F2" w14:textId="77777777" w:rsidR="00B70635" w:rsidRPr="0037562D" w:rsidRDefault="00B70635" w:rsidP="00B70635">
      <w:pPr>
        <w:pStyle w:val="Questions"/>
      </w:pPr>
      <w:r w:rsidRPr="0037562D">
        <w:t>How often does your household influence the decision-making that goes into the management of your community's land and natural resources?</w:t>
      </w:r>
    </w:p>
    <w:p w14:paraId="48657935" w14:textId="77777777" w:rsidR="00B70635" w:rsidRPr="0037562D" w:rsidRDefault="00B70635" w:rsidP="00B70635">
      <w:pPr>
        <w:pStyle w:val="responses"/>
      </w:pPr>
      <w:r w:rsidRPr="0037562D">
        <w:t>5 - Contribute to all the decisions.</w:t>
      </w:r>
    </w:p>
    <w:p w14:paraId="77E7CC3A" w14:textId="77777777" w:rsidR="00B70635" w:rsidRPr="0037562D" w:rsidRDefault="00B70635" w:rsidP="00B70635">
      <w:pPr>
        <w:pStyle w:val="responses"/>
      </w:pPr>
      <w:r w:rsidRPr="0037562D">
        <w:lastRenderedPageBreak/>
        <w:t>4 - Contribute to almost all the decisions.</w:t>
      </w:r>
    </w:p>
    <w:p w14:paraId="1292D571" w14:textId="77777777" w:rsidR="00B70635" w:rsidRPr="0037562D" w:rsidRDefault="00B70635" w:rsidP="00B70635">
      <w:pPr>
        <w:pStyle w:val="responses"/>
      </w:pPr>
      <w:r w:rsidRPr="0037562D">
        <w:t>3 - Contribute to some decisions.</w:t>
      </w:r>
    </w:p>
    <w:p w14:paraId="26131A02" w14:textId="77777777" w:rsidR="00B70635" w:rsidRPr="0037562D" w:rsidRDefault="00B70635" w:rsidP="00B70635">
      <w:pPr>
        <w:pStyle w:val="responses"/>
      </w:pPr>
      <w:r w:rsidRPr="0037562D">
        <w:t>2 - Contribute to few decisions.</w:t>
      </w:r>
    </w:p>
    <w:p w14:paraId="45D97CEB" w14:textId="77777777" w:rsidR="00B70635" w:rsidRPr="0037562D" w:rsidRDefault="00B70635" w:rsidP="00B70635">
      <w:pPr>
        <w:pStyle w:val="responses"/>
      </w:pPr>
      <w:r w:rsidRPr="0037562D">
        <w:t>1 - Did not contribute to any decision.</w:t>
      </w:r>
    </w:p>
    <w:p w14:paraId="439A1412" w14:textId="77777777" w:rsidR="00B70635" w:rsidRPr="0037562D" w:rsidRDefault="00B70635" w:rsidP="00B70635">
      <w:pPr>
        <w:pStyle w:val="Questions"/>
      </w:pPr>
      <w:r w:rsidRPr="0037562D">
        <w:t>In your opinion, are your community's land and natural resources well-managed?</w:t>
      </w:r>
    </w:p>
    <w:p w14:paraId="0900C212" w14:textId="77777777" w:rsidR="00B70635" w:rsidRPr="0037562D" w:rsidRDefault="00B70635" w:rsidP="00B70635">
      <w:pPr>
        <w:pStyle w:val="responses"/>
      </w:pPr>
      <w:r w:rsidRPr="0037562D">
        <w:t>5 - Extremely well-managed.</w:t>
      </w:r>
    </w:p>
    <w:p w14:paraId="7D21E39C" w14:textId="77777777" w:rsidR="00B70635" w:rsidRPr="0037562D" w:rsidRDefault="00B70635" w:rsidP="00B70635">
      <w:pPr>
        <w:pStyle w:val="responses"/>
      </w:pPr>
      <w:r w:rsidRPr="0037562D">
        <w:t>4 - Well-managed.</w:t>
      </w:r>
    </w:p>
    <w:p w14:paraId="1825C4EC" w14:textId="77777777" w:rsidR="00B70635" w:rsidRPr="0037562D" w:rsidRDefault="00B70635" w:rsidP="00B70635">
      <w:pPr>
        <w:pStyle w:val="responses"/>
      </w:pPr>
      <w:r w:rsidRPr="0037562D">
        <w:t>3 - Moderately managed.</w:t>
      </w:r>
    </w:p>
    <w:p w14:paraId="7C003EEA" w14:textId="77777777" w:rsidR="00B70635" w:rsidRPr="0037562D" w:rsidRDefault="00B70635" w:rsidP="00B70635">
      <w:pPr>
        <w:pStyle w:val="responses"/>
      </w:pPr>
      <w:r w:rsidRPr="0037562D">
        <w:t>2 - Poorly managed.</w:t>
      </w:r>
    </w:p>
    <w:p w14:paraId="307A8527" w14:textId="77777777" w:rsidR="00B70635" w:rsidRPr="0037562D" w:rsidRDefault="00B70635" w:rsidP="00B70635">
      <w:pPr>
        <w:pStyle w:val="responses"/>
      </w:pPr>
      <w:r w:rsidRPr="0037562D">
        <w:t>1 - Not at all well-managed.</w:t>
      </w:r>
    </w:p>
    <w:p w14:paraId="6753039B" w14:textId="27165C98" w:rsidR="00B70635" w:rsidRPr="0037562D" w:rsidRDefault="00B70635" w:rsidP="00BA0786">
      <w:pPr>
        <w:pStyle w:val="Heading3"/>
      </w:pPr>
      <w:bookmarkStart w:id="231" w:name="_Toc146024547"/>
      <w:bookmarkStart w:id="232" w:name="_Toc166680158"/>
      <w:r w:rsidRPr="0037562D">
        <w:t>Social values and diets</w:t>
      </w:r>
      <w:bookmarkEnd w:id="231"/>
      <w:bookmarkEnd w:id="232"/>
    </w:p>
    <w:p w14:paraId="79EBB291" w14:textId="77777777" w:rsidR="00B70635" w:rsidRPr="0037562D" w:rsidRDefault="00B70635" w:rsidP="00B70635">
      <w:pPr>
        <w:pStyle w:val="Questions"/>
      </w:pPr>
      <w:r w:rsidRPr="0037562D">
        <w:t>Do you and your family have access to enough healthy, diversified, seasonal and traditional foods?</w:t>
      </w:r>
    </w:p>
    <w:p w14:paraId="622E5C56" w14:textId="77777777" w:rsidR="00B70635" w:rsidRPr="0037562D" w:rsidRDefault="00B70635" w:rsidP="00B70635">
      <w:pPr>
        <w:pStyle w:val="questions2"/>
      </w:pPr>
      <w:r w:rsidRPr="0037562D">
        <w:t>Healthy food:</w:t>
      </w:r>
    </w:p>
    <w:p w14:paraId="27992C3B" w14:textId="77777777" w:rsidR="00B70635" w:rsidRPr="0037562D" w:rsidRDefault="00B70635" w:rsidP="00B70635">
      <w:pPr>
        <w:pStyle w:val="responses"/>
      </w:pPr>
      <w:r w:rsidRPr="0037562D">
        <w:t>5 - Good access.</w:t>
      </w:r>
    </w:p>
    <w:p w14:paraId="3A4296DF" w14:textId="77777777" w:rsidR="00B70635" w:rsidRPr="0037562D" w:rsidRDefault="00B70635" w:rsidP="00B70635">
      <w:pPr>
        <w:pStyle w:val="responses"/>
      </w:pPr>
      <w:r w:rsidRPr="0037562D">
        <w:t>4 - Fairly good.</w:t>
      </w:r>
    </w:p>
    <w:p w14:paraId="27A2AEC6" w14:textId="77777777" w:rsidR="00B70635" w:rsidRPr="0037562D" w:rsidRDefault="00B70635" w:rsidP="00B70635">
      <w:pPr>
        <w:pStyle w:val="responses"/>
      </w:pPr>
      <w:r w:rsidRPr="0037562D">
        <w:t>3 - Moderate access.</w:t>
      </w:r>
    </w:p>
    <w:p w14:paraId="27179987" w14:textId="77777777" w:rsidR="00B70635" w:rsidRPr="0037562D" w:rsidRDefault="00B70635" w:rsidP="00B70635">
      <w:pPr>
        <w:pStyle w:val="responses"/>
      </w:pPr>
      <w:r w:rsidRPr="0037562D">
        <w:t>2 - Limited access.</w:t>
      </w:r>
    </w:p>
    <w:p w14:paraId="4F69A157" w14:textId="77777777" w:rsidR="00B70635" w:rsidRPr="0037562D" w:rsidRDefault="00B70635" w:rsidP="00B70635">
      <w:pPr>
        <w:pStyle w:val="responses"/>
      </w:pPr>
      <w:r w:rsidRPr="0037562D">
        <w:t>1 - No access at all.</w:t>
      </w:r>
    </w:p>
    <w:p w14:paraId="225F6385" w14:textId="77777777" w:rsidR="00B70635" w:rsidRPr="0037562D" w:rsidRDefault="00B70635" w:rsidP="00B70635">
      <w:pPr>
        <w:pStyle w:val="questions2"/>
      </w:pPr>
      <w:r w:rsidRPr="0037562D">
        <w:t>Diversified food:</w:t>
      </w:r>
    </w:p>
    <w:p w14:paraId="4079A1C9" w14:textId="77777777" w:rsidR="00B70635" w:rsidRPr="0037562D" w:rsidRDefault="00B70635" w:rsidP="00B70635">
      <w:pPr>
        <w:pStyle w:val="responses"/>
      </w:pPr>
      <w:r w:rsidRPr="0037562D">
        <w:t>5 - Good access.</w:t>
      </w:r>
    </w:p>
    <w:p w14:paraId="154065E7" w14:textId="77777777" w:rsidR="00B70635" w:rsidRPr="0037562D" w:rsidRDefault="00B70635" w:rsidP="00B70635">
      <w:pPr>
        <w:pStyle w:val="responses"/>
      </w:pPr>
      <w:r w:rsidRPr="0037562D">
        <w:t>4 - Fairly good.</w:t>
      </w:r>
    </w:p>
    <w:p w14:paraId="62920623" w14:textId="77777777" w:rsidR="00B70635" w:rsidRPr="0037562D" w:rsidRDefault="00B70635" w:rsidP="00B70635">
      <w:pPr>
        <w:pStyle w:val="responses"/>
      </w:pPr>
      <w:r w:rsidRPr="0037562D">
        <w:t>3 - Moderate access.</w:t>
      </w:r>
    </w:p>
    <w:p w14:paraId="170267E6" w14:textId="77777777" w:rsidR="00B70635" w:rsidRPr="0037562D" w:rsidRDefault="00B70635" w:rsidP="00B70635">
      <w:pPr>
        <w:pStyle w:val="responses"/>
      </w:pPr>
      <w:r w:rsidRPr="0037562D">
        <w:t>2 - Limited access.</w:t>
      </w:r>
    </w:p>
    <w:p w14:paraId="5258ADB5" w14:textId="77777777" w:rsidR="00B70635" w:rsidRPr="0037562D" w:rsidRDefault="00B70635" w:rsidP="00B70635">
      <w:pPr>
        <w:pStyle w:val="responses"/>
      </w:pPr>
      <w:r w:rsidRPr="0037562D">
        <w:t>1 - No access at all.</w:t>
      </w:r>
    </w:p>
    <w:p w14:paraId="2F0CD9B6" w14:textId="77777777" w:rsidR="00B70635" w:rsidRPr="0037562D" w:rsidRDefault="00B70635" w:rsidP="00B70635">
      <w:pPr>
        <w:pStyle w:val="questions2"/>
      </w:pPr>
      <w:r w:rsidRPr="0037562D">
        <w:t>Seasonal food:</w:t>
      </w:r>
    </w:p>
    <w:p w14:paraId="1B08F69B" w14:textId="77777777" w:rsidR="00B70635" w:rsidRPr="0037562D" w:rsidRDefault="00B70635" w:rsidP="00B70635">
      <w:pPr>
        <w:pStyle w:val="responses"/>
      </w:pPr>
      <w:r w:rsidRPr="0037562D">
        <w:t>5 - Good access.</w:t>
      </w:r>
    </w:p>
    <w:p w14:paraId="41E969D5" w14:textId="77777777" w:rsidR="00B70635" w:rsidRPr="0037562D" w:rsidRDefault="00B70635" w:rsidP="00B70635">
      <w:pPr>
        <w:pStyle w:val="responses"/>
      </w:pPr>
      <w:r w:rsidRPr="0037562D">
        <w:lastRenderedPageBreak/>
        <w:t>4 - Fairly good.</w:t>
      </w:r>
    </w:p>
    <w:p w14:paraId="328DDBD5" w14:textId="77777777" w:rsidR="00B70635" w:rsidRPr="0037562D" w:rsidRDefault="00B70635" w:rsidP="00B70635">
      <w:pPr>
        <w:pStyle w:val="responses"/>
      </w:pPr>
      <w:r w:rsidRPr="0037562D">
        <w:t>3 - Moderate access.</w:t>
      </w:r>
    </w:p>
    <w:p w14:paraId="073750DA" w14:textId="77777777" w:rsidR="00B70635" w:rsidRPr="0037562D" w:rsidRDefault="00B70635" w:rsidP="00B70635">
      <w:pPr>
        <w:pStyle w:val="responses"/>
      </w:pPr>
      <w:r w:rsidRPr="0037562D">
        <w:t>2 - Limited access.</w:t>
      </w:r>
    </w:p>
    <w:p w14:paraId="70255FD5" w14:textId="77777777" w:rsidR="00B70635" w:rsidRPr="0037562D" w:rsidRDefault="00B70635" w:rsidP="00B70635">
      <w:pPr>
        <w:pStyle w:val="responses"/>
      </w:pPr>
      <w:r w:rsidRPr="0037562D">
        <w:t>1 - No access at all.</w:t>
      </w:r>
    </w:p>
    <w:p w14:paraId="64DA67C3" w14:textId="77777777" w:rsidR="00B70635" w:rsidRPr="0037562D" w:rsidRDefault="00B70635" w:rsidP="00B70635">
      <w:pPr>
        <w:pStyle w:val="questions2"/>
      </w:pPr>
      <w:r w:rsidRPr="0037562D">
        <w:t>Traditional food:</w:t>
      </w:r>
    </w:p>
    <w:p w14:paraId="29CB8792" w14:textId="77777777" w:rsidR="00B70635" w:rsidRPr="0037562D" w:rsidRDefault="00B70635" w:rsidP="00B70635">
      <w:pPr>
        <w:pStyle w:val="responses"/>
      </w:pPr>
      <w:r w:rsidRPr="0037562D">
        <w:t>5 - Good access.</w:t>
      </w:r>
    </w:p>
    <w:p w14:paraId="001CBCD1" w14:textId="77777777" w:rsidR="00B70635" w:rsidRPr="0037562D" w:rsidRDefault="00B70635" w:rsidP="00B70635">
      <w:pPr>
        <w:pStyle w:val="responses"/>
      </w:pPr>
      <w:r w:rsidRPr="0037562D">
        <w:t>4 - Fairly good.</w:t>
      </w:r>
    </w:p>
    <w:p w14:paraId="69844A0E" w14:textId="77777777" w:rsidR="00B70635" w:rsidRPr="0037562D" w:rsidRDefault="00B70635" w:rsidP="00B70635">
      <w:pPr>
        <w:pStyle w:val="responses"/>
      </w:pPr>
      <w:r w:rsidRPr="0037562D">
        <w:t>3 - Moderate access.</w:t>
      </w:r>
    </w:p>
    <w:p w14:paraId="1319FAC5" w14:textId="77777777" w:rsidR="00B70635" w:rsidRPr="0037562D" w:rsidRDefault="00B70635" w:rsidP="00B70635">
      <w:pPr>
        <w:pStyle w:val="responses"/>
      </w:pPr>
      <w:r w:rsidRPr="0037562D">
        <w:t>2 - Limited access.</w:t>
      </w:r>
    </w:p>
    <w:p w14:paraId="66B606D8" w14:textId="77777777" w:rsidR="00B70635" w:rsidRPr="0037562D" w:rsidRDefault="00B70635" w:rsidP="00B70635">
      <w:pPr>
        <w:pStyle w:val="responses"/>
      </w:pPr>
      <w:r w:rsidRPr="0037562D">
        <w:t>1 - No access at all.</w:t>
      </w:r>
    </w:p>
    <w:p w14:paraId="70317DE8" w14:textId="1FEB003F" w:rsidR="00B70635" w:rsidRPr="0037562D" w:rsidRDefault="00B70635" w:rsidP="00BA0786">
      <w:pPr>
        <w:pStyle w:val="Heading3"/>
      </w:pPr>
      <w:bookmarkStart w:id="233" w:name="_Toc146024549"/>
      <w:bookmarkStart w:id="234" w:name="_Toc166680159"/>
      <w:r w:rsidRPr="0037562D">
        <w:t>Fairness</w:t>
      </w:r>
      <w:bookmarkEnd w:id="233"/>
      <w:bookmarkEnd w:id="234"/>
    </w:p>
    <w:p w14:paraId="35B82DA2" w14:textId="77777777" w:rsidR="00B70635" w:rsidRPr="0037562D" w:rsidRDefault="00B70635" w:rsidP="00B70635">
      <w:pPr>
        <w:pStyle w:val="Questions"/>
      </w:pPr>
      <w:r w:rsidRPr="0037562D">
        <w:t>Does your household earn enough income from farming to support the family?</w:t>
      </w:r>
    </w:p>
    <w:p w14:paraId="75BB7F88" w14:textId="77777777" w:rsidR="00B70635" w:rsidRPr="0037562D" w:rsidRDefault="00B70635" w:rsidP="00B70635">
      <w:pPr>
        <w:pStyle w:val="Hint"/>
      </w:pPr>
      <w:r w:rsidRPr="0037562D">
        <w:rPr>
          <w:u w:val="single"/>
        </w:rPr>
        <w:t>Hint</w:t>
      </w:r>
      <w:r w:rsidRPr="0037562D">
        <w:t>: Please, consider all types of assets, including crops, animals, perennial trees etc.</w:t>
      </w:r>
    </w:p>
    <w:p w14:paraId="351882E3" w14:textId="77777777" w:rsidR="00B70635" w:rsidRPr="0037562D" w:rsidRDefault="00B70635" w:rsidP="00B70635">
      <w:pPr>
        <w:pStyle w:val="responses"/>
      </w:pPr>
      <w:r w:rsidRPr="0037562D">
        <w:t>5 - Yes, all needs are met, and savings are regular.</w:t>
      </w:r>
    </w:p>
    <w:p w14:paraId="08620952" w14:textId="77777777" w:rsidR="00B70635" w:rsidRPr="0037562D" w:rsidRDefault="00B70635" w:rsidP="00B70635">
      <w:pPr>
        <w:pStyle w:val="responses"/>
      </w:pPr>
      <w:r w:rsidRPr="0037562D">
        <w:t>4 - Yes, needs for food are covered, and surplus generates cash for essentials and sporadic savings.</w:t>
      </w:r>
    </w:p>
    <w:p w14:paraId="340C53E0" w14:textId="77777777" w:rsidR="00B70635" w:rsidRPr="0037562D" w:rsidRDefault="00B70635" w:rsidP="00B70635">
      <w:pPr>
        <w:pStyle w:val="responses"/>
      </w:pPr>
      <w:r w:rsidRPr="0037562D">
        <w:t>3 - Yes, needs for food are covered, but no surplus for savings.</w:t>
      </w:r>
    </w:p>
    <w:p w14:paraId="57FA7DFB" w14:textId="77777777" w:rsidR="00B70635" w:rsidRPr="0037562D" w:rsidRDefault="00B70635" w:rsidP="00B70635">
      <w:pPr>
        <w:pStyle w:val="responses"/>
      </w:pPr>
      <w:r w:rsidRPr="0037562D">
        <w:t>2 - No, only needs for food are covered, no surplus for income.</w:t>
      </w:r>
    </w:p>
    <w:p w14:paraId="3FBFFC92" w14:textId="77777777" w:rsidR="00B70635" w:rsidRPr="0037562D" w:rsidRDefault="00B70635" w:rsidP="00B70635">
      <w:pPr>
        <w:pStyle w:val="responses"/>
      </w:pPr>
      <w:r w:rsidRPr="0037562D">
        <w:t>1 - No, the need for food and other essentials are not met.</w:t>
      </w:r>
    </w:p>
    <w:p w14:paraId="43494694" w14:textId="77777777" w:rsidR="00B70635" w:rsidRPr="0037562D" w:rsidRDefault="00B70635" w:rsidP="00B70635">
      <w:pPr>
        <w:pStyle w:val="Questions"/>
      </w:pPr>
      <w:r w:rsidRPr="0037562D">
        <w:t>Do you get a fair price for your produced CROPS?</w:t>
      </w:r>
    </w:p>
    <w:p w14:paraId="6D2577ED" w14:textId="77777777" w:rsidR="00B70635" w:rsidRPr="0037562D" w:rsidRDefault="00B70635" w:rsidP="00B70635">
      <w:pPr>
        <w:pStyle w:val="Hint"/>
      </w:pPr>
      <w:r w:rsidRPr="0037562D">
        <w:t xml:space="preserve">Hint: Choose the option that best represents the farm-household. Here, a fair price usually refers to whether the cost is sufficient to recover the investment made to produce the product. </w:t>
      </w:r>
    </w:p>
    <w:p w14:paraId="5176A8F8" w14:textId="77777777" w:rsidR="00B70635" w:rsidRPr="0037562D" w:rsidRDefault="00B70635" w:rsidP="00630BC0">
      <w:pPr>
        <w:pStyle w:val="responses"/>
        <w:numPr>
          <w:ilvl w:val="0"/>
          <w:numId w:val="21"/>
        </w:numPr>
        <w:ind w:left="1321" w:hanging="357"/>
        <w:rPr>
          <w:iCs/>
        </w:rPr>
      </w:pPr>
      <w:r w:rsidRPr="0037562D">
        <w:t>5 - Always get a fair price.</w:t>
      </w:r>
    </w:p>
    <w:p w14:paraId="503D2542" w14:textId="77777777" w:rsidR="00B70635" w:rsidRPr="0037562D" w:rsidRDefault="00B70635" w:rsidP="00B70635">
      <w:pPr>
        <w:pStyle w:val="responses"/>
      </w:pPr>
      <w:r w:rsidRPr="0037562D">
        <w:t>4 - Usually get a fair price, depending on the product.</w:t>
      </w:r>
    </w:p>
    <w:p w14:paraId="54CB35C8" w14:textId="77777777" w:rsidR="00B70635" w:rsidRPr="0037562D" w:rsidRDefault="00B70635" w:rsidP="00B70635">
      <w:pPr>
        <w:pStyle w:val="responses"/>
      </w:pPr>
      <w:r w:rsidRPr="0037562D">
        <w:t>3 - Occasionally get a fair price, depending on the product.</w:t>
      </w:r>
    </w:p>
    <w:p w14:paraId="12DB2D93" w14:textId="77777777" w:rsidR="00B70635" w:rsidRPr="0037562D" w:rsidRDefault="00B70635" w:rsidP="00B70635">
      <w:pPr>
        <w:pStyle w:val="responses"/>
      </w:pPr>
      <w:r w:rsidRPr="0037562D">
        <w:t>2 - Rarely get a fair price.</w:t>
      </w:r>
    </w:p>
    <w:p w14:paraId="7D7013CD" w14:textId="77777777" w:rsidR="00B70635" w:rsidRPr="0037562D" w:rsidRDefault="00B70635" w:rsidP="00B70635">
      <w:pPr>
        <w:pStyle w:val="responses"/>
      </w:pPr>
      <w:r w:rsidRPr="0037562D">
        <w:t>1 - Never get a fair price.</w:t>
      </w:r>
    </w:p>
    <w:p w14:paraId="4FB4908A" w14:textId="77777777" w:rsidR="00B70635" w:rsidRPr="0037562D" w:rsidRDefault="00B70635" w:rsidP="00B70635">
      <w:pPr>
        <w:pStyle w:val="Questions"/>
      </w:pPr>
      <w:r w:rsidRPr="0037562D">
        <w:lastRenderedPageBreak/>
        <w:t>Do you get a fair price for your produced LIVESTOCK?</w:t>
      </w:r>
    </w:p>
    <w:p w14:paraId="5D19DBB8" w14:textId="77777777" w:rsidR="00B70635" w:rsidRPr="0037562D" w:rsidRDefault="00B70635" w:rsidP="00B70635">
      <w:pPr>
        <w:pStyle w:val="Hint"/>
      </w:pPr>
      <w:r w:rsidRPr="0037562D">
        <w:t>Hint: Choose the option that best represents the farm-household. Here, a fair price usually refers to whether the cost is sufficient to recover the investment made to produce the product.</w:t>
      </w:r>
    </w:p>
    <w:p w14:paraId="440EF6AA" w14:textId="77777777" w:rsidR="00B70635" w:rsidRPr="0037562D" w:rsidRDefault="00B70635" w:rsidP="00B70635">
      <w:pPr>
        <w:pStyle w:val="responses"/>
      </w:pPr>
      <w:r w:rsidRPr="0037562D">
        <w:t>5 - Always get a fair price.</w:t>
      </w:r>
    </w:p>
    <w:p w14:paraId="0D19A2EA" w14:textId="77777777" w:rsidR="00B70635" w:rsidRPr="0037562D" w:rsidRDefault="00B70635" w:rsidP="00B70635">
      <w:pPr>
        <w:pStyle w:val="responses"/>
      </w:pPr>
      <w:r w:rsidRPr="0037562D">
        <w:t>4 - Usually get a fair price, depending on the product.</w:t>
      </w:r>
    </w:p>
    <w:p w14:paraId="2B8BA59A" w14:textId="77777777" w:rsidR="00B70635" w:rsidRPr="0037562D" w:rsidRDefault="00B70635" w:rsidP="00B70635">
      <w:pPr>
        <w:pStyle w:val="responses"/>
      </w:pPr>
      <w:r w:rsidRPr="0037562D">
        <w:t>3 - Occasionally get a fair price, depending on the product.</w:t>
      </w:r>
    </w:p>
    <w:p w14:paraId="275CE06F" w14:textId="77777777" w:rsidR="00B70635" w:rsidRPr="0037562D" w:rsidRDefault="00B70635" w:rsidP="00B70635">
      <w:pPr>
        <w:pStyle w:val="responses"/>
      </w:pPr>
      <w:r w:rsidRPr="0037562D">
        <w:t>2 - Rarely get a fair price.</w:t>
      </w:r>
    </w:p>
    <w:p w14:paraId="311AD3D9" w14:textId="77777777" w:rsidR="00B70635" w:rsidRPr="0037562D" w:rsidRDefault="00B70635" w:rsidP="00B70635">
      <w:pPr>
        <w:pStyle w:val="responses"/>
      </w:pPr>
      <w:r w:rsidRPr="0037562D">
        <w:t>1 - Never get a fair price.</w:t>
      </w:r>
    </w:p>
    <w:p w14:paraId="6D3DF748" w14:textId="77777777" w:rsidR="00B70635" w:rsidRPr="0037562D" w:rsidRDefault="00B70635" w:rsidP="00B70635">
      <w:pPr>
        <w:pStyle w:val="Questions"/>
      </w:pPr>
      <w:r w:rsidRPr="0037562D">
        <w:t>Do you get a fair price for your produced FISH?</w:t>
      </w:r>
    </w:p>
    <w:p w14:paraId="7D4481FC" w14:textId="77777777" w:rsidR="00B70635" w:rsidRPr="0037562D" w:rsidRDefault="00B70635" w:rsidP="00B70635">
      <w:pPr>
        <w:pStyle w:val="Hint"/>
      </w:pPr>
      <w:r w:rsidRPr="0037562D">
        <w:t>Hint: Choose the option that best represents the farm-household. Here, a fair price usually refers to whether the cost is sufficient to recover the investment made to produce the product.</w:t>
      </w:r>
    </w:p>
    <w:p w14:paraId="483B9210" w14:textId="77777777" w:rsidR="00B70635" w:rsidRPr="0037562D" w:rsidRDefault="00B70635" w:rsidP="00B70635">
      <w:pPr>
        <w:pStyle w:val="responses"/>
      </w:pPr>
      <w:r w:rsidRPr="0037562D">
        <w:t>5 - Always get a fair price.</w:t>
      </w:r>
    </w:p>
    <w:p w14:paraId="305F50D9" w14:textId="77777777" w:rsidR="00B70635" w:rsidRPr="0037562D" w:rsidRDefault="00B70635" w:rsidP="00B70635">
      <w:pPr>
        <w:pStyle w:val="responses"/>
      </w:pPr>
      <w:r w:rsidRPr="0037562D">
        <w:t>4 - Usually get a fair price, depending on the product.</w:t>
      </w:r>
    </w:p>
    <w:p w14:paraId="53AD50EC" w14:textId="77777777" w:rsidR="00B70635" w:rsidRPr="0037562D" w:rsidRDefault="00B70635" w:rsidP="00B70635">
      <w:pPr>
        <w:pStyle w:val="responses"/>
      </w:pPr>
      <w:r w:rsidRPr="0037562D">
        <w:t>3 - Occasionally get a fair price, depending on the product.</w:t>
      </w:r>
    </w:p>
    <w:p w14:paraId="3B066180" w14:textId="77777777" w:rsidR="00B70635" w:rsidRPr="0037562D" w:rsidRDefault="00B70635" w:rsidP="00B70635">
      <w:pPr>
        <w:pStyle w:val="responses"/>
      </w:pPr>
      <w:r w:rsidRPr="0037562D">
        <w:t>2 - Rarely get a fair price.</w:t>
      </w:r>
    </w:p>
    <w:p w14:paraId="7ED73753" w14:textId="77777777" w:rsidR="00B70635" w:rsidRPr="0037562D" w:rsidRDefault="00B70635" w:rsidP="00B70635">
      <w:pPr>
        <w:pStyle w:val="responses"/>
      </w:pPr>
      <w:r w:rsidRPr="0037562D">
        <w:t>1 - Never get a fair price.</w:t>
      </w:r>
    </w:p>
    <w:p w14:paraId="21726477" w14:textId="77777777" w:rsidR="00B70635" w:rsidRPr="0037562D" w:rsidRDefault="00B70635" w:rsidP="00B70635">
      <w:pPr>
        <w:pStyle w:val="Questions"/>
      </w:pPr>
      <w:r w:rsidRPr="0037562D">
        <w:t>Do you get a fair price for your produced wood, bark, rubber, etc. (from TREES)?</w:t>
      </w:r>
    </w:p>
    <w:p w14:paraId="3C84DFB4" w14:textId="77777777" w:rsidR="00B70635" w:rsidRPr="0037562D" w:rsidRDefault="00B70635" w:rsidP="00B70635">
      <w:pPr>
        <w:pStyle w:val="Hint"/>
      </w:pPr>
      <w:r w:rsidRPr="0037562D">
        <w:t>Hint: Choose the option that best represents the farm-household. Here, a fair price usually refers to whether the cost is sufficient to recover the investment made to produce the product.</w:t>
      </w:r>
    </w:p>
    <w:p w14:paraId="5086D841" w14:textId="77777777" w:rsidR="00B70635" w:rsidRPr="0037562D" w:rsidRDefault="00B70635" w:rsidP="00B70635">
      <w:pPr>
        <w:pStyle w:val="responses"/>
      </w:pPr>
      <w:r w:rsidRPr="0037562D">
        <w:t>5 - Always get a fair price.</w:t>
      </w:r>
    </w:p>
    <w:p w14:paraId="6023039D" w14:textId="77777777" w:rsidR="00B70635" w:rsidRPr="0037562D" w:rsidRDefault="00B70635" w:rsidP="00B70635">
      <w:pPr>
        <w:pStyle w:val="responses"/>
      </w:pPr>
      <w:r w:rsidRPr="0037562D">
        <w:t>4 - Usually get a fair price, depending on the product.</w:t>
      </w:r>
    </w:p>
    <w:p w14:paraId="3A4E7B3F" w14:textId="77777777" w:rsidR="00B70635" w:rsidRPr="0037562D" w:rsidRDefault="00B70635" w:rsidP="00B70635">
      <w:pPr>
        <w:pStyle w:val="responses"/>
      </w:pPr>
      <w:r w:rsidRPr="0037562D">
        <w:t>3 - Occasionally get a fair price, depending on the product.</w:t>
      </w:r>
    </w:p>
    <w:p w14:paraId="6FDAF839" w14:textId="77777777" w:rsidR="00B70635" w:rsidRPr="0037562D" w:rsidRDefault="00B70635" w:rsidP="00B70635">
      <w:pPr>
        <w:pStyle w:val="responses"/>
      </w:pPr>
      <w:r w:rsidRPr="0037562D">
        <w:t>2 - Rarely get a fair price.</w:t>
      </w:r>
    </w:p>
    <w:p w14:paraId="3E71A8D4" w14:textId="77777777" w:rsidR="00B70635" w:rsidRPr="0037562D" w:rsidRDefault="00B70635" w:rsidP="00B70635">
      <w:pPr>
        <w:pStyle w:val="responses"/>
      </w:pPr>
      <w:r w:rsidRPr="0037562D">
        <w:t>1 - Never get a fair price.</w:t>
      </w:r>
    </w:p>
    <w:p w14:paraId="2966AC40" w14:textId="77777777" w:rsidR="00B70635" w:rsidRPr="0037562D" w:rsidRDefault="00B70635" w:rsidP="00B70635">
      <w:pPr>
        <w:pStyle w:val="Questions"/>
      </w:pPr>
      <w:r w:rsidRPr="0037562D">
        <w:t>Do you get a fair price for your produced HONEY?</w:t>
      </w:r>
    </w:p>
    <w:p w14:paraId="62EAE7EB" w14:textId="77777777" w:rsidR="00B70635" w:rsidRPr="0037562D" w:rsidRDefault="00B70635" w:rsidP="00B70635">
      <w:pPr>
        <w:pStyle w:val="Hint"/>
      </w:pPr>
      <w:r w:rsidRPr="0037562D">
        <w:t>Hint: Choose the option that best represents the farm-household. Here, a fair price usually refers to whether the cost is sufficient to recover the investment made to produce the product.</w:t>
      </w:r>
    </w:p>
    <w:p w14:paraId="68D005F3" w14:textId="77777777" w:rsidR="00B70635" w:rsidRPr="0037562D" w:rsidRDefault="00B70635" w:rsidP="00B70635">
      <w:pPr>
        <w:pStyle w:val="responses"/>
      </w:pPr>
      <w:r w:rsidRPr="0037562D">
        <w:t>5 - Always get a fair price.</w:t>
      </w:r>
    </w:p>
    <w:p w14:paraId="0F81247B" w14:textId="77777777" w:rsidR="00B70635" w:rsidRPr="0037562D" w:rsidRDefault="00B70635" w:rsidP="00B70635">
      <w:pPr>
        <w:pStyle w:val="responses"/>
      </w:pPr>
      <w:r w:rsidRPr="0037562D">
        <w:lastRenderedPageBreak/>
        <w:t>4 - Usually get a fair price, depending on the product.</w:t>
      </w:r>
    </w:p>
    <w:p w14:paraId="6861370E" w14:textId="77777777" w:rsidR="00B70635" w:rsidRPr="0037562D" w:rsidRDefault="00B70635" w:rsidP="00B70635">
      <w:pPr>
        <w:pStyle w:val="responses"/>
      </w:pPr>
      <w:r w:rsidRPr="0037562D">
        <w:t>3 - Occasionally get a fair price, depending on the product.</w:t>
      </w:r>
    </w:p>
    <w:p w14:paraId="748A1303" w14:textId="77777777" w:rsidR="00B70635" w:rsidRPr="0037562D" w:rsidRDefault="00B70635" w:rsidP="00B70635">
      <w:pPr>
        <w:pStyle w:val="responses"/>
      </w:pPr>
      <w:r w:rsidRPr="0037562D">
        <w:t>2 - Rarely get a fair price.</w:t>
      </w:r>
    </w:p>
    <w:p w14:paraId="70084EC0" w14:textId="77777777" w:rsidR="00B70635" w:rsidRPr="0037562D" w:rsidRDefault="00B70635" w:rsidP="00B70635">
      <w:pPr>
        <w:pStyle w:val="responses"/>
      </w:pPr>
      <w:r w:rsidRPr="0037562D">
        <w:t>1 - Never get a fair price.</w:t>
      </w:r>
    </w:p>
    <w:p w14:paraId="09C214EA" w14:textId="77777777" w:rsidR="00B70635" w:rsidRPr="0037562D" w:rsidRDefault="00B70635" w:rsidP="00B70635">
      <w:pPr>
        <w:pStyle w:val="Questions"/>
      </w:pPr>
      <w:r w:rsidRPr="0037562D">
        <w:t>Do you get a fair price for your produced OTHER products?</w:t>
      </w:r>
    </w:p>
    <w:p w14:paraId="75A8FD8B" w14:textId="77777777" w:rsidR="00B70635" w:rsidRPr="0037562D" w:rsidRDefault="00B70635" w:rsidP="00B70635">
      <w:pPr>
        <w:pStyle w:val="Hint"/>
      </w:pPr>
      <w:r w:rsidRPr="0037562D">
        <w:t>Hint: Choose the option that best represents the farm-household. Here, a fair price usually refers to whether the cost is sufficient to recover the investment made to produce the product.</w:t>
      </w:r>
    </w:p>
    <w:p w14:paraId="6F13A199" w14:textId="77777777" w:rsidR="00B70635" w:rsidRPr="0037562D" w:rsidRDefault="00B70635" w:rsidP="00B70635">
      <w:pPr>
        <w:pStyle w:val="responses"/>
      </w:pPr>
      <w:r w:rsidRPr="0037562D">
        <w:t>5 - Always get a fair price.</w:t>
      </w:r>
    </w:p>
    <w:p w14:paraId="5F2B5E32" w14:textId="77777777" w:rsidR="00B70635" w:rsidRPr="0037562D" w:rsidRDefault="00B70635" w:rsidP="00B70635">
      <w:pPr>
        <w:pStyle w:val="responses"/>
      </w:pPr>
      <w:r w:rsidRPr="0037562D">
        <w:t>4 - Usually get a fair price, depending on the product.</w:t>
      </w:r>
    </w:p>
    <w:p w14:paraId="1DC9887F" w14:textId="77777777" w:rsidR="00B70635" w:rsidRPr="0037562D" w:rsidRDefault="00B70635" w:rsidP="00B70635">
      <w:pPr>
        <w:pStyle w:val="responses"/>
      </w:pPr>
      <w:r w:rsidRPr="0037562D">
        <w:t>3 - Occasionally get a fair price, depending on the product.</w:t>
      </w:r>
    </w:p>
    <w:p w14:paraId="57862BEE" w14:textId="77777777" w:rsidR="00B70635" w:rsidRPr="0037562D" w:rsidRDefault="00B70635" w:rsidP="00B70635">
      <w:pPr>
        <w:pStyle w:val="responses"/>
      </w:pPr>
      <w:r w:rsidRPr="0037562D">
        <w:t>2 - Rarely get a fair price.</w:t>
      </w:r>
    </w:p>
    <w:p w14:paraId="5150215A" w14:textId="77777777" w:rsidR="00B70635" w:rsidRPr="0037562D" w:rsidRDefault="00B70635" w:rsidP="00B70635">
      <w:pPr>
        <w:pStyle w:val="responses"/>
      </w:pPr>
      <w:r w:rsidRPr="0037562D">
        <w:t>1 - Never get a fair price.</w:t>
      </w:r>
    </w:p>
    <w:p w14:paraId="0A1C5603" w14:textId="4E2E2559" w:rsidR="00B70635" w:rsidRPr="0037562D" w:rsidRDefault="00B70635" w:rsidP="00BA0786">
      <w:pPr>
        <w:pStyle w:val="Heading3"/>
      </w:pPr>
      <w:bookmarkStart w:id="235" w:name="_Toc146024550"/>
      <w:bookmarkStart w:id="236" w:name="_Toc166680160"/>
      <w:r w:rsidRPr="0037562D">
        <w:t>Connectivity</w:t>
      </w:r>
      <w:bookmarkEnd w:id="235"/>
      <w:bookmarkEnd w:id="236"/>
    </w:p>
    <w:p w14:paraId="7C1C5C2C" w14:textId="77777777" w:rsidR="00B70635" w:rsidRPr="0037562D" w:rsidRDefault="00B70635" w:rsidP="00B70635">
      <w:pPr>
        <w:pStyle w:val="Questions"/>
      </w:pPr>
      <w:r w:rsidRPr="0037562D">
        <w:t>When you sell the produced CROPs, who do you sell to?</w:t>
      </w:r>
    </w:p>
    <w:p w14:paraId="6708EED4" w14:textId="77777777" w:rsidR="00B70635" w:rsidRPr="0037562D" w:rsidRDefault="00B70635" w:rsidP="00B70635">
      <w:pPr>
        <w:pStyle w:val="responses"/>
      </w:pPr>
      <w:r w:rsidRPr="0037562D">
        <w:t>Directly to consumers.</w:t>
      </w:r>
    </w:p>
    <w:p w14:paraId="5CBF3C1E" w14:textId="77777777" w:rsidR="00B70635" w:rsidRPr="0037562D" w:rsidRDefault="00B70635" w:rsidP="00B70635">
      <w:pPr>
        <w:pStyle w:val="responses"/>
      </w:pPr>
      <w:r w:rsidRPr="0037562D">
        <w:t>To farmers organization / cooperative.</w:t>
      </w:r>
    </w:p>
    <w:p w14:paraId="2F722377" w14:textId="77777777" w:rsidR="00B70635" w:rsidRPr="0037562D" w:rsidRDefault="00B70635" w:rsidP="00B70635">
      <w:pPr>
        <w:pStyle w:val="responses"/>
      </w:pPr>
      <w:r w:rsidRPr="0037562D">
        <w:t>To retailers such as supermarkets, grocery stores, or restaurants.</w:t>
      </w:r>
    </w:p>
    <w:p w14:paraId="48C75A88" w14:textId="77777777" w:rsidR="00B70635" w:rsidRPr="0037562D" w:rsidRDefault="00B70635" w:rsidP="00B70635">
      <w:pPr>
        <w:pStyle w:val="responses"/>
      </w:pPr>
      <w:r w:rsidRPr="0037562D">
        <w:t>To a middle man / aggregator.</w:t>
      </w:r>
    </w:p>
    <w:p w14:paraId="22E8E621" w14:textId="77777777" w:rsidR="00B70635" w:rsidRPr="0037562D" w:rsidRDefault="00B70635" w:rsidP="00B70635">
      <w:pPr>
        <w:pStyle w:val="responses"/>
      </w:pPr>
      <w:r w:rsidRPr="0037562D">
        <w:t>Other (please, specify).</w:t>
      </w:r>
    </w:p>
    <w:p w14:paraId="5BD147D8" w14:textId="77777777" w:rsidR="00B70635" w:rsidRPr="0037562D" w:rsidRDefault="00B70635" w:rsidP="00B70635">
      <w:pPr>
        <w:pStyle w:val="Questions"/>
      </w:pPr>
      <w:r w:rsidRPr="0037562D">
        <w:t>When you sell the produced LIVESTOCK, who do you sell to?</w:t>
      </w:r>
    </w:p>
    <w:p w14:paraId="06BE0ABB" w14:textId="77777777" w:rsidR="00B70635" w:rsidRPr="0037562D" w:rsidRDefault="00B70635" w:rsidP="00B70635">
      <w:pPr>
        <w:pStyle w:val="responses"/>
      </w:pPr>
      <w:r w:rsidRPr="0037562D">
        <w:t>Directly to consumers.</w:t>
      </w:r>
    </w:p>
    <w:p w14:paraId="43AE5291" w14:textId="77777777" w:rsidR="00B70635" w:rsidRPr="0037562D" w:rsidRDefault="00B70635" w:rsidP="00B70635">
      <w:pPr>
        <w:pStyle w:val="responses"/>
      </w:pPr>
      <w:r w:rsidRPr="0037562D">
        <w:t>To farmers organization / cooperative.</w:t>
      </w:r>
    </w:p>
    <w:p w14:paraId="11A26C14" w14:textId="77777777" w:rsidR="00B70635" w:rsidRPr="0037562D" w:rsidRDefault="00B70635" w:rsidP="00B70635">
      <w:pPr>
        <w:pStyle w:val="responses"/>
      </w:pPr>
      <w:r w:rsidRPr="0037562D">
        <w:t>To retailers such as supermarkets, grocery stores, or restaurants.</w:t>
      </w:r>
    </w:p>
    <w:p w14:paraId="1F190838" w14:textId="77777777" w:rsidR="00B70635" w:rsidRPr="0037562D" w:rsidRDefault="00B70635" w:rsidP="00B70635">
      <w:pPr>
        <w:pStyle w:val="responses"/>
      </w:pPr>
      <w:r w:rsidRPr="0037562D">
        <w:t>To a middle man / aggregator.</w:t>
      </w:r>
    </w:p>
    <w:p w14:paraId="1E5D14BA" w14:textId="77777777" w:rsidR="00B70635" w:rsidRPr="0037562D" w:rsidRDefault="00B70635" w:rsidP="00B70635">
      <w:pPr>
        <w:pStyle w:val="responses"/>
      </w:pPr>
      <w:r w:rsidRPr="0037562D">
        <w:t>Other (please, specify).</w:t>
      </w:r>
    </w:p>
    <w:p w14:paraId="73F0E8E0" w14:textId="77777777" w:rsidR="00B70635" w:rsidRPr="0037562D" w:rsidRDefault="00B70635" w:rsidP="00B70635">
      <w:pPr>
        <w:pStyle w:val="Questions"/>
      </w:pPr>
      <w:r w:rsidRPr="0037562D">
        <w:t>When you sell the produced FISH, who do you sell to?</w:t>
      </w:r>
    </w:p>
    <w:p w14:paraId="7C22DA40" w14:textId="77777777" w:rsidR="00B70635" w:rsidRPr="0037562D" w:rsidRDefault="00B70635" w:rsidP="00B70635">
      <w:pPr>
        <w:pStyle w:val="responses"/>
      </w:pPr>
      <w:r w:rsidRPr="0037562D">
        <w:lastRenderedPageBreak/>
        <w:t>Directly to consumers.</w:t>
      </w:r>
    </w:p>
    <w:p w14:paraId="601BB346" w14:textId="77777777" w:rsidR="00B70635" w:rsidRPr="0037562D" w:rsidRDefault="00B70635" w:rsidP="00B70635">
      <w:pPr>
        <w:pStyle w:val="responses"/>
      </w:pPr>
      <w:r w:rsidRPr="0037562D">
        <w:t>To farmers organization / cooperative.</w:t>
      </w:r>
    </w:p>
    <w:p w14:paraId="21B95F2C" w14:textId="77777777" w:rsidR="00B70635" w:rsidRPr="0037562D" w:rsidRDefault="00B70635" w:rsidP="00B70635">
      <w:pPr>
        <w:pStyle w:val="responses"/>
      </w:pPr>
      <w:r w:rsidRPr="0037562D">
        <w:t>To retailers such as supermarkets, grocery stores, or restaurants.</w:t>
      </w:r>
    </w:p>
    <w:p w14:paraId="5F84CD2F" w14:textId="77777777" w:rsidR="00B70635" w:rsidRPr="0037562D" w:rsidRDefault="00B70635" w:rsidP="00B70635">
      <w:pPr>
        <w:pStyle w:val="responses"/>
      </w:pPr>
      <w:r w:rsidRPr="0037562D">
        <w:t>To a middle man / aggregator.</w:t>
      </w:r>
    </w:p>
    <w:p w14:paraId="04C078BE" w14:textId="77777777" w:rsidR="00B70635" w:rsidRPr="0037562D" w:rsidRDefault="00B70635" w:rsidP="00B70635">
      <w:pPr>
        <w:pStyle w:val="responses"/>
      </w:pPr>
      <w:r w:rsidRPr="0037562D">
        <w:t>Other (please, specify).</w:t>
      </w:r>
    </w:p>
    <w:p w14:paraId="66E4BD61" w14:textId="77777777" w:rsidR="00B70635" w:rsidRPr="0037562D" w:rsidRDefault="00B70635" w:rsidP="00B70635">
      <w:pPr>
        <w:pStyle w:val="Questions"/>
      </w:pPr>
      <w:r w:rsidRPr="0037562D">
        <w:t>When you sell the produced wood, bark, rubber, etc. (from TREES), who do you sell to?</w:t>
      </w:r>
    </w:p>
    <w:p w14:paraId="70422075" w14:textId="77777777" w:rsidR="00B70635" w:rsidRPr="0037562D" w:rsidRDefault="00B70635" w:rsidP="00B70635">
      <w:pPr>
        <w:pStyle w:val="responses"/>
      </w:pPr>
      <w:r w:rsidRPr="0037562D">
        <w:t>Directly to consumers.</w:t>
      </w:r>
    </w:p>
    <w:p w14:paraId="33E409C3" w14:textId="77777777" w:rsidR="00B70635" w:rsidRPr="0037562D" w:rsidRDefault="00B70635" w:rsidP="00B70635">
      <w:pPr>
        <w:pStyle w:val="responses"/>
      </w:pPr>
      <w:r w:rsidRPr="0037562D">
        <w:t>To farmers organization / cooperative.</w:t>
      </w:r>
    </w:p>
    <w:p w14:paraId="4E574EFD" w14:textId="77777777" w:rsidR="00B70635" w:rsidRPr="0037562D" w:rsidRDefault="00B70635" w:rsidP="00B70635">
      <w:pPr>
        <w:pStyle w:val="responses"/>
      </w:pPr>
      <w:r w:rsidRPr="0037562D">
        <w:t>To retailers such as supermarkets, grocery stores, or restaurants.</w:t>
      </w:r>
    </w:p>
    <w:p w14:paraId="067E0EE3" w14:textId="77777777" w:rsidR="00B70635" w:rsidRPr="0037562D" w:rsidRDefault="00B70635" w:rsidP="00B70635">
      <w:pPr>
        <w:pStyle w:val="responses"/>
      </w:pPr>
      <w:r w:rsidRPr="0037562D">
        <w:t>To a middle man / aggregator.</w:t>
      </w:r>
    </w:p>
    <w:p w14:paraId="2D0DDF2D" w14:textId="77777777" w:rsidR="00B70635" w:rsidRPr="0037562D" w:rsidRDefault="00B70635" w:rsidP="00B70635">
      <w:pPr>
        <w:pStyle w:val="responses"/>
      </w:pPr>
      <w:r w:rsidRPr="0037562D">
        <w:t>Other (please, specify).</w:t>
      </w:r>
    </w:p>
    <w:p w14:paraId="08378A7B" w14:textId="77777777" w:rsidR="00B70635" w:rsidRPr="0037562D" w:rsidRDefault="00B70635" w:rsidP="00B70635">
      <w:pPr>
        <w:pStyle w:val="Questions"/>
      </w:pPr>
      <w:r w:rsidRPr="0037562D">
        <w:t>When you sell the produced HONEY, who do you sell to?</w:t>
      </w:r>
    </w:p>
    <w:p w14:paraId="55C84EF3" w14:textId="77777777" w:rsidR="00B70635" w:rsidRPr="0037562D" w:rsidRDefault="00B70635" w:rsidP="00B70635">
      <w:pPr>
        <w:pStyle w:val="responses"/>
      </w:pPr>
      <w:r w:rsidRPr="0037562D">
        <w:t>Directly to consumers.</w:t>
      </w:r>
    </w:p>
    <w:p w14:paraId="008997F3" w14:textId="77777777" w:rsidR="00B70635" w:rsidRPr="0037562D" w:rsidRDefault="00B70635" w:rsidP="00B70635">
      <w:pPr>
        <w:pStyle w:val="responses"/>
      </w:pPr>
      <w:r w:rsidRPr="0037562D">
        <w:t>To farmers organization / cooperative.</w:t>
      </w:r>
    </w:p>
    <w:p w14:paraId="3996E652" w14:textId="77777777" w:rsidR="00B70635" w:rsidRPr="0037562D" w:rsidRDefault="00B70635" w:rsidP="00B70635">
      <w:pPr>
        <w:pStyle w:val="responses"/>
      </w:pPr>
      <w:r w:rsidRPr="0037562D">
        <w:t>To retailers such as supermarkets, grocery stores, or restaurants.</w:t>
      </w:r>
    </w:p>
    <w:p w14:paraId="6D0EB599" w14:textId="77777777" w:rsidR="00B70635" w:rsidRPr="0037562D" w:rsidRDefault="00B70635" w:rsidP="00B70635">
      <w:pPr>
        <w:pStyle w:val="responses"/>
      </w:pPr>
      <w:r w:rsidRPr="0037562D">
        <w:t>To a middle man / aggregator.</w:t>
      </w:r>
    </w:p>
    <w:p w14:paraId="6859A3C5" w14:textId="77777777" w:rsidR="00B70635" w:rsidRPr="0037562D" w:rsidRDefault="00B70635" w:rsidP="00B70635">
      <w:pPr>
        <w:pStyle w:val="responses"/>
      </w:pPr>
      <w:r w:rsidRPr="0037562D">
        <w:t>Other (please, specify).</w:t>
      </w:r>
    </w:p>
    <w:p w14:paraId="51EC99B4" w14:textId="77777777" w:rsidR="00B70635" w:rsidRPr="0037562D" w:rsidRDefault="00B70635" w:rsidP="00B70635">
      <w:pPr>
        <w:pStyle w:val="Questions"/>
      </w:pPr>
      <w:r w:rsidRPr="0037562D">
        <w:t>When you sell OTHER products, who do you sell to?</w:t>
      </w:r>
    </w:p>
    <w:p w14:paraId="7CD15FC2" w14:textId="77777777" w:rsidR="00B70635" w:rsidRPr="0037562D" w:rsidRDefault="00B70635" w:rsidP="00B70635">
      <w:pPr>
        <w:pStyle w:val="responses"/>
      </w:pPr>
      <w:r w:rsidRPr="0037562D">
        <w:t>Directly to consumers.</w:t>
      </w:r>
    </w:p>
    <w:p w14:paraId="07539FB9" w14:textId="77777777" w:rsidR="00B70635" w:rsidRPr="0037562D" w:rsidRDefault="00B70635" w:rsidP="00B70635">
      <w:pPr>
        <w:pStyle w:val="responses"/>
      </w:pPr>
      <w:r w:rsidRPr="0037562D">
        <w:t>To farmers organization / cooperative.</w:t>
      </w:r>
    </w:p>
    <w:p w14:paraId="2E2334A1" w14:textId="77777777" w:rsidR="00B70635" w:rsidRPr="0037562D" w:rsidRDefault="00B70635" w:rsidP="00B70635">
      <w:pPr>
        <w:pStyle w:val="responses"/>
      </w:pPr>
      <w:r w:rsidRPr="0037562D">
        <w:t>To retailers such as supermarkets, grocery stores, or restaurants.</w:t>
      </w:r>
    </w:p>
    <w:p w14:paraId="17A6D5B7" w14:textId="77777777" w:rsidR="00B70635" w:rsidRPr="0037562D" w:rsidRDefault="00B70635" w:rsidP="00B70635">
      <w:pPr>
        <w:pStyle w:val="responses"/>
      </w:pPr>
      <w:r w:rsidRPr="0037562D">
        <w:t>To a middle man / aggregator.</w:t>
      </w:r>
    </w:p>
    <w:p w14:paraId="76617D0F" w14:textId="77777777" w:rsidR="00B70635" w:rsidRPr="0037562D" w:rsidRDefault="00B70635" w:rsidP="00B70635">
      <w:pPr>
        <w:pStyle w:val="responses"/>
      </w:pPr>
      <w:r w:rsidRPr="0037562D">
        <w:t>Other (please, specify).</w:t>
      </w:r>
    </w:p>
    <w:p w14:paraId="15078F67" w14:textId="5B5BA238" w:rsidR="00B70635" w:rsidRPr="0037562D" w:rsidRDefault="00B70635" w:rsidP="00BA0786">
      <w:pPr>
        <w:pStyle w:val="Heading3"/>
      </w:pPr>
      <w:bookmarkStart w:id="237" w:name="_Toc146024551"/>
      <w:bookmarkStart w:id="238" w:name="_Toc166680161"/>
      <w:r w:rsidRPr="0037562D">
        <w:t>Participation</w:t>
      </w:r>
      <w:bookmarkEnd w:id="237"/>
      <w:bookmarkEnd w:id="238"/>
    </w:p>
    <w:p w14:paraId="5E152C12" w14:textId="77777777" w:rsidR="00B70635" w:rsidRPr="0037562D" w:rsidRDefault="00B70635" w:rsidP="00B70635">
      <w:pPr>
        <w:pStyle w:val="Questions"/>
      </w:pPr>
      <w:r w:rsidRPr="0037562D">
        <w:t>Select all the associations/organizations of which you or other HH members are a part of:</w:t>
      </w:r>
    </w:p>
    <w:p w14:paraId="6D489D95" w14:textId="77777777" w:rsidR="00B70635" w:rsidRPr="0037562D" w:rsidRDefault="00B70635" w:rsidP="00B70635">
      <w:pPr>
        <w:pStyle w:val="responses"/>
      </w:pPr>
      <w:r w:rsidRPr="0037562D">
        <w:t>Agriculture/trade organization</w:t>
      </w:r>
    </w:p>
    <w:p w14:paraId="15D23E50" w14:textId="77777777" w:rsidR="00B70635" w:rsidRPr="0037562D" w:rsidRDefault="00B70635" w:rsidP="00B70635">
      <w:pPr>
        <w:pStyle w:val="responses"/>
      </w:pPr>
      <w:r w:rsidRPr="0037562D">
        <w:lastRenderedPageBreak/>
        <w:t>Cooperative.</w:t>
      </w:r>
    </w:p>
    <w:p w14:paraId="3DAD4D2B" w14:textId="77777777" w:rsidR="00B70635" w:rsidRPr="0037562D" w:rsidRDefault="00B70635" w:rsidP="00B70635">
      <w:pPr>
        <w:pStyle w:val="responses"/>
      </w:pPr>
      <w:r w:rsidRPr="0037562D">
        <w:t>Environmental group.</w:t>
      </w:r>
    </w:p>
    <w:p w14:paraId="3C7636C0" w14:textId="77777777" w:rsidR="00B70635" w:rsidRPr="0037562D" w:rsidRDefault="00B70635" w:rsidP="00B70635">
      <w:pPr>
        <w:pStyle w:val="responses"/>
      </w:pPr>
      <w:r w:rsidRPr="0037562D">
        <w:t>Farmer producer organization.</w:t>
      </w:r>
    </w:p>
    <w:p w14:paraId="1E1F2C35" w14:textId="77777777" w:rsidR="00B70635" w:rsidRPr="0037562D" w:rsidRDefault="00B70635" w:rsidP="00B70635">
      <w:pPr>
        <w:pStyle w:val="responses"/>
      </w:pPr>
      <w:r w:rsidRPr="0037562D">
        <w:t>Farmers' association.</w:t>
      </w:r>
    </w:p>
    <w:p w14:paraId="2CEFB988" w14:textId="77777777" w:rsidR="00B70635" w:rsidRPr="0037562D" w:rsidRDefault="00B70635" w:rsidP="00B70635">
      <w:pPr>
        <w:pStyle w:val="responses"/>
      </w:pPr>
      <w:r w:rsidRPr="0037562D">
        <w:t>NGO.</w:t>
      </w:r>
    </w:p>
    <w:p w14:paraId="03AD6CCD" w14:textId="77777777" w:rsidR="00B70635" w:rsidRPr="0037562D" w:rsidRDefault="00B70635" w:rsidP="00B70635">
      <w:pPr>
        <w:pStyle w:val="responses"/>
      </w:pPr>
      <w:r w:rsidRPr="0037562D">
        <w:t>Women association.</w:t>
      </w:r>
    </w:p>
    <w:p w14:paraId="2F33B882" w14:textId="77777777" w:rsidR="00B70635" w:rsidRPr="0037562D" w:rsidRDefault="00B70635" w:rsidP="00B70635">
      <w:pPr>
        <w:pStyle w:val="responses"/>
      </w:pPr>
      <w:r w:rsidRPr="0037562D">
        <w:t>Youth association.</w:t>
      </w:r>
    </w:p>
    <w:p w14:paraId="6E3A2A5E" w14:textId="77777777" w:rsidR="00B70635" w:rsidRPr="0037562D" w:rsidRDefault="00B70635" w:rsidP="00B70635">
      <w:pPr>
        <w:pStyle w:val="responses"/>
      </w:pPr>
      <w:r w:rsidRPr="0037562D">
        <w:t>Political organization.</w:t>
      </w:r>
    </w:p>
    <w:p w14:paraId="48783B81" w14:textId="77777777" w:rsidR="00B70635" w:rsidRPr="0037562D" w:rsidRDefault="00B70635" w:rsidP="00B70635">
      <w:pPr>
        <w:pStyle w:val="responses"/>
      </w:pPr>
      <w:r w:rsidRPr="0037562D">
        <w:t>Village board.</w:t>
      </w:r>
    </w:p>
    <w:p w14:paraId="478F984F" w14:textId="77777777" w:rsidR="00B70635" w:rsidRPr="0037562D" w:rsidRDefault="00B70635" w:rsidP="00B70635">
      <w:pPr>
        <w:pStyle w:val="responses"/>
      </w:pPr>
      <w:r w:rsidRPr="0037562D">
        <w:t>Cultural/health/school group.</w:t>
      </w:r>
    </w:p>
    <w:p w14:paraId="6AD2DD5F" w14:textId="77777777" w:rsidR="00B70635" w:rsidRPr="0037562D" w:rsidRDefault="00B70635" w:rsidP="00B70635">
      <w:pPr>
        <w:pStyle w:val="responses"/>
      </w:pPr>
      <w:r w:rsidRPr="0037562D">
        <w:t>Other (please specify)</w:t>
      </w:r>
    </w:p>
    <w:p w14:paraId="36837B13" w14:textId="77777777" w:rsidR="00B70635" w:rsidRPr="0037562D" w:rsidRDefault="00B70635" w:rsidP="00B70635">
      <w:pPr>
        <w:pStyle w:val="responses"/>
      </w:pPr>
      <w:r w:rsidRPr="0037562D">
        <w:t>Not a member of any organization.</w:t>
      </w:r>
    </w:p>
    <w:p w14:paraId="6D156197" w14:textId="77777777" w:rsidR="00B70635" w:rsidRPr="0037562D" w:rsidRDefault="00B70635" w:rsidP="00B70635">
      <w:pPr>
        <w:pStyle w:val="responses"/>
      </w:pPr>
      <w:r w:rsidRPr="0037562D">
        <w:t>I don't know.</w:t>
      </w:r>
    </w:p>
    <w:p w14:paraId="684DC7F4" w14:textId="77777777" w:rsidR="00B70635" w:rsidRPr="0037562D" w:rsidRDefault="00B70635" w:rsidP="00B70635">
      <w:pPr>
        <w:pStyle w:val="Questions"/>
      </w:pPr>
      <w:r w:rsidRPr="0037562D">
        <w:t>In your opinion, how effective are farmer associations/organizations at supporting farmers in business?</w:t>
      </w:r>
    </w:p>
    <w:p w14:paraId="0AFCBD47" w14:textId="77777777" w:rsidR="00B70635" w:rsidRPr="0037562D" w:rsidRDefault="00B70635" w:rsidP="00B70635">
      <w:pPr>
        <w:pStyle w:val="responses"/>
      </w:pPr>
      <w:r w:rsidRPr="0037562D">
        <w:t>5 - Associations/organizations demonstrate exceptional effectiveness in supporting farmers' business ventures, offering comprehensive assistance, fostering growth, and ensuring long-term success.</w:t>
      </w:r>
    </w:p>
    <w:p w14:paraId="1CF5F3E8" w14:textId="77777777" w:rsidR="00B70635" w:rsidRPr="0037562D" w:rsidRDefault="00B70635" w:rsidP="00B70635">
      <w:pPr>
        <w:pStyle w:val="responses"/>
      </w:pPr>
      <w:r w:rsidRPr="0037562D">
        <w:t>4 - Associations/organizations play a significant role in supporting farmers' businesses, providing valuable resources, market opportunities, and essential services.</w:t>
      </w:r>
    </w:p>
    <w:p w14:paraId="229ADE14" w14:textId="77777777" w:rsidR="00B70635" w:rsidRPr="0037562D" w:rsidRDefault="00B70635" w:rsidP="00B70635">
      <w:pPr>
        <w:pStyle w:val="responses"/>
      </w:pPr>
      <w:r w:rsidRPr="0037562D">
        <w:t>3 - Associations/organizations offer satisfactory support to farmers, aiding them in various aspects of their businesses (e.g., market access, information sharing, and capacity development).</w:t>
      </w:r>
    </w:p>
    <w:p w14:paraId="2A467418" w14:textId="77777777" w:rsidR="00B70635" w:rsidRPr="0037562D" w:rsidRDefault="00B70635" w:rsidP="00B70635">
      <w:pPr>
        <w:pStyle w:val="responses"/>
      </w:pPr>
      <w:r w:rsidRPr="0037562D">
        <w:t>2 - Associations/organizations provide limited support to farmers in business, with marginal impact on their overall success.</w:t>
      </w:r>
    </w:p>
    <w:p w14:paraId="6BE0737D" w14:textId="77777777" w:rsidR="00B70635" w:rsidRPr="0037562D" w:rsidRDefault="00B70635" w:rsidP="00B70635">
      <w:pPr>
        <w:pStyle w:val="responses"/>
      </w:pPr>
      <w:r w:rsidRPr="0037562D">
        <w:t>1 - Associations/organizations offer no support to farmers' businesses.</w:t>
      </w:r>
    </w:p>
    <w:p w14:paraId="1CBB7A26" w14:textId="77777777" w:rsidR="00B70635" w:rsidRPr="0037562D" w:rsidRDefault="00B70635" w:rsidP="00B70635">
      <w:pPr>
        <w:pStyle w:val="responses"/>
      </w:pPr>
      <w:r w:rsidRPr="0037562D">
        <w:t>0 - I don't know.</w:t>
      </w:r>
    </w:p>
    <w:p w14:paraId="5F49C178" w14:textId="77777777" w:rsidR="00B70635" w:rsidRPr="0037562D" w:rsidRDefault="00B70635" w:rsidP="00B70635">
      <w:pPr>
        <w:pStyle w:val="questions2"/>
      </w:pPr>
      <w:r w:rsidRPr="0037562D">
        <w:t>Would you like to explain why?</w:t>
      </w:r>
    </w:p>
    <w:p w14:paraId="2B90053E" w14:textId="77777777" w:rsidR="00B70635" w:rsidRPr="0037562D" w:rsidRDefault="00B70635" w:rsidP="00B70635">
      <w:pPr>
        <w:rPr>
          <w:rFonts w:asciiTheme="majorHAnsi" w:eastAsiaTheme="majorEastAsia" w:hAnsiTheme="majorHAnsi" w:cstheme="majorBidi"/>
          <w:color w:val="0F4761" w:themeColor="accent1" w:themeShade="BF"/>
          <w:sz w:val="26"/>
          <w:szCs w:val="26"/>
        </w:rPr>
      </w:pPr>
      <w:r w:rsidRPr="0037562D">
        <w:rPr>
          <w:rFonts w:asciiTheme="majorHAnsi" w:eastAsiaTheme="majorEastAsia" w:hAnsiTheme="majorHAnsi" w:cstheme="majorBidi"/>
          <w:color w:val="0F4761" w:themeColor="accent1" w:themeShade="BF"/>
          <w:sz w:val="26"/>
          <w:szCs w:val="26"/>
        </w:rPr>
        <w:br w:type="page"/>
      </w:r>
    </w:p>
    <w:p w14:paraId="4F25DD89" w14:textId="0964548D" w:rsidR="00B70635" w:rsidRPr="0037562D" w:rsidRDefault="007827F0" w:rsidP="007827F0">
      <w:pPr>
        <w:pStyle w:val="Heading2"/>
      </w:pPr>
      <w:bookmarkStart w:id="239" w:name="_Toc146024552"/>
      <w:bookmarkStart w:id="240" w:name="_Toc166680162"/>
      <w:bookmarkStart w:id="241" w:name="_Toc213065222"/>
      <w:r w:rsidRPr="0037562D">
        <w:lastRenderedPageBreak/>
        <w:t xml:space="preserve">Performance </w:t>
      </w:r>
      <w:r w:rsidR="00B70635" w:rsidRPr="0037562D">
        <w:t>module</w:t>
      </w:r>
      <w:bookmarkEnd w:id="239"/>
      <w:bookmarkEnd w:id="240"/>
      <w:bookmarkEnd w:id="241"/>
    </w:p>
    <w:p w14:paraId="1D5D0D9F" w14:textId="23B6BA0C" w:rsidR="002C7884" w:rsidRPr="0037562D" w:rsidRDefault="002C7884" w:rsidP="007827F0">
      <w:pPr>
        <w:pStyle w:val="Heading3"/>
      </w:pPr>
      <w:bookmarkStart w:id="242" w:name="_Toc146024563"/>
      <w:bookmarkStart w:id="243" w:name="_Toc166680163"/>
      <w:bookmarkStart w:id="244" w:name="_Toc146024553"/>
      <w:r w:rsidRPr="0037562D">
        <w:t>Agricultural</w:t>
      </w:r>
      <w:bookmarkEnd w:id="242"/>
      <w:bookmarkEnd w:id="243"/>
    </w:p>
    <w:p w14:paraId="49ED19A7" w14:textId="13D6786F" w:rsidR="00BF3DDB" w:rsidRPr="0037562D" w:rsidRDefault="00BF3DDB" w:rsidP="00D13725">
      <w:pPr>
        <w:pStyle w:val="Heading4"/>
      </w:pPr>
      <w:bookmarkStart w:id="245" w:name="_Toc166680164"/>
      <w:bookmarkStart w:id="246" w:name="_Toc146024565"/>
      <w:r w:rsidRPr="0037562D">
        <w:t>Crop health</w:t>
      </w:r>
      <w:bookmarkEnd w:id="245"/>
    </w:p>
    <w:p w14:paraId="2A91B8CE" w14:textId="06088846" w:rsidR="00BF3DDB" w:rsidRPr="0037562D" w:rsidRDefault="00BF3DDB" w:rsidP="00BF3DDB">
      <w:pPr>
        <w:pStyle w:val="Questions"/>
      </w:pPr>
      <w:r w:rsidRPr="0037562D">
        <w:t>What percentage of the total crop production was lost or damaged in the last 12 months.</w:t>
      </w:r>
    </w:p>
    <w:p w14:paraId="1B2402E7" w14:textId="4B987850" w:rsidR="00BF3DDB" w:rsidRPr="0037562D" w:rsidRDefault="00BF3DDB" w:rsidP="00BF3DDB">
      <w:pPr>
        <w:pStyle w:val="Questions"/>
        <w:rPr>
          <w:bCs/>
        </w:rPr>
      </w:pPr>
      <w:r w:rsidRPr="0037562D">
        <w:rPr>
          <w:bCs/>
        </w:rPr>
        <w:t>What was the main cause of crop loss or damage?</w:t>
      </w:r>
    </w:p>
    <w:p w14:paraId="7506719A" w14:textId="25D6F1D9" w:rsidR="00BF3DDB" w:rsidRPr="0037562D" w:rsidRDefault="00BF3DDB" w:rsidP="00D13725">
      <w:pPr>
        <w:pStyle w:val="Heading4"/>
      </w:pPr>
      <w:bookmarkStart w:id="247" w:name="_Toc166680165"/>
      <w:r w:rsidRPr="0037562D">
        <w:t>Animal health</w:t>
      </w:r>
      <w:bookmarkEnd w:id="247"/>
    </w:p>
    <w:p w14:paraId="2A4B7050" w14:textId="77777777" w:rsidR="00162C68" w:rsidRPr="0037562D" w:rsidRDefault="00162C68" w:rsidP="00162C68">
      <w:pPr>
        <w:pStyle w:val="Questions"/>
      </w:pPr>
      <w:r w:rsidRPr="0037562D">
        <w:t>What was the extent of injury, illness, or death of livestock due to diseases in the last 12 months?</w:t>
      </w:r>
    </w:p>
    <w:p w14:paraId="795B970F" w14:textId="77777777" w:rsidR="0039406D" w:rsidRPr="0037562D" w:rsidRDefault="0039406D" w:rsidP="00162C68">
      <w:pPr>
        <w:pStyle w:val="responses"/>
      </w:pPr>
      <w:r w:rsidRPr="0037562D">
        <w:t>None</w:t>
      </w:r>
    </w:p>
    <w:p w14:paraId="2B20821C" w14:textId="5513F2EF" w:rsidR="00162C68" w:rsidRPr="0037562D" w:rsidRDefault="00162C68" w:rsidP="00162C68">
      <w:pPr>
        <w:pStyle w:val="responses"/>
      </w:pPr>
      <w:r w:rsidRPr="0037562D">
        <w:t>Low</w:t>
      </w:r>
    </w:p>
    <w:p w14:paraId="192C25DF" w14:textId="77777777" w:rsidR="00162C68" w:rsidRPr="0037562D" w:rsidRDefault="00162C68" w:rsidP="00162C68">
      <w:pPr>
        <w:pStyle w:val="responses"/>
      </w:pPr>
      <w:r w:rsidRPr="0037562D">
        <w:t>Medium</w:t>
      </w:r>
    </w:p>
    <w:p w14:paraId="4DB58A3E" w14:textId="77777777" w:rsidR="00162C68" w:rsidRPr="0037562D" w:rsidRDefault="00162C68" w:rsidP="00162C68">
      <w:pPr>
        <w:pStyle w:val="responses"/>
      </w:pPr>
      <w:r w:rsidRPr="0037562D">
        <w:t>High</w:t>
      </w:r>
    </w:p>
    <w:p w14:paraId="0DE9465E" w14:textId="77777777" w:rsidR="00162C68" w:rsidRPr="0037562D" w:rsidRDefault="00162C68" w:rsidP="00162C68">
      <w:pPr>
        <w:pStyle w:val="Questions"/>
      </w:pPr>
      <w:r w:rsidRPr="0037562D">
        <w:t>What was the extent of injury, illness or death of fish due to diseases in the last 12 months?</w:t>
      </w:r>
    </w:p>
    <w:p w14:paraId="41210500" w14:textId="12BA6088" w:rsidR="0039406D" w:rsidRPr="0037562D" w:rsidRDefault="0039406D" w:rsidP="00162C68">
      <w:pPr>
        <w:pStyle w:val="responses"/>
      </w:pPr>
      <w:r w:rsidRPr="0037562D">
        <w:t>None</w:t>
      </w:r>
    </w:p>
    <w:p w14:paraId="493D3500" w14:textId="49BF0B4A" w:rsidR="00162C68" w:rsidRPr="0037562D" w:rsidRDefault="00162C68" w:rsidP="00162C68">
      <w:pPr>
        <w:pStyle w:val="responses"/>
      </w:pPr>
      <w:r w:rsidRPr="0037562D">
        <w:t>Low</w:t>
      </w:r>
    </w:p>
    <w:p w14:paraId="4C272B53" w14:textId="77777777" w:rsidR="00162C68" w:rsidRPr="0037562D" w:rsidRDefault="00162C68" w:rsidP="00162C68">
      <w:pPr>
        <w:pStyle w:val="responses"/>
      </w:pPr>
      <w:r w:rsidRPr="0037562D">
        <w:t>Medium</w:t>
      </w:r>
    </w:p>
    <w:p w14:paraId="4E48DCDB" w14:textId="0FC5C6C9" w:rsidR="00BF3DDB" w:rsidRPr="0037562D" w:rsidRDefault="00162C68" w:rsidP="00BF3DDB">
      <w:pPr>
        <w:pStyle w:val="responses"/>
      </w:pPr>
      <w:r w:rsidRPr="0037562D">
        <w:t>High</w:t>
      </w:r>
    </w:p>
    <w:p w14:paraId="0940E8A3" w14:textId="4208DC29" w:rsidR="002C7884" w:rsidRPr="0037562D" w:rsidRDefault="002C7884" w:rsidP="00D13725">
      <w:pPr>
        <w:pStyle w:val="Heading4"/>
      </w:pPr>
      <w:bookmarkStart w:id="248" w:name="_Toc166680166"/>
      <w:r w:rsidRPr="0037562D">
        <w:t xml:space="preserve">Soil </w:t>
      </w:r>
      <w:bookmarkEnd w:id="246"/>
      <w:r w:rsidRPr="0037562D">
        <w:t>health</w:t>
      </w:r>
      <w:bookmarkEnd w:id="248"/>
    </w:p>
    <w:p w14:paraId="5BCFD6C7" w14:textId="77777777" w:rsidR="002C7884" w:rsidRPr="0037562D" w:rsidRDefault="002C7884" w:rsidP="002C7884">
      <w:pPr>
        <w:pStyle w:val="Questions"/>
      </w:pPr>
      <w:r w:rsidRPr="0037562D">
        <w:t>How would you describe the level of soil erosion problem on your farmland?</w:t>
      </w:r>
    </w:p>
    <w:p w14:paraId="4F6F857B" w14:textId="77777777" w:rsidR="002C7884" w:rsidRPr="0037562D" w:rsidRDefault="002C7884" w:rsidP="002C7884">
      <w:pPr>
        <w:pStyle w:val="responses"/>
      </w:pPr>
      <w:r w:rsidRPr="0037562D">
        <w:t>Soil erosion is a major problem on my farm.</w:t>
      </w:r>
    </w:p>
    <w:p w14:paraId="04609CD3" w14:textId="77777777" w:rsidR="002C7884" w:rsidRPr="0037562D" w:rsidRDefault="002C7884" w:rsidP="002C7884">
      <w:pPr>
        <w:pStyle w:val="responses"/>
      </w:pPr>
      <w:r w:rsidRPr="0037562D">
        <w:t>Soil erosion is a minor problem on my farm.</w:t>
      </w:r>
    </w:p>
    <w:p w14:paraId="096CF5AA" w14:textId="77777777" w:rsidR="002C7884" w:rsidRPr="0037562D" w:rsidRDefault="002C7884" w:rsidP="002C7884">
      <w:pPr>
        <w:pStyle w:val="responses"/>
      </w:pPr>
      <w:r w:rsidRPr="0037562D">
        <w:lastRenderedPageBreak/>
        <w:t>Soil erosion is not a problem on my farm.</w:t>
      </w:r>
    </w:p>
    <w:p w14:paraId="34193846" w14:textId="77777777" w:rsidR="002C7884" w:rsidRPr="0037562D" w:rsidRDefault="002C7884" w:rsidP="002C7884">
      <w:pPr>
        <w:pStyle w:val="Questions"/>
      </w:pPr>
      <w:r w:rsidRPr="0037562D">
        <w:t>How would you describe the fertility of your soil on your farmland?</w:t>
      </w:r>
    </w:p>
    <w:p w14:paraId="4690B424" w14:textId="77777777" w:rsidR="002C7884" w:rsidRPr="0037562D" w:rsidRDefault="002C7884" w:rsidP="002C7884">
      <w:pPr>
        <w:pStyle w:val="responses"/>
      </w:pPr>
      <w:r w:rsidRPr="0037562D">
        <w:t>Highly fertile</w:t>
      </w:r>
    </w:p>
    <w:p w14:paraId="385B9355" w14:textId="77777777" w:rsidR="002C7884" w:rsidRPr="0037562D" w:rsidRDefault="002C7884" w:rsidP="002C7884">
      <w:pPr>
        <w:pStyle w:val="responses"/>
      </w:pPr>
      <w:r w:rsidRPr="0037562D">
        <w:t>Moderately fertile</w:t>
      </w:r>
    </w:p>
    <w:p w14:paraId="2C2FFDF2" w14:textId="77777777" w:rsidR="002C7884" w:rsidRPr="0037562D" w:rsidRDefault="002C7884" w:rsidP="002C7884">
      <w:pPr>
        <w:pStyle w:val="responses"/>
      </w:pPr>
      <w:r w:rsidRPr="0037562D">
        <w:t>Low fertility</w:t>
      </w:r>
    </w:p>
    <w:p w14:paraId="482DED21" w14:textId="77777777" w:rsidR="002C7884" w:rsidRPr="0037562D" w:rsidRDefault="002C7884" w:rsidP="002C7884">
      <w:pPr>
        <w:pStyle w:val="responses"/>
      </w:pPr>
      <w:r w:rsidRPr="0037562D">
        <w:t>Infertile</w:t>
      </w:r>
    </w:p>
    <w:p w14:paraId="5D99BE50" w14:textId="68F2F1ED" w:rsidR="00BF3DDB" w:rsidRPr="0037562D" w:rsidRDefault="00BF3DDB" w:rsidP="00D13725">
      <w:pPr>
        <w:pStyle w:val="Heading4"/>
      </w:pPr>
      <w:bookmarkStart w:id="249" w:name="_Toc166680167"/>
      <w:r w:rsidRPr="0037562D">
        <w:t>Nutrient use</w:t>
      </w:r>
      <w:bookmarkEnd w:id="249"/>
    </w:p>
    <w:p w14:paraId="6439ABD9" w14:textId="77777777" w:rsidR="00BD308D" w:rsidRPr="0037562D" w:rsidRDefault="00BD308D" w:rsidP="00BD308D">
      <w:pPr>
        <w:pStyle w:val="Questions"/>
      </w:pPr>
      <w:r w:rsidRPr="0037562D">
        <w:t>Over the past 12 months, how much CHEMICAL FERTILIZER was applied to cropland.</w:t>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tblGrid>
      <w:tr w:rsidR="00BD308D" w:rsidRPr="0037562D" w14:paraId="6FF31FF4" w14:textId="77777777">
        <w:trPr>
          <w:trHeight w:val="665"/>
        </w:trPr>
        <w:tc>
          <w:tcPr>
            <w:tcW w:w="6232" w:type="dxa"/>
            <w:noWrap/>
            <w:vAlign w:val="bottom"/>
            <w:hideMark/>
          </w:tcPr>
          <w:p w14:paraId="138283D1" w14:textId="77777777" w:rsidR="00BD308D" w:rsidRPr="0037562D" w:rsidRDefault="00BD308D">
            <w:pPr>
              <w:pStyle w:val="questions2"/>
            </w:pPr>
            <w:r w:rsidRPr="0037562D">
              <w:t>Amount applied:</w:t>
            </w:r>
          </w:p>
          <w:p w14:paraId="1107B68E" w14:textId="77777777" w:rsidR="00BD308D" w:rsidRPr="0037562D" w:rsidRDefault="00BD308D">
            <w:pPr>
              <w:pStyle w:val="Hint"/>
            </w:pPr>
            <w:r w:rsidRPr="0037562D">
              <w:rPr>
                <w:u w:val="single"/>
              </w:rPr>
              <w:t>Hint</w:t>
            </w:r>
            <w:r w:rsidRPr="0037562D">
              <w:t>: please specify the applied unit</w:t>
            </w:r>
          </w:p>
        </w:tc>
      </w:tr>
      <w:tr w:rsidR="00BD308D" w:rsidRPr="0037562D" w14:paraId="59721887" w14:textId="77777777">
        <w:trPr>
          <w:trHeight w:val="300"/>
        </w:trPr>
        <w:tc>
          <w:tcPr>
            <w:tcW w:w="6232" w:type="dxa"/>
            <w:noWrap/>
            <w:vAlign w:val="bottom"/>
            <w:hideMark/>
          </w:tcPr>
          <w:p w14:paraId="5D1DC096" w14:textId="77777777" w:rsidR="00BD308D" w:rsidRPr="0037562D" w:rsidRDefault="00BD308D">
            <w:pPr>
              <w:pStyle w:val="questions2"/>
            </w:pPr>
            <w:r w:rsidRPr="0037562D">
              <w:t>Specify the surface area affected in hectares/acres:</w:t>
            </w:r>
          </w:p>
        </w:tc>
      </w:tr>
    </w:tbl>
    <w:p w14:paraId="0923CB50" w14:textId="77777777" w:rsidR="00BD308D" w:rsidRPr="0037562D" w:rsidRDefault="00BD308D" w:rsidP="00BD308D">
      <w:pPr>
        <w:pStyle w:val="Questions"/>
      </w:pPr>
      <w:r w:rsidRPr="0037562D">
        <w:t>Over the past 12 months, how much ORGANIC FERTILIZER OR MANURE GENERATED ON-FARM was applied to cropland.</w:t>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tblGrid>
      <w:tr w:rsidR="00BD308D" w:rsidRPr="0037562D" w14:paraId="2CF437C2" w14:textId="77777777">
        <w:trPr>
          <w:trHeight w:val="665"/>
        </w:trPr>
        <w:tc>
          <w:tcPr>
            <w:tcW w:w="6232" w:type="dxa"/>
            <w:noWrap/>
            <w:vAlign w:val="bottom"/>
            <w:hideMark/>
          </w:tcPr>
          <w:p w14:paraId="3D3B6E7D" w14:textId="77777777" w:rsidR="00BD308D" w:rsidRPr="0037562D" w:rsidRDefault="00BD308D">
            <w:pPr>
              <w:pStyle w:val="questions2"/>
            </w:pPr>
            <w:r w:rsidRPr="0037562D">
              <w:t>Amount applied:</w:t>
            </w:r>
          </w:p>
          <w:p w14:paraId="2C0A949E" w14:textId="77777777" w:rsidR="00BD308D" w:rsidRPr="0037562D" w:rsidRDefault="00BD308D">
            <w:pPr>
              <w:pStyle w:val="Hint"/>
            </w:pPr>
            <w:r w:rsidRPr="0037562D">
              <w:rPr>
                <w:u w:val="single"/>
              </w:rPr>
              <w:t>Hint</w:t>
            </w:r>
            <w:r w:rsidRPr="0037562D">
              <w:t>: please specify the applied unit</w:t>
            </w:r>
          </w:p>
        </w:tc>
      </w:tr>
      <w:tr w:rsidR="00BD308D" w:rsidRPr="0037562D" w14:paraId="512F1D32" w14:textId="77777777">
        <w:trPr>
          <w:trHeight w:val="300"/>
        </w:trPr>
        <w:tc>
          <w:tcPr>
            <w:tcW w:w="6232" w:type="dxa"/>
            <w:noWrap/>
            <w:vAlign w:val="bottom"/>
            <w:hideMark/>
          </w:tcPr>
          <w:p w14:paraId="300BD675" w14:textId="77777777" w:rsidR="00BD308D" w:rsidRPr="0037562D" w:rsidRDefault="00BD308D">
            <w:pPr>
              <w:pStyle w:val="questions2"/>
            </w:pPr>
            <w:r w:rsidRPr="0037562D">
              <w:t>Specify the surface area affected in hectares/acres:</w:t>
            </w:r>
          </w:p>
        </w:tc>
      </w:tr>
    </w:tbl>
    <w:p w14:paraId="177FE713" w14:textId="77777777" w:rsidR="00BD308D" w:rsidRPr="0037562D" w:rsidRDefault="00BD308D" w:rsidP="00BD308D">
      <w:pPr>
        <w:pStyle w:val="Questions"/>
      </w:pPr>
      <w:r w:rsidRPr="0037562D">
        <w:t>Over the past 12 months, how much ORGANIC FERTILIZER OR MANURE FROM OTHER SOURCES (from the market or exchange) was applied to cropland.</w:t>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tblGrid>
      <w:tr w:rsidR="00BD308D" w:rsidRPr="0037562D" w14:paraId="3E6DC90B" w14:textId="77777777">
        <w:trPr>
          <w:trHeight w:val="665"/>
        </w:trPr>
        <w:tc>
          <w:tcPr>
            <w:tcW w:w="6232" w:type="dxa"/>
            <w:noWrap/>
            <w:vAlign w:val="bottom"/>
            <w:hideMark/>
          </w:tcPr>
          <w:p w14:paraId="20D08A90" w14:textId="77777777" w:rsidR="00BD308D" w:rsidRPr="0037562D" w:rsidRDefault="00BD308D">
            <w:pPr>
              <w:pStyle w:val="questions2"/>
              <w:jc w:val="both"/>
            </w:pPr>
            <w:r w:rsidRPr="0037562D">
              <w:t>Amount applied:</w:t>
            </w:r>
          </w:p>
          <w:p w14:paraId="7B6074CD" w14:textId="77777777" w:rsidR="00BD308D" w:rsidRPr="0037562D" w:rsidRDefault="00BD308D">
            <w:pPr>
              <w:pStyle w:val="Hint"/>
            </w:pPr>
            <w:r w:rsidRPr="0037562D">
              <w:t>Please specify the applied unit</w:t>
            </w:r>
          </w:p>
        </w:tc>
      </w:tr>
      <w:tr w:rsidR="00BD308D" w:rsidRPr="0037562D" w14:paraId="20080A3A" w14:textId="77777777">
        <w:trPr>
          <w:trHeight w:val="300"/>
        </w:trPr>
        <w:tc>
          <w:tcPr>
            <w:tcW w:w="6232" w:type="dxa"/>
            <w:noWrap/>
            <w:vAlign w:val="bottom"/>
            <w:hideMark/>
          </w:tcPr>
          <w:p w14:paraId="14C68C7B" w14:textId="77777777" w:rsidR="00BD308D" w:rsidRPr="0037562D" w:rsidRDefault="00BD308D">
            <w:pPr>
              <w:pStyle w:val="questions2"/>
            </w:pPr>
            <w:r w:rsidRPr="0037562D">
              <w:lastRenderedPageBreak/>
              <w:t>Specify the surface area affected in hectares/acres:</w:t>
            </w:r>
          </w:p>
        </w:tc>
      </w:tr>
    </w:tbl>
    <w:p w14:paraId="438B300A" w14:textId="77777777" w:rsidR="00A20BBC" w:rsidRPr="0037562D" w:rsidRDefault="00A20BBC" w:rsidP="00A20BBC"/>
    <w:p w14:paraId="676C12C4" w14:textId="6A4190CE" w:rsidR="00A24A9F" w:rsidRPr="0037562D" w:rsidRDefault="00A24A9F" w:rsidP="007827F0">
      <w:pPr>
        <w:pStyle w:val="Heading3"/>
        <w:rPr>
          <w:iCs/>
        </w:rPr>
      </w:pPr>
      <w:bookmarkStart w:id="250" w:name="_Toc166680168"/>
      <w:r w:rsidRPr="0037562D">
        <w:t>Environmental</w:t>
      </w:r>
      <w:bookmarkEnd w:id="250"/>
    </w:p>
    <w:p w14:paraId="3818D001" w14:textId="77777777" w:rsidR="00A24A9F" w:rsidRPr="0037562D" w:rsidRDefault="00A24A9F" w:rsidP="008F11EB">
      <w:pPr>
        <w:pStyle w:val="Heading4"/>
      </w:pPr>
      <w:bookmarkStart w:id="251" w:name="_Toc146024559"/>
      <w:bookmarkStart w:id="252" w:name="_Toc166680169"/>
      <w:r w:rsidRPr="0037562D">
        <w:t>Biodiversity</w:t>
      </w:r>
      <w:bookmarkEnd w:id="251"/>
      <w:bookmarkEnd w:id="252"/>
    </w:p>
    <w:p w14:paraId="52292881" w14:textId="77777777" w:rsidR="00605215" w:rsidRPr="0037562D" w:rsidRDefault="00605215" w:rsidP="00605215">
      <w:pPr>
        <w:pStyle w:val="Questions"/>
      </w:pPr>
      <w:r w:rsidRPr="0037562D">
        <w:t>How would you describe the diversity of insect pollinators on your farm?</w:t>
      </w:r>
    </w:p>
    <w:p w14:paraId="1003CCE2" w14:textId="77777777" w:rsidR="00605215" w:rsidRPr="0037562D" w:rsidRDefault="00605215" w:rsidP="00605215">
      <w:pPr>
        <w:pStyle w:val="Hint"/>
        <w:rPr>
          <w:b/>
        </w:rPr>
      </w:pPr>
      <w:r w:rsidRPr="0037562D">
        <w:t>Hint: Describe the diversity found in the majority of productive fields used for crops or livestock** on the farm.</w:t>
      </w:r>
    </w:p>
    <w:p w14:paraId="7CD7C2C7" w14:textId="77777777" w:rsidR="00605215" w:rsidRPr="0037562D" w:rsidRDefault="00605215" w:rsidP="00605215">
      <w:pPr>
        <w:pStyle w:val="responses"/>
      </w:pPr>
      <w:r w:rsidRPr="0037562D">
        <w:t>High diversity: Abundant presence with a wide variety of species.</w:t>
      </w:r>
    </w:p>
    <w:p w14:paraId="7C5853D6" w14:textId="77777777" w:rsidR="00605215" w:rsidRPr="0037562D" w:rsidRDefault="00605215" w:rsidP="00605215">
      <w:pPr>
        <w:pStyle w:val="responses"/>
      </w:pPr>
      <w:r w:rsidRPr="0037562D">
        <w:t xml:space="preserve">Medium diversity: Regularly seen with several species. </w:t>
      </w:r>
    </w:p>
    <w:p w14:paraId="63952935" w14:textId="77777777" w:rsidR="00605215" w:rsidRPr="0037562D" w:rsidRDefault="00605215" w:rsidP="00605215">
      <w:pPr>
        <w:pStyle w:val="responses"/>
      </w:pPr>
      <w:r w:rsidRPr="0037562D">
        <w:t xml:space="preserve">Low diversity: Rarely seen or limited to a few species. </w:t>
      </w:r>
    </w:p>
    <w:p w14:paraId="6C5AC8D1" w14:textId="77777777" w:rsidR="00605215" w:rsidRPr="0037562D" w:rsidRDefault="00605215" w:rsidP="00605215">
      <w:pPr>
        <w:pStyle w:val="responses"/>
      </w:pPr>
      <w:r w:rsidRPr="0037562D">
        <w:t>None: No insects observed.</w:t>
      </w:r>
    </w:p>
    <w:p w14:paraId="6AA7AAA7" w14:textId="77777777" w:rsidR="00A20BBC" w:rsidRPr="0037562D" w:rsidRDefault="00A20BBC" w:rsidP="00A20BBC">
      <w:pPr>
        <w:pStyle w:val="Questions"/>
      </w:pPr>
      <w:r w:rsidRPr="0037562D">
        <w:t>How would you describe the diversity of crop and livestock pests on your farm?</w:t>
      </w:r>
    </w:p>
    <w:p w14:paraId="3D4ABB3C" w14:textId="77777777" w:rsidR="00A20BBC" w:rsidRPr="0037562D" w:rsidRDefault="00A20BBC" w:rsidP="00A20BBC">
      <w:pPr>
        <w:pStyle w:val="Hint"/>
        <w:rPr>
          <w:b/>
        </w:rPr>
      </w:pPr>
      <w:r w:rsidRPr="0037562D">
        <w:t>Hint: Describe the diversity found in the majority of productive fields used for crops or livestock** on the farm.</w:t>
      </w:r>
    </w:p>
    <w:p w14:paraId="76FDBC38" w14:textId="77777777" w:rsidR="00A20BBC" w:rsidRPr="0037562D" w:rsidRDefault="00A20BBC" w:rsidP="00A20BBC">
      <w:pPr>
        <w:pStyle w:val="responses"/>
        <w:rPr>
          <w:iCs/>
        </w:rPr>
      </w:pPr>
      <w:r w:rsidRPr="0037562D">
        <w:t>High diversity: Abundant presence with a wide variety of species.</w:t>
      </w:r>
    </w:p>
    <w:p w14:paraId="7F2A9EDC" w14:textId="77777777" w:rsidR="00A20BBC" w:rsidRPr="0037562D" w:rsidRDefault="00A20BBC" w:rsidP="00A20BBC">
      <w:pPr>
        <w:pStyle w:val="responses"/>
      </w:pPr>
      <w:r w:rsidRPr="0037562D">
        <w:t xml:space="preserve">Medium diversity: Regularly seen with several species. </w:t>
      </w:r>
    </w:p>
    <w:p w14:paraId="211D5B21" w14:textId="77777777" w:rsidR="00A20BBC" w:rsidRPr="0037562D" w:rsidRDefault="00A20BBC" w:rsidP="00A20BBC">
      <w:pPr>
        <w:pStyle w:val="responses"/>
      </w:pPr>
      <w:r w:rsidRPr="0037562D">
        <w:t xml:space="preserve">Low diversity: Rarely seen or limited to a few species. </w:t>
      </w:r>
    </w:p>
    <w:p w14:paraId="005F18D2" w14:textId="5DFF28C4" w:rsidR="00DE6A8F" w:rsidRPr="0037562D" w:rsidRDefault="00A20BBC" w:rsidP="00605215">
      <w:pPr>
        <w:pStyle w:val="responses"/>
      </w:pPr>
      <w:r w:rsidRPr="0037562D">
        <w:t>None: No insects observed.</w:t>
      </w:r>
    </w:p>
    <w:p w14:paraId="69CEF1FD" w14:textId="77777777" w:rsidR="00DE6A8F" w:rsidRPr="0037562D" w:rsidRDefault="00DE6A8F" w:rsidP="00DE6A8F">
      <w:pPr>
        <w:pStyle w:val="Questions"/>
      </w:pPr>
      <w:r w:rsidRPr="0037562D">
        <w:t>How would you describe the diversity of natural crop and livestock pest enemies on your farm?</w:t>
      </w:r>
    </w:p>
    <w:p w14:paraId="43265372" w14:textId="77777777" w:rsidR="00DE6A8F" w:rsidRPr="0037562D" w:rsidRDefault="00DE6A8F" w:rsidP="00DE6A8F">
      <w:pPr>
        <w:pStyle w:val="Hint"/>
        <w:rPr>
          <w:b/>
        </w:rPr>
      </w:pPr>
      <w:r w:rsidRPr="0037562D">
        <w:t>Hint: Describe the diversity found in the majority of productive fields used for crops or livestock** on the farm.</w:t>
      </w:r>
    </w:p>
    <w:p w14:paraId="305C22C4" w14:textId="77777777" w:rsidR="00DE6A8F" w:rsidRPr="0037562D" w:rsidRDefault="00DE6A8F" w:rsidP="00DE6A8F">
      <w:pPr>
        <w:pStyle w:val="responses"/>
        <w:rPr>
          <w:iCs/>
        </w:rPr>
      </w:pPr>
      <w:r w:rsidRPr="0037562D">
        <w:t>High diversity: Abundant presence with a wide variety of species.</w:t>
      </w:r>
    </w:p>
    <w:p w14:paraId="59AE97B0" w14:textId="77777777" w:rsidR="00DE6A8F" w:rsidRPr="0037562D" w:rsidRDefault="00DE6A8F" w:rsidP="00DE6A8F">
      <w:pPr>
        <w:pStyle w:val="responses"/>
      </w:pPr>
      <w:r w:rsidRPr="0037562D">
        <w:t xml:space="preserve">Medium diversity: Regularly seen with several species. </w:t>
      </w:r>
    </w:p>
    <w:p w14:paraId="19FE16A7" w14:textId="77777777" w:rsidR="00DE6A8F" w:rsidRPr="0037562D" w:rsidRDefault="00DE6A8F" w:rsidP="00DE6A8F">
      <w:pPr>
        <w:pStyle w:val="responses"/>
      </w:pPr>
      <w:r w:rsidRPr="0037562D">
        <w:t xml:space="preserve">Low diversity: Rarely seen or limited to a few species. </w:t>
      </w:r>
    </w:p>
    <w:p w14:paraId="70225A26" w14:textId="77A3A09B" w:rsidR="00DE6A8F" w:rsidRPr="0037562D" w:rsidRDefault="00DE6A8F" w:rsidP="00605215">
      <w:pPr>
        <w:pStyle w:val="responses"/>
      </w:pPr>
      <w:r w:rsidRPr="0037562D">
        <w:t>None: No insects observed.</w:t>
      </w:r>
    </w:p>
    <w:p w14:paraId="35FEE1C7" w14:textId="77777777" w:rsidR="00A20BBC" w:rsidRPr="0037562D" w:rsidRDefault="00A20BBC" w:rsidP="00A20BBC">
      <w:pPr>
        <w:pStyle w:val="Questions"/>
      </w:pPr>
      <w:r w:rsidRPr="0037562D">
        <w:t>How would you describe the diversity of mammals on your farm?</w:t>
      </w:r>
    </w:p>
    <w:p w14:paraId="0E286C22" w14:textId="77777777" w:rsidR="00A20BBC" w:rsidRPr="0037562D" w:rsidRDefault="00A20BBC" w:rsidP="00A20BBC">
      <w:pPr>
        <w:pStyle w:val="Hint"/>
        <w:rPr>
          <w:b/>
        </w:rPr>
      </w:pPr>
      <w:r w:rsidRPr="0037562D">
        <w:lastRenderedPageBreak/>
        <w:t>Hint: Describe the diversity found in the majority of productive fields used for crops or livestock** on the farm.</w:t>
      </w:r>
    </w:p>
    <w:p w14:paraId="3FC909DA" w14:textId="77777777" w:rsidR="00A20BBC" w:rsidRPr="0037562D" w:rsidRDefault="00A20BBC" w:rsidP="00A20BBC">
      <w:pPr>
        <w:pStyle w:val="responses"/>
      </w:pPr>
      <w:r w:rsidRPr="0037562D">
        <w:t>High diversity: Abundant presence with a wide variety of species.</w:t>
      </w:r>
    </w:p>
    <w:p w14:paraId="1E8BBE33" w14:textId="77777777" w:rsidR="00A20BBC" w:rsidRPr="0037562D" w:rsidRDefault="00A20BBC" w:rsidP="00A20BBC">
      <w:pPr>
        <w:pStyle w:val="responses"/>
      </w:pPr>
      <w:r w:rsidRPr="0037562D">
        <w:t xml:space="preserve">Medium diversity: Regularly seen with several species. </w:t>
      </w:r>
    </w:p>
    <w:p w14:paraId="720C615F" w14:textId="77777777" w:rsidR="00A20BBC" w:rsidRPr="0037562D" w:rsidRDefault="00A20BBC" w:rsidP="00A20BBC">
      <w:pPr>
        <w:pStyle w:val="responses"/>
      </w:pPr>
      <w:r w:rsidRPr="0037562D">
        <w:t xml:space="preserve">Low diversity: Rarely seen or limited to a few species. </w:t>
      </w:r>
    </w:p>
    <w:p w14:paraId="60007837" w14:textId="77777777" w:rsidR="00A20BBC" w:rsidRPr="0037562D" w:rsidRDefault="00A20BBC" w:rsidP="00A20BBC">
      <w:pPr>
        <w:pStyle w:val="responses"/>
      </w:pPr>
      <w:r w:rsidRPr="0037562D">
        <w:t>None: No mammals observed.</w:t>
      </w:r>
    </w:p>
    <w:p w14:paraId="0D10B5D1" w14:textId="77777777" w:rsidR="00A20BBC" w:rsidRPr="0037562D" w:rsidRDefault="00A20BBC" w:rsidP="00A20BBC">
      <w:pPr>
        <w:pStyle w:val="Questions"/>
      </w:pPr>
      <w:r w:rsidRPr="0037562D">
        <w:t>How would you describe the amount of trees (or perennial woody crops) on your farm?</w:t>
      </w:r>
    </w:p>
    <w:p w14:paraId="551BD29D" w14:textId="77777777" w:rsidR="00A20BBC" w:rsidRPr="0037562D" w:rsidRDefault="00A20BBC" w:rsidP="00A20BBC">
      <w:pPr>
        <w:pStyle w:val="Hint"/>
      </w:pPr>
      <w:r w:rsidRPr="0037562D">
        <w:t xml:space="preserve">Hint: Include trees and woody plants found in any productive fields used for crops or livestock on the farm, including tree and shrub crops or trees, shrubs and lianas grown in the field or at field edges. Exclude trees in forest patches on or adjacent to the farm. </w:t>
      </w:r>
    </w:p>
    <w:p w14:paraId="276BBA03" w14:textId="77777777" w:rsidR="00A20BBC" w:rsidRPr="0037562D" w:rsidRDefault="00A20BBC" w:rsidP="00A20BBC">
      <w:pPr>
        <w:pStyle w:val="responses"/>
      </w:pPr>
      <w:r w:rsidRPr="0037562D">
        <w:t>More than 50 trees (and/or other woody perennials) per hectare / acre.</w:t>
      </w:r>
    </w:p>
    <w:p w14:paraId="6ACBCAEC" w14:textId="77777777" w:rsidR="00A20BBC" w:rsidRPr="0037562D" w:rsidRDefault="00A20BBC" w:rsidP="00A20BBC">
      <w:pPr>
        <w:pStyle w:val="responses"/>
      </w:pPr>
      <w:r w:rsidRPr="0037562D">
        <w:t>21-50 trees (and/or other woody perennials) per hectare / acre.</w:t>
      </w:r>
    </w:p>
    <w:p w14:paraId="2734A4AA" w14:textId="77777777" w:rsidR="00A20BBC" w:rsidRPr="0037562D" w:rsidRDefault="00A20BBC" w:rsidP="00A20BBC">
      <w:pPr>
        <w:pStyle w:val="responses"/>
      </w:pPr>
      <w:r w:rsidRPr="0037562D">
        <w:t>1-20 trees (and/or other woody perennials) per hectare / acre.</w:t>
      </w:r>
    </w:p>
    <w:p w14:paraId="299DDB03" w14:textId="77777777" w:rsidR="00A20BBC" w:rsidRPr="0037562D" w:rsidRDefault="00A20BBC" w:rsidP="00A20BBC">
      <w:pPr>
        <w:pStyle w:val="responses"/>
      </w:pPr>
      <w:r w:rsidRPr="0037562D">
        <w:t>No trees or other woody perennials.</w:t>
      </w:r>
    </w:p>
    <w:p w14:paraId="27E7BFFB" w14:textId="77777777" w:rsidR="00A20BBC" w:rsidRPr="0037562D" w:rsidRDefault="00A20BBC" w:rsidP="00A20BBC">
      <w:pPr>
        <w:pStyle w:val="Questions"/>
      </w:pPr>
      <w:r w:rsidRPr="0037562D">
        <w:t>How would you describe the diversity of trees (or perennial woody crops) on your farm?</w:t>
      </w:r>
    </w:p>
    <w:p w14:paraId="00BCDB60" w14:textId="77777777" w:rsidR="00A20BBC" w:rsidRPr="0037562D" w:rsidRDefault="00A20BBC" w:rsidP="00A20BBC">
      <w:pPr>
        <w:pStyle w:val="Hint"/>
      </w:pPr>
      <w:r w:rsidRPr="0037562D">
        <w:t>Hint: Include trees and woody plants found in any productive fields used for crops or livestock on the farm, including tree and shrub crops or trees, shrubs and lianas grown in the field or at field edges. Exclude trees in forest patches on or adjacent to the farm.</w:t>
      </w:r>
    </w:p>
    <w:p w14:paraId="6838A786" w14:textId="77777777" w:rsidR="00A20BBC" w:rsidRPr="0037562D" w:rsidRDefault="00A20BBC" w:rsidP="00A20BBC">
      <w:pPr>
        <w:pStyle w:val="responses"/>
      </w:pPr>
      <w:r w:rsidRPr="0037562D">
        <w:t>High: five or more species with different heights, woodiness, or flowering seasons.</w:t>
      </w:r>
    </w:p>
    <w:p w14:paraId="607F9B9E" w14:textId="77777777" w:rsidR="00A20BBC" w:rsidRPr="0037562D" w:rsidRDefault="00A20BBC" w:rsidP="00A20BBC">
      <w:pPr>
        <w:pStyle w:val="responses"/>
      </w:pPr>
      <w:r w:rsidRPr="0037562D">
        <w:t>Medium: two to four species.</w:t>
      </w:r>
    </w:p>
    <w:p w14:paraId="1A81DCD5" w14:textId="77777777" w:rsidR="00A20BBC" w:rsidRPr="0037562D" w:rsidRDefault="00A20BBC" w:rsidP="00A20BBC">
      <w:pPr>
        <w:pStyle w:val="responses"/>
      </w:pPr>
      <w:r w:rsidRPr="0037562D">
        <w:t>Low: only one species.</w:t>
      </w:r>
    </w:p>
    <w:p w14:paraId="567BD774" w14:textId="66321B10" w:rsidR="00A20BBC" w:rsidRPr="0037562D" w:rsidRDefault="00A20BBC" w:rsidP="00A20BBC">
      <w:pPr>
        <w:pStyle w:val="responses"/>
      </w:pPr>
      <w:r w:rsidRPr="0037562D">
        <w:t>No trees or other woody perennials.</w:t>
      </w:r>
    </w:p>
    <w:p w14:paraId="3DAAD8A2" w14:textId="5CC6214B" w:rsidR="00544EFE" w:rsidRPr="0037562D" w:rsidRDefault="00544EFE" w:rsidP="008F11EB">
      <w:pPr>
        <w:pStyle w:val="Heading4"/>
      </w:pPr>
      <w:bookmarkStart w:id="253" w:name="_Toc166680170"/>
      <w:r w:rsidRPr="0037562D">
        <w:t>Agrobiodiversity</w:t>
      </w:r>
      <w:bookmarkEnd w:id="253"/>
    </w:p>
    <w:p w14:paraId="0185ACBA" w14:textId="77777777" w:rsidR="00A20BBC" w:rsidRPr="0037562D" w:rsidRDefault="00A20BBC" w:rsidP="00A20BBC">
      <w:pPr>
        <w:pStyle w:val="Questions"/>
      </w:pPr>
      <w:r w:rsidRPr="0037562D">
        <w:t>In the last 12 months, how many different crops species (including perennial crops) were produced on your farm?</w:t>
      </w:r>
    </w:p>
    <w:p w14:paraId="003FFF51" w14:textId="77777777" w:rsidR="00A20BBC" w:rsidRPr="0037562D" w:rsidRDefault="00A20BBC" w:rsidP="00A20BBC">
      <w:pPr>
        <w:pStyle w:val="Questions"/>
      </w:pPr>
      <w:r w:rsidRPr="0037562D">
        <w:t>In the last 12 months, which different livestock species did you keep?</w:t>
      </w:r>
    </w:p>
    <w:p w14:paraId="32326C31" w14:textId="77777777" w:rsidR="00A20BBC" w:rsidRPr="0037562D" w:rsidRDefault="00A20BBC" w:rsidP="00A20BBC">
      <w:pPr>
        <w:pStyle w:val="responses"/>
      </w:pPr>
      <w:r w:rsidRPr="0037562D">
        <w:t>Cattle</w:t>
      </w:r>
    </w:p>
    <w:p w14:paraId="536D67C1" w14:textId="77777777" w:rsidR="00A20BBC" w:rsidRPr="0037562D" w:rsidRDefault="00A20BBC" w:rsidP="00A20BBC">
      <w:pPr>
        <w:pStyle w:val="responses"/>
      </w:pPr>
      <w:r w:rsidRPr="0037562D">
        <w:t>Sheep</w:t>
      </w:r>
    </w:p>
    <w:p w14:paraId="27324449" w14:textId="77777777" w:rsidR="00A20BBC" w:rsidRPr="0037562D" w:rsidRDefault="00A20BBC" w:rsidP="00A20BBC">
      <w:pPr>
        <w:pStyle w:val="responses"/>
      </w:pPr>
      <w:r w:rsidRPr="0037562D">
        <w:t>Goats</w:t>
      </w:r>
    </w:p>
    <w:p w14:paraId="4E7270F2" w14:textId="77777777" w:rsidR="00A20BBC" w:rsidRPr="0037562D" w:rsidRDefault="00A20BBC" w:rsidP="00A20BBC">
      <w:pPr>
        <w:pStyle w:val="responses"/>
      </w:pPr>
      <w:r w:rsidRPr="0037562D">
        <w:lastRenderedPageBreak/>
        <w:t>Horses</w:t>
      </w:r>
    </w:p>
    <w:p w14:paraId="1763D83F" w14:textId="77777777" w:rsidR="00A20BBC" w:rsidRPr="0037562D" w:rsidRDefault="00A20BBC" w:rsidP="00A20BBC">
      <w:pPr>
        <w:pStyle w:val="responses"/>
      </w:pPr>
      <w:r w:rsidRPr="0037562D">
        <w:t>Donkeys</w:t>
      </w:r>
    </w:p>
    <w:p w14:paraId="6C6BA4AD" w14:textId="77777777" w:rsidR="00A20BBC" w:rsidRPr="0037562D" w:rsidRDefault="00A20BBC" w:rsidP="00A20BBC">
      <w:pPr>
        <w:pStyle w:val="responses"/>
      </w:pPr>
      <w:r w:rsidRPr="0037562D">
        <w:t>Mules</w:t>
      </w:r>
    </w:p>
    <w:p w14:paraId="78997F19" w14:textId="77777777" w:rsidR="00A20BBC" w:rsidRPr="0037562D" w:rsidRDefault="00A20BBC" w:rsidP="00A20BBC">
      <w:pPr>
        <w:pStyle w:val="responses"/>
      </w:pPr>
      <w:r w:rsidRPr="0037562D">
        <w:t>Camels</w:t>
      </w:r>
    </w:p>
    <w:p w14:paraId="33ADE4D5" w14:textId="77777777" w:rsidR="00A20BBC" w:rsidRPr="0037562D" w:rsidRDefault="00A20BBC" w:rsidP="00A20BBC">
      <w:pPr>
        <w:pStyle w:val="responses"/>
      </w:pPr>
      <w:r w:rsidRPr="0037562D">
        <w:t>Chickens</w:t>
      </w:r>
    </w:p>
    <w:p w14:paraId="313097DF" w14:textId="77777777" w:rsidR="00A20BBC" w:rsidRPr="0037562D" w:rsidRDefault="00A20BBC" w:rsidP="00A20BBC">
      <w:pPr>
        <w:pStyle w:val="responses"/>
      </w:pPr>
      <w:r w:rsidRPr="0037562D">
        <w:t>Ducks</w:t>
      </w:r>
    </w:p>
    <w:p w14:paraId="303F0D58" w14:textId="77777777" w:rsidR="00A20BBC" w:rsidRPr="0037562D" w:rsidRDefault="00A20BBC" w:rsidP="00A20BBC">
      <w:pPr>
        <w:pStyle w:val="responses"/>
      </w:pPr>
      <w:r w:rsidRPr="0037562D">
        <w:t>Beehives</w:t>
      </w:r>
    </w:p>
    <w:p w14:paraId="7DEFBFCF" w14:textId="77777777" w:rsidR="00A20BBC" w:rsidRPr="0037562D" w:rsidRDefault="00A20BBC" w:rsidP="00A20BBC">
      <w:pPr>
        <w:pStyle w:val="responses"/>
      </w:pPr>
      <w:r w:rsidRPr="0037562D">
        <w:t>Other (please specify)</w:t>
      </w:r>
    </w:p>
    <w:p w14:paraId="719E560B" w14:textId="77777777" w:rsidR="00A20BBC" w:rsidRPr="0037562D" w:rsidRDefault="00A20BBC" w:rsidP="00A20BBC">
      <w:pPr>
        <w:pStyle w:val="Questions"/>
      </w:pPr>
      <w:r w:rsidRPr="0037562D">
        <w:t>Over the past 12 months, how many different fish species did you produce?</w:t>
      </w:r>
    </w:p>
    <w:p w14:paraId="69ED24BC" w14:textId="2DC63E12" w:rsidR="00EB55C4" w:rsidRPr="0037562D" w:rsidRDefault="00544EFE" w:rsidP="008F11EB">
      <w:pPr>
        <w:pStyle w:val="Heading4"/>
      </w:pPr>
      <w:bookmarkStart w:id="254" w:name="_Toc166680171"/>
      <w:r w:rsidRPr="0037562D">
        <w:t>La</w:t>
      </w:r>
      <w:r w:rsidR="00EB55C4" w:rsidRPr="0037562D">
        <w:t>ndscape complexity</w:t>
      </w:r>
      <w:bookmarkEnd w:id="254"/>
    </w:p>
    <w:p w14:paraId="49A733FC" w14:textId="77777777" w:rsidR="00EB55C4" w:rsidRPr="0037562D" w:rsidRDefault="00EB55C4" w:rsidP="00EB55C4">
      <w:pPr>
        <w:pStyle w:val="Questions"/>
      </w:pPr>
      <w:r w:rsidRPr="0037562D">
        <w:t>How much land area is covered by natural and semi-natural vegetation on land owned, rented or used by the household?</w:t>
      </w:r>
    </w:p>
    <w:tbl>
      <w:tblPr>
        <w:tblW w:w="0" w:type="auto"/>
        <w:tblLayout w:type="fixed"/>
        <w:tblLook w:val="04A0" w:firstRow="1" w:lastRow="0" w:firstColumn="1" w:lastColumn="0" w:noHBand="0" w:noVBand="1"/>
      </w:tblPr>
      <w:tblGrid>
        <w:gridCol w:w="9360"/>
      </w:tblGrid>
      <w:tr w:rsidR="00EB55C4" w:rsidRPr="0037562D" w14:paraId="4A5629E6" w14:textId="77777777" w:rsidTr="38A640D1">
        <w:trPr>
          <w:trHeight w:val="1740"/>
        </w:trPr>
        <w:tc>
          <w:tcPr>
            <w:tcW w:w="9360" w:type="dxa"/>
            <w:tcMar>
              <w:left w:w="108" w:type="dxa"/>
              <w:right w:w="108" w:type="dxa"/>
            </w:tcMar>
          </w:tcPr>
          <w:p w14:paraId="2E8235C5" w14:textId="77777777" w:rsidR="00EB55C4" w:rsidRPr="0037562D" w:rsidRDefault="00EB55C4" w:rsidP="00630BC0">
            <w:pPr>
              <w:pStyle w:val="ListParagraph"/>
              <w:numPr>
                <w:ilvl w:val="0"/>
                <w:numId w:val="14"/>
              </w:numPr>
              <w:spacing w:after="0" w:line="240" w:lineRule="auto"/>
            </w:pPr>
            <w:r w:rsidRPr="0037562D">
              <w:rPr>
                <w:color w:val="000000" w:themeColor="text1"/>
              </w:rPr>
              <w:t>Any natural or</w:t>
            </w:r>
            <w:r w:rsidRPr="0037562D">
              <w:t xml:space="preserve"> semi-natural vegetation (bushland, fallow land, hedgerows, natural grassland, ponds, lakes, forest patches etc.)</w:t>
            </w:r>
          </w:p>
          <w:p w14:paraId="54559DA2" w14:textId="7BDD9262" w:rsidR="00EB55C4" w:rsidRPr="0037562D" w:rsidRDefault="00932F3B" w:rsidP="00630BC0">
            <w:pPr>
              <w:pStyle w:val="responses"/>
              <w:numPr>
                <w:ilvl w:val="0"/>
                <w:numId w:val="13"/>
              </w:numPr>
              <w:ind w:left="1321" w:hanging="357"/>
            </w:pPr>
            <w:r w:rsidRPr="0037562D">
              <w:t>51-100%</w:t>
            </w:r>
          </w:p>
          <w:p w14:paraId="738D2C3C" w14:textId="6A837B9C" w:rsidR="00EB55C4" w:rsidRPr="0037562D" w:rsidRDefault="00DB154A" w:rsidP="00630BC0">
            <w:pPr>
              <w:pStyle w:val="responses"/>
              <w:numPr>
                <w:ilvl w:val="0"/>
                <w:numId w:val="13"/>
              </w:numPr>
              <w:ind w:left="1321" w:hanging="357"/>
            </w:pPr>
            <w:r w:rsidRPr="0037562D">
              <w:t>21-50%</w:t>
            </w:r>
          </w:p>
          <w:p w14:paraId="09E6F894" w14:textId="235A1CF7" w:rsidR="00EB55C4" w:rsidRPr="0037562D" w:rsidRDefault="00D45901" w:rsidP="00630BC0">
            <w:pPr>
              <w:pStyle w:val="responses"/>
              <w:numPr>
                <w:ilvl w:val="0"/>
                <w:numId w:val="13"/>
              </w:numPr>
              <w:ind w:left="1321" w:hanging="357"/>
            </w:pPr>
            <w:r w:rsidRPr="0037562D">
              <w:t>11-20%</w:t>
            </w:r>
          </w:p>
          <w:p w14:paraId="7CDB0620" w14:textId="4B905866" w:rsidR="00EB55C4" w:rsidRPr="0037562D" w:rsidRDefault="00D45901" w:rsidP="00630BC0">
            <w:pPr>
              <w:pStyle w:val="responses"/>
              <w:numPr>
                <w:ilvl w:val="0"/>
                <w:numId w:val="13"/>
              </w:numPr>
              <w:ind w:left="1321" w:hanging="357"/>
            </w:pPr>
            <w:r w:rsidRPr="0037562D">
              <w:t>1-10%</w:t>
            </w:r>
          </w:p>
          <w:p w14:paraId="7986FAF3" w14:textId="197E2E59" w:rsidR="00EB55C4" w:rsidRPr="0037562D" w:rsidRDefault="00EB55C4" w:rsidP="00630BC0">
            <w:pPr>
              <w:pStyle w:val="responses"/>
              <w:numPr>
                <w:ilvl w:val="0"/>
                <w:numId w:val="13"/>
              </w:numPr>
              <w:ind w:left="1321" w:hanging="357"/>
            </w:pPr>
            <w:r w:rsidRPr="0037562D">
              <w:t>No presence or occurrence.</w:t>
            </w:r>
          </w:p>
        </w:tc>
      </w:tr>
      <w:tr w:rsidR="00EB55C4" w:rsidRPr="0037562D" w14:paraId="4784CC04" w14:textId="77777777" w:rsidTr="38A640D1">
        <w:trPr>
          <w:trHeight w:val="300"/>
        </w:trPr>
        <w:tc>
          <w:tcPr>
            <w:tcW w:w="9360" w:type="dxa"/>
            <w:tcMar>
              <w:left w:w="108" w:type="dxa"/>
              <w:right w:w="108" w:type="dxa"/>
            </w:tcMar>
          </w:tcPr>
          <w:p w14:paraId="66922C80" w14:textId="77777777" w:rsidR="00EB55C4" w:rsidRPr="0037562D" w:rsidRDefault="00EB55C4" w:rsidP="00630BC0">
            <w:pPr>
              <w:pStyle w:val="ListParagraph"/>
              <w:numPr>
                <w:ilvl w:val="0"/>
                <w:numId w:val="14"/>
              </w:numPr>
              <w:spacing w:after="0" w:line="240" w:lineRule="auto"/>
            </w:pPr>
            <w:r w:rsidRPr="0037562D">
              <w:t>Bushland patches</w:t>
            </w:r>
          </w:p>
          <w:p w14:paraId="58A344A9" w14:textId="77777777" w:rsidR="00D45901" w:rsidRPr="0037562D" w:rsidRDefault="00D45901" w:rsidP="00630BC0">
            <w:pPr>
              <w:pStyle w:val="responses"/>
              <w:numPr>
                <w:ilvl w:val="0"/>
                <w:numId w:val="13"/>
              </w:numPr>
              <w:ind w:left="1321" w:hanging="357"/>
            </w:pPr>
            <w:r w:rsidRPr="0037562D">
              <w:t>51-100%</w:t>
            </w:r>
          </w:p>
          <w:p w14:paraId="0A8DDE2A" w14:textId="77777777" w:rsidR="00D45901" w:rsidRPr="0037562D" w:rsidRDefault="00D45901" w:rsidP="00630BC0">
            <w:pPr>
              <w:pStyle w:val="responses"/>
              <w:numPr>
                <w:ilvl w:val="0"/>
                <w:numId w:val="13"/>
              </w:numPr>
              <w:ind w:left="1321" w:hanging="357"/>
            </w:pPr>
            <w:r w:rsidRPr="0037562D">
              <w:t>21-50%</w:t>
            </w:r>
          </w:p>
          <w:p w14:paraId="7F90B1C4" w14:textId="77777777" w:rsidR="00D45901" w:rsidRPr="0037562D" w:rsidRDefault="00D45901" w:rsidP="00630BC0">
            <w:pPr>
              <w:pStyle w:val="responses"/>
              <w:numPr>
                <w:ilvl w:val="0"/>
                <w:numId w:val="13"/>
              </w:numPr>
              <w:ind w:left="1321" w:hanging="357"/>
            </w:pPr>
            <w:r w:rsidRPr="0037562D">
              <w:t>11-20%</w:t>
            </w:r>
          </w:p>
          <w:p w14:paraId="6D00BB77" w14:textId="77777777" w:rsidR="00D45901" w:rsidRPr="0037562D" w:rsidRDefault="00D45901" w:rsidP="00630BC0">
            <w:pPr>
              <w:pStyle w:val="responses"/>
              <w:numPr>
                <w:ilvl w:val="0"/>
                <w:numId w:val="13"/>
              </w:numPr>
              <w:ind w:left="1321" w:hanging="357"/>
            </w:pPr>
            <w:r w:rsidRPr="0037562D">
              <w:t>1-10%</w:t>
            </w:r>
          </w:p>
          <w:p w14:paraId="7B9613DC" w14:textId="73FD27E6" w:rsidR="00EB55C4" w:rsidRPr="0037562D" w:rsidRDefault="00EB55C4" w:rsidP="00630BC0">
            <w:pPr>
              <w:pStyle w:val="responses"/>
              <w:numPr>
                <w:ilvl w:val="0"/>
                <w:numId w:val="13"/>
              </w:numPr>
              <w:ind w:left="1321" w:hanging="357"/>
            </w:pPr>
            <w:r w:rsidRPr="0037562D">
              <w:t>No presence or occurrence.</w:t>
            </w:r>
          </w:p>
        </w:tc>
      </w:tr>
      <w:tr w:rsidR="00EB55C4" w:rsidRPr="0037562D" w14:paraId="24141BA4" w14:textId="77777777" w:rsidTr="38A640D1">
        <w:trPr>
          <w:trHeight w:val="300"/>
        </w:trPr>
        <w:tc>
          <w:tcPr>
            <w:tcW w:w="9360" w:type="dxa"/>
            <w:tcMar>
              <w:left w:w="108" w:type="dxa"/>
              <w:right w:w="108" w:type="dxa"/>
            </w:tcMar>
          </w:tcPr>
          <w:p w14:paraId="4C93A146" w14:textId="77777777" w:rsidR="00EB55C4" w:rsidRPr="0037562D" w:rsidRDefault="00EB55C4" w:rsidP="00630BC0">
            <w:pPr>
              <w:pStyle w:val="ListParagraph"/>
              <w:numPr>
                <w:ilvl w:val="0"/>
                <w:numId w:val="14"/>
              </w:numPr>
              <w:spacing w:after="0" w:line="240" w:lineRule="auto"/>
            </w:pPr>
            <w:r w:rsidRPr="0037562D">
              <w:t>Fallow land which is unproductive for at least 1 year</w:t>
            </w:r>
          </w:p>
          <w:p w14:paraId="20CFCBB7" w14:textId="77777777" w:rsidR="00D45901" w:rsidRPr="0037562D" w:rsidRDefault="00D45901" w:rsidP="00630BC0">
            <w:pPr>
              <w:pStyle w:val="responses"/>
              <w:numPr>
                <w:ilvl w:val="0"/>
                <w:numId w:val="13"/>
              </w:numPr>
              <w:ind w:left="1321" w:hanging="357"/>
            </w:pPr>
            <w:r w:rsidRPr="0037562D">
              <w:t>51-100%</w:t>
            </w:r>
          </w:p>
          <w:p w14:paraId="5EC6DE35" w14:textId="77777777" w:rsidR="00D45901" w:rsidRPr="0037562D" w:rsidRDefault="00D45901" w:rsidP="00630BC0">
            <w:pPr>
              <w:pStyle w:val="responses"/>
              <w:numPr>
                <w:ilvl w:val="0"/>
                <w:numId w:val="13"/>
              </w:numPr>
              <w:ind w:left="1321" w:hanging="357"/>
            </w:pPr>
            <w:r w:rsidRPr="0037562D">
              <w:t>21-50%</w:t>
            </w:r>
          </w:p>
          <w:p w14:paraId="0E476FF9" w14:textId="77777777" w:rsidR="00D45901" w:rsidRPr="0037562D" w:rsidRDefault="00D45901" w:rsidP="00630BC0">
            <w:pPr>
              <w:pStyle w:val="responses"/>
              <w:numPr>
                <w:ilvl w:val="0"/>
                <w:numId w:val="13"/>
              </w:numPr>
              <w:ind w:left="1321" w:hanging="357"/>
            </w:pPr>
            <w:r w:rsidRPr="0037562D">
              <w:lastRenderedPageBreak/>
              <w:t>11-20%</w:t>
            </w:r>
          </w:p>
          <w:p w14:paraId="659F5954" w14:textId="77777777" w:rsidR="00D45901" w:rsidRPr="0037562D" w:rsidRDefault="00D45901" w:rsidP="00630BC0">
            <w:pPr>
              <w:pStyle w:val="responses"/>
              <w:numPr>
                <w:ilvl w:val="0"/>
                <w:numId w:val="13"/>
              </w:numPr>
              <w:ind w:left="1321" w:hanging="357"/>
            </w:pPr>
            <w:r w:rsidRPr="0037562D">
              <w:t>1-10%</w:t>
            </w:r>
          </w:p>
          <w:p w14:paraId="6F0B6AFB" w14:textId="6C23511B" w:rsidR="00EB55C4" w:rsidRPr="0037562D" w:rsidRDefault="00EB55C4" w:rsidP="00630BC0">
            <w:pPr>
              <w:pStyle w:val="responses"/>
              <w:numPr>
                <w:ilvl w:val="0"/>
                <w:numId w:val="13"/>
              </w:numPr>
              <w:ind w:left="1321" w:hanging="357"/>
            </w:pPr>
            <w:r w:rsidRPr="0037562D">
              <w:t>No presence or occurrence.</w:t>
            </w:r>
          </w:p>
        </w:tc>
      </w:tr>
      <w:tr w:rsidR="00EB55C4" w:rsidRPr="0037562D" w14:paraId="63CB4786" w14:textId="77777777" w:rsidTr="38A640D1">
        <w:trPr>
          <w:trHeight w:val="300"/>
        </w:trPr>
        <w:tc>
          <w:tcPr>
            <w:tcW w:w="9360" w:type="dxa"/>
            <w:tcMar>
              <w:left w:w="108" w:type="dxa"/>
              <w:right w:w="108" w:type="dxa"/>
            </w:tcMar>
          </w:tcPr>
          <w:p w14:paraId="3275312E" w14:textId="77777777" w:rsidR="00EB55C4" w:rsidRPr="0037562D" w:rsidRDefault="00EB55C4" w:rsidP="00630BC0">
            <w:pPr>
              <w:pStyle w:val="ListParagraph"/>
              <w:numPr>
                <w:ilvl w:val="0"/>
                <w:numId w:val="14"/>
              </w:numPr>
              <w:spacing w:after="0" w:line="240" w:lineRule="auto"/>
            </w:pPr>
            <w:r w:rsidRPr="0037562D">
              <w:lastRenderedPageBreak/>
              <w:t>Hedgerows/Live fences</w:t>
            </w:r>
          </w:p>
          <w:p w14:paraId="210CF94A" w14:textId="77777777" w:rsidR="00D45901" w:rsidRPr="0037562D" w:rsidRDefault="00D45901" w:rsidP="00630BC0">
            <w:pPr>
              <w:pStyle w:val="responses"/>
              <w:numPr>
                <w:ilvl w:val="0"/>
                <w:numId w:val="13"/>
              </w:numPr>
              <w:ind w:left="1321" w:hanging="357"/>
            </w:pPr>
            <w:r w:rsidRPr="0037562D">
              <w:t>51-100%</w:t>
            </w:r>
          </w:p>
          <w:p w14:paraId="09C44B80" w14:textId="77777777" w:rsidR="00D45901" w:rsidRPr="0037562D" w:rsidRDefault="00D45901" w:rsidP="00630BC0">
            <w:pPr>
              <w:pStyle w:val="responses"/>
              <w:numPr>
                <w:ilvl w:val="0"/>
                <w:numId w:val="13"/>
              </w:numPr>
              <w:ind w:left="1321" w:hanging="357"/>
            </w:pPr>
            <w:r w:rsidRPr="0037562D">
              <w:t>21-50%</w:t>
            </w:r>
          </w:p>
          <w:p w14:paraId="4A912925" w14:textId="77777777" w:rsidR="00D45901" w:rsidRPr="0037562D" w:rsidRDefault="00D45901" w:rsidP="00630BC0">
            <w:pPr>
              <w:pStyle w:val="responses"/>
              <w:numPr>
                <w:ilvl w:val="0"/>
                <w:numId w:val="13"/>
              </w:numPr>
              <w:ind w:left="1321" w:hanging="357"/>
            </w:pPr>
            <w:r w:rsidRPr="0037562D">
              <w:t>11-20%</w:t>
            </w:r>
          </w:p>
          <w:p w14:paraId="3DE43A65" w14:textId="77777777" w:rsidR="00D45901" w:rsidRPr="0037562D" w:rsidRDefault="00D45901" w:rsidP="00630BC0">
            <w:pPr>
              <w:pStyle w:val="responses"/>
              <w:numPr>
                <w:ilvl w:val="0"/>
                <w:numId w:val="13"/>
              </w:numPr>
              <w:ind w:left="1321" w:hanging="357"/>
            </w:pPr>
            <w:r w:rsidRPr="0037562D">
              <w:t>1-10%</w:t>
            </w:r>
          </w:p>
          <w:p w14:paraId="7C124418" w14:textId="7DBA0E90" w:rsidR="00EB55C4" w:rsidRPr="0037562D" w:rsidRDefault="00EB55C4" w:rsidP="00630BC0">
            <w:pPr>
              <w:pStyle w:val="responses"/>
              <w:numPr>
                <w:ilvl w:val="0"/>
                <w:numId w:val="13"/>
              </w:numPr>
              <w:ind w:left="1321" w:hanging="357"/>
            </w:pPr>
            <w:r w:rsidRPr="0037562D">
              <w:t>No presence or occurrence.</w:t>
            </w:r>
          </w:p>
        </w:tc>
      </w:tr>
      <w:tr w:rsidR="00EB55C4" w:rsidRPr="0037562D" w14:paraId="67066E9B" w14:textId="77777777" w:rsidTr="38A640D1">
        <w:trPr>
          <w:trHeight w:val="300"/>
        </w:trPr>
        <w:tc>
          <w:tcPr>
            <w:tcW w:w="9360" w:type="dxa"/>
            <w:tcMar>
              <w:left w:w="108" w:type="dxa"/>
              <w:right w:w="108" w:type="dxa"/>
            </w:tcMar>
          </w:tcPr>
          <w:p w14:paraId="0883D4CC" w14:textId="5EC21E50" w:rsidR="00EB55C4" w:rsidRPr="006725DE" w:rsidRDefault="00EB55C4" w:rsidP="00630BC0">
            <w:pPr>
              <w:pStyle w:val="ListParagraph"/>
              <w:numPr>
                <w:ilvl w:val="0"/>
                <w:numId w:val="14"/>
              </w:numPr>
              <w:spacing w:after="0" w:line="240" w:lineRule="auto"/>
              <w:rPr>
                <w:i/>
              </w:rPr>
            </w:pPr>
            <w:r w:rsidRPr="0037562D">
              <w:t xml:space="preserve">Natural grassland </w:t>
            </w:r>
            <w:r w:rsidRPr="0037562D">
              <w:rPr>
                <w:i/>
              </w:rPr>
              <w:t xml:space="preserve">(i.e., Natural grasslands are characterized by herbaceous vegetation that predominantly consists of gramineous species and reaches a maximum height of 150 cm. These areas cover at least 50% of the surface and may also include shrub formations, scattered trees, and mineral outcrops. </w:t>
            </w:r>
            <w:r w:rsidRPr="006725DE">
              <w:rPr>
                <w:i/>
              </w:rPr>
              <w:t>They are frequently designated for nature conservation purposes.)</w:t>
            </w:r>
          </w:p>
          <w:p w14:paraId="6AE9006B" w14:textId="77777777" w:rsidR="00D45901" w:rsidRPr="0037562D" w:rsidRDefault="00D45901" w:rsidP="00630BC0">
            <w:pPr>
              <w:pStyle w:val="responses"/>
              <w:numPr>
                <w:ilvl w:val="0"/>
                <w:numId w:val="13"/>
              </w:numPr>
              <w:ind w:left="1321" w:hanging="357"/>
            </w:pPr>
            <w:r w:rsidRPr="0037562D">
              <w:t>51-100%</w:t>
            </w:r>
          </w:p>
          <w:p w14:paraId="07C1F8D1" w14:textId="77777777" w:rsidR="00D45901" w:rsidRPr="0037562D" w:rsidRDefault="00D45901" w:rsidP="00630BC0">
            <w:pPr>
              <w:pStyle w:val="responses"/>
              <w:numPr>
                <w:ilvl w:val="0"/>
                <w:numId w:val="13"/>
              </w:numPr>
              <w:ind w:left="1321" w:hanging="357"/>
            </w:pPr>
            <w:r w:rsidRPr="0037562D">
              <w:t>21-50%</w:t>
            </w:r>
          </w:p>
          <w:p w14:paraId="37732BCA" w14:textId="77777777" w:rsidR="00D45901" w:rsidRPr="0037562D" w:rsidRDefault="00D45901" w:rsidP="00630BC0">
            <w:pPr>
              <w:pStyle w:val="responses"/>
              <w:numPr>
                <w:ilvl w:val="0"/>
                <w:numId w:val="13"/>
              </w:numPr>
              <w:ind w:left="1321" w:hanging="357"/>
            </w:pPr>
            <w:r w:rsidRPr="0037562D">
              <w:t>11-20%</w:t>
            </w:r>
          </w:p>
          <w:p w14:paraId="5863B142" w14:textId="77777777" w:rsidR="00D45901" w:rsidRPr="0037562D" w:rsidRDefault="00D45901" w:rsidP="00630BC0">
            <w:pPr>
              <w:pStyle w:val="responses"/>
              <w:numPr>
                <w:ilvl w:val="0"/>
                <w:numId w:val="13"/>
              </w:numPr>
              <w:ind w:left="1321" w:hanging="357"/>
            </w:pPr>
            <w:r w:rsidRPr="0037562D">
              <w:t>1-10%</w:t>
            </w:r>
          </w:p>
          <w:p w14:paraId="4A598314" w14:textId="78455A0F" w:rsidR="00EB55C4" w:rsidRPr="0037562D" w:rsidRDefault="00EB55C4" w:rsidP="00630BC0">
            <w:pPr>
              <w:pStyle w:val="responses"/>
              <w:numPr>
                <w:ilvl w:val="0"/>
                <w:numId w:val="13"/>
              </w:numPr>
              <w:ind w:left="1321" w:hanging="357"/>
            </w:pPr>
            <w:r w:rsidRPr="0037562D">
              <w:t>No presence or occurrence.</w:t>
            </w:r>
          </w:p>
        </w:tc>
      </w:tr>
      <w:tr w:rsidR="00EB55C4" w:rsidRPr="0037562D" w14:paraId="53F70987" w14:textId="77777777" w:rsidTr="38A640D1">
        <w:trPr>
          <w:trHeight w:val="300"/>
        </w:trPr>
        <w:tc>
          <w:tcPr>
            <w:tcW w:w="9360" w:type="dxa"/>
            <w:tcMar>
              <w:left w:w="108" w:type="dxa"/>
              <w:right w:w="108" w:type="dxa"/>
            </w:tcMar>
          </w:tcPr>
          <w:p w14:paraId="7CCE1010" w14:textId="77777777" w:rsidR="00EB55C4" w:rsidRPr="0037562D" w:rsidRDefault="00EB55C4" w:rsidP="00630BC0">
            <w:pPr>
              <w:pStyle w:val="ListParagraph"/>
              <w:numPr>
                <w:ilvl w:val="0"/>
                <w:numId w:val="14"/>
              </w:numPr>
              <w:spacing w:after="0" w:line="240" w:lineRule="auto"/>
            </w:pPr>
            <w:r w:rsidRPr="0037562D">
              <w:t>Ponds or lakes</w:t>
            </w:r>
          </w:p>
          <w:p w14:paraId="4024A51C" w14:textId="77777777" w:rsidR="00D45901" w:rsidRPr="0037562D" w:rsidRDefault="00D45901" w:rsidP="00630BC0">
            <w:pPr>
              <w:pStyle w:val="responses"/>
              <w:numPr>
                <w:ilvl w:val="0"/>
                <w:numId w:val="13"/>
              </w:numPr>
              <w:ind w:left="1321" w:hanging="357"/>
            </w:pPr>
            <w:r w:rsidRPr="0037562D">
              <w:t>51-100%</w:t>
            </w:r>
          </w:p>
          <w:p w14:paraId="58DF0AF2" w14:textId="77777777" w:rsidR="00D45901" w:rsidRPr="0037562D" w:rsidRDefault="00D45901" w:rsidP="00630BC0">
            <w:pPr>
              <w:pStyle w:val="responses"/>
              <w:numPr>
                <w:ilvl w:val="0"/>
                <w:numId w:val="13"/>
              </w:numPr>
              <w:ind w:left="1321" w:hanging="357"/>
            </w:pPr>
            <w:r w:rsidRPr="0037562D">
              <w:t>21-50%</w:t>
            </w:r>
          </w:p>
          <w:p w14:paraId="7FB3D5B4" w14:textId="77777777" w:rsidR="00D45901" w:rsidRPr="0037562D" w:rsidRDefault="00D45901" w:rsidP="00630BC0">
            <w:pPr>
              <w:pStyle w:val="responses"/>
              <w:numPr>
                <w:ilvl w:val="0"/>
                <w:numId w:val="13"/>
              </w:numPr>
              <w:ind w:left="1321" w:hanging="357"/>
            </w:pPr>
            <w:r w:rsidRPr="0037562D">
              <w:t>11-20%</w:t>
            </w:r>
          </w:p>
          <w:p w14:paraId="311A5AE5" w14:textId="77777777" w:rsidR="00D45901" w:rsidRPr="0037562D" w:rsidRDefault="00D45901" w:rsidP="00630BC0">
            <w:pPr>
              <w:pStyle w:val="responses"/>
              <w:numPr>
                <w:ilvl w:val="0"/>
                <w:numId w:val="13"/>
              </w:numPr>
              <w:ind w:left="1321" w:hanging="357"/>
            </w:pPr>
            <w:r w:rsidRPr="0037562D">
              <w:t>1-10%</w:t>
            </w:r>
          </w:p>
          <w:p w14:paraId="1E3E3800" w14:textId="7BF26984" w:rsidR="00EB55C4" w:rsidRPr="0037562D" w:rsidRDefault="00EB55C4" w:rsidP="00630BC0">
            <w:pPr>
              <w:pStyle w:val="responses"/>
              <w:numPr>
                <w:ilvl w:val="0"/>
                <w:numId w:val="13"/>
              </w:numPr>
              <w:ind w:left="1321" w:hanging="357"/>
            </w:pPr>
            <w:r w:rsidRPr="0037562D">
              <w:t>No presence or occurrence.</w:t>
            </w:r>
          </w:p>
        </w:tc>
      </w:tr>
      <w:tr w:rsidR="00EB55C4" w:rsidRPr="0037562D" w14:paraId="21274B6B" w14:textId="77777777" w:rsidTr="38A640D1">
        <w:trPr>
          <w:trHeight w:val="300"/>
        </w:trPr>
        <w:tc>
          <w:tcPr>
            <w:tcW w:w="9360" w:type="dxa"/>
            <w:tcMar>
              <w:left w:w="108" w:type="dxa"/>
              <w:right w:w="108" w:type="dxa"/>
            </w:tcMar>
          </w:tcPr>
          <w:p w14:paraId="47355C5B" w14:textId="77777777" w:rsidR="00EB55C4" w:rsidRPr="0037562D" w:rsidRDefault="00EB55C4" w:rsidP="00630BC0">
            <w:pPr>
              <w:pStyle w:val="ListParagraph"/>
              <w:numPr>
                <w:ilvl w:val="0"/>
                <w:numId w:val="14"/>
              </w:numPr>
              <w:spacing w:after="0" w:line="240" w:lineRule="auto"/>
            </w:pPr>
            <w:r w:rsidRPr="0037562D">
              <w:t>Remnant forest patches</w:t>
            </w:r>
          </w:p>
          <w:p w14:paraId="0BB2A6D1" w14:textId="77777777" w:rsidR="00D45901" w:rsidRPr="0037562D" w:rsidRDefault="00D45901" w:rsidP="00630BC0">
            <w:pPr>
              <w:pStyle w:val="responses"/>
              <w:numPr>
                <w:ilvl w:val="0"/>
                <w:numId w:val="13"/>
              </w:numPr>
              <w:ind w:left="1321" w:hanging="357"/>
            </w:pPr>
            <w:r w:rsidRPr="0037562D">
              <w:t>51-100%</w:t>
            </w:r>
          </w:p>
          <w:p w14:paraId="5FB65B31" w14:textId="77777777" w:rsidR="00D45901" w:rsidRPr="0037562D" w:rsidRDefault="00D45901" w:rsidP="00630BC0">
            <w:pPr>
              <w:pStyle w:val="responses"/>
              <w:numPr>
                <w:ilvl w:val="0"/>
                <w:numId w:val="13"/>
              </w:numPr>
              <w:ind w:left="1321" w:hanging="357"/>
            </w:pPr>
            <w:r w:rsidRPr="0037562D">
              <w:t>21-50%</w:t>
            </w:r>
          </w:p>
          <w:p w14:paraId="71D55AA3" w14:textId="77777777" w:rsidR="00D45901" w:rsidRPr="0037562D" w:rsidRDefault="00D45901" w:rsidP="00630BC0">
            <w:pPr>
              <w:pStyle w:val="responses"/>
              <w:numPr>
                <w:ilvl w:val="0"/>
                <w:numId w:val="13"/>
              </w:numPr>
              <w:ind w:left="1321" w:hanging="357"/>
            </w:pPr>
            <w:r w:rsidRPr="0037562D">
              <w:lastRenderedPageBreak/>
              <w:t>11-20%</w:t>
            </w:r>
          </w:p>
          <w:p w14:paraId="21031860" w14:textId="77777777" w:rsidR="00D45901" w:rsidRPr="0037562D" w:rsidRDefault="00D45901" w:rsidP="00630BC0">
            <w:pPr>
              <w:pStyle w:val="responses"/>
              <w:numPr>
                <w:ilvl w:val="0"/>
                <w:numId w:val="13"/>
              </w:numPr>
              <w:ind w:left="1321" w:hanging="357"/>
            </w:pPr>
            <w:r w:rsidRPr="0037562D">
              <w:t>1-10%</w:t>
            </w:r>
          </w:p>
          <w:p w14:paraId="468CC325" w14:textId="0346AC7D" w:rsidR="00EB55C4" w:rsidRPr="0037562D" w:rsidRDefault="00EB55C4" w:rsidP="00630BC0">
            <w:pPr>
              <w:pStyle w:val="responses"/>
              <w:numPr>
                <w:ilvl w:val="0"/>
                <w:numId w:val="13"/>
              </w:numPr>
              <w:ind w:left="1321" w:hanging="357"/>
            </w:pPr>
            <w:r w:rsidRPr="0037562D">
              <w:t>No presence or occurrence.</w:t>
            </w:r>
          </w:p>
        </w:tc>
      </w:tr>
      <w:tr w:rsidR="00EB55C4" w:rsidRPr="0037562D" w14:paraId="1AC1A127" w14:textId="77777777" w:rsidTr="38A640D1">
        <w:trPr>
          <w:trHeight w:val="300"/>
        </w:trPr>
        <w:tc>
          <w:tcPr>
            <w:tcW w:w="9360" w:type="dxa"/>
            <w:tcMar>
              <w:left w:w="108" w:type="dxa"/>
              <w:right w:w="108" w:type="dxa"/>
            </w:tcMar>
          </w:tcPr>
          <w:p w14:paraId="7B850DB3" w14:textId="77777777" w:rsidR="00EB55C4" w:rsidRPr="0037562D" w:rsidRDefault="00EB55C4" w:rsidP="00630BC0">
            <w:pPr>
              <w:pStyle w:val="ListParagraph"/>
              <w:numPr>
                <w:ilvl w:val="0"/>
                <w:numId w:val="14"/>
              </w:numPr>
              <w:spacing w:after="0" w:line="240" w:lineRule="auto"/>
            </w:pPr>
            <w:r w:rsidRPr="0037562D">
              <w:lastRenderedPageBreak/>
              <w:t>Wetlands</w:t>
            </w:r>
          </w:p>
          <w:p w14:paraId="3729621C" w14:textId="77777777" w:rsidR="00D45901" w:rsidRPr="0037562D" w:rsidRDefault="00D45901" w:rsidP="00630BC0">
            <w:pPr>
              <w:pStyle w:val="responses"/>
              <w:numPr>
                <w:ilvl w:val="0"/>
                <w:numId w:val="13"/>
              </w:numPr>
              <w:ind w:left="1321" w:hanging="357"/>
            </w:pPr>
            <w:r w:rsidRPr="0037562D">
              <w:t>51-100%</w:t>
            </w:r>
          </w:p>
          <w:p w14:paraId="49A5AF14" w14:textId="77777777" w:rsidR="00D45901" w:rsidRPr="0037562D" w:rsidRDefault="00D45901" w:rsidP="00630BC0">
            <w:pPr>
              <w:pStyle w:val="responses"/>
              <w:numPr>
                <w:ilvl w:val="0"/>
                <w:numId w:val="13"/>
              </w:numPr>
              <w:ind w:left="1321" w:hanging="357"/>
            </w:pPr>
            <w:r w:rsidRPr="0037562D">
              <w:t>21-50%</w:t>
            </w:r>
          </w:p>
          <w:p w14:paraId="743A631C" w14:textId="77777777" w:rsidR="00D45901" w:rsidRPr="0037562D" w:rsidRDefault="00D45901" w:rsidP="00630BC0">
            <w:pPr>
              <w:pStyle w:val="responses"/>
              <w:numPr>
                <w:ilvl w:val="0"/>
                <w:numId w:val="13"/>
              </w:numPr>
              <w:ind w:left="1321" w:hanging="357"/>
            </w:pPr>
            <w:r w:rsidRPr="0037562D">
              <w:t>11-20%</w:t>
            </w:r>
          </w:p>
          <w:p w14:paraId="7EF928FF" w14:textId="77777777" w:rsidR="00D45901" w:rsidRPr="0037562D" w:rsidRDefault="00D45901" w:rsidP="00630BC0">
            <w:pPr>
              <w:pStyle w:val="responses"/>
              <w:numPr>
                <w:ilvl w:val="0"/>
                <w:numId w:val="13"/>
              </w:numPr>
              <w:ind w:left="1321" w:hanging="357"/>
            </w:pPr>
            <w:r w:rsidRPr="0037562D">
              <w:t>1-10%</w:t>
            </w:r>
          </w:p>
          <w:p w14:paraId="1CB65AAF" w14:textId="691E653F" w:rsidR="00EB55C4" w:rsidRPr="0037562D" w:rsidRDefault="00EB55C4" w:rsidP="00630BC0">
            <w:pPr>
              <w:pStyle w:val="responses"/>
              <w:numPr>
                <w:ilvl w:val="0"/>
                <w:numId w:val="13"/>
              </w:numPr>
              <w:ind w:left="1321" w:hanging="357"/>
            </w:pPr>
            <w:r w:rsidRPr="0037562D">
              <w:t>No presence or occurrence.</w:t>
            </w:r>
          </w:p>
        </w:tc>
      </w:tr>
      <w:tr w:rsidR="00EB55C4" w:rsidRPr="0037562D" w14:paraId="1D1E2652" w14:textId="77777777" w:rsidTr="38A640D1">
        <w:trPr>
          <w:trHeight w:val="300"/>
        </w:trPr>
        <w:tc>
          <w:tcPr>
            <w:tcW w:w="9360" w:type="dxa"/>
            <w:tcMar>
              <w:left w:w="108" w:type="dxa"/>
              <w:right w:w="108" w:type="dxa"/>
            </w:tcMar>
          </w:tcPr>
          <w:p w14:paraId="115003C7" w14:textId="77777777" w:rsidR="00EB55C4" w:rsidRPr="0037562D" w:rsidRDefault="00EB55C4" w:rsidP="00630BC0">
            <w:pPr>
              <w:pStyle w:val="ListParagraph"/>
              <w:numPr>
                <w:ilvl w:val="0"/>
                <w:numId w:val="14"/>
              </w:numPr>
              <w:spacing w:after="0" w:line="240" w:lineRule="auto"/>
              <w:rPr>
                <w:i/>
              </w:rPr>
            </w:pPr>
            <w:r w:rsidRPr="0037562D">
              <w:t xml:space="preserve">Woodlots </w:t>
            </w:r>
            <w:r w:rsidRPr="0037562D">
              <w:rPr>
                <w:i/>
              </w:rPr>
              <w:t>(i.e., A restricted area of woodland usually privately maintained as a source of fuel, posts, and lumber.)</w:t>
            </w:r>
          </w:p>
          <w:p w14:paraId="462C6B8B" w14:textId="77777777" w:rsidR="00D45901" w:rsidRPr="0037562D" w:rsidRDefault="00D45901" w:rsidP="00630BC0">
            <w:pPr>
              <w:pStyle w:val="responses"/>
              <w:numPr>
                <w:ilvl w:val="0"/>
                <w:numId w:val="13"/>
              </w:numPr>
              <w:ind w:left="1321" w:hanging="357"/>
            </w:pPr>
            <w:r w:rsidRPr="0037562D">
              <w:t>51-100%</w:t>
            </w:r>
          </w:p>
          <w:p w14:paraId="312688C4" w14:textId="77777777" w:rsidR="00D45901" w:rsidRPr="0037562D" w:rsidRDefault="00D45901" w:rsidP="00630BC0">
            <w:pPr>
              <w:pStyle w:val="responses"/>
              <w:numPr>
                <w:ilvl w:val="0"/>
                <w:numId w:val="13"/>
              </w:numPr>
              <w:ind w:left="1321" w:hanging="357"/>
            </w:pPr>
            <w:r w:rsidRPr="0037562D">
              <w:t>21-50%</w:t>
            </w:r>
          </w:p>
          <w:p w14:paraId="2E5995CE" w14:textId="77777777" w:rsidR="00D45901" w:rsidRPr="0037562D" w:rsidRDefault="00D45901" w:rsidP="00630BC0">
            <w:pPr>
              <w:pStyle w:val="responses"/>
              <w:numPr>
                <w:ilvl w:val="0"/>
                <w:numId w:val="13"/>
              </w:numPr>
              <w:ind w:left="1321" w:hanging="357"/>
            </w:pPr>
            <w:r w:rsidRPr="0037562D">
              <w:t>11-20%</w:t>
            </w:r>
          </w:p>
          <w:p w14:paraId="3DD4C811" w14:textId="77777777" w:rsidR="00D45901" w:rsidRPr="0037562D" w:rsidRDefault="00D45901" w:rsidP="00630BC0">
            <w:pPr>
              <w:pStyle w:val="responses"/>
              <w:numPr>
                <w:ilvl w:val="0"/>
                <w:numId w:val="13"/>
              </w:numPr>
              <w:ind w:left="1321" w:hanging="357"/>
            </w:pPr>
            <w:r w:rsidRPr="0037562D">
              <w:t>1-10%</w:t>
            </w:r>
          </w:p>
          <w:p w14:paraId="0DFC24D8" w14:textId="136C6D12" w:rsidR="00EB55C4" w:rsidRPr="0037562D" w:rsidRDefault="00EB55C4" w:rsidP="00630BC0">
            <w:pPr>
              <w:pStyle w:val="responses"/>
              <w:numPr>
                <w:ilvl w:val="0"/>
                <w:numId w:val="13"/>
              </w:numPr>
              <w:ind w:left="1321" w:hanging="357"/>
            </w:pPr>
            <w:r w:rsidRPr="0037562D">
              <w:t>No presence or occurrence.</w:t>
            </w:r>
          </w:p>
        </w:tc>
      </w:tr>
      <w:tr w:rsidR="00EB55C4" w:rsidRPr="0037562D" w14:paraId="3D6D58E0" w14:textId="77777777" w:rsidTr="38A640D1">
        <w:trPr>
          <w:trHeight w:val="300"/>
        </w:trPr>
        <w:tc>
          <w:tcPr>
            <w:tcW w:w="9360" w:type="dxa"/>
            <w:tcMar>
              <w:left w:w="108" w:type="dxa"/>
              <w:right w:w="108" w:type="dxa"/>
            </w:tcMar>
          </w:tcPr>
          <w:p w14:paraId="28B0E5F1" w14:textId="77777777" w:rsidR="00EB55C4" w:rsidRPr="0037562D" w:rsidRDefault="00EB55C4" w:rsidP="00630BC0">
            <w:pPr>
              <w:pStyle w:val="ListParagraph"/>
              <w:numPr>
                <w:ilvl w:val="0"/>
                <w:numId w:val="14"/>
              </w:numPr>
              <w:spacing w:after="0" w:line="240" w:lineRule="auto"/>
            </w:pPr>
            <w:r w:rsidRPr="0037562D">
              <w:t>Other landscape feature (please specify)</w:t>
            </w:r>
          </w:p>
          <w:p w14:paraId="759C73D4" w14:textId="77777777" w:rsidR="00D45901" w:rsidRPr="0037562D" w:rsidRDefault="00D45901" w:rsidP="00630BC0">
            <w:pPr>
              <w:pStyle w:val="responses"/>
              <w:numPr>
                <w:ilvl w:val="0"/>
                <w:numId w:val="13"/>
              </w:numPr>
              <w:ind w:left="1321" w:hanging="357"/>
            </w:pPr>
            <w:r w:rsidRPr="0037562D">
              <w:t>51-100%</w:t>
            </w:r>
          </w:p>
          <w:p w14:paraId="0E148CBF" w14:textId="77777777" w:rsidR="00D45901" w:rsidRPr="0037562D" w:rsidRDefault="00D45901" w:rsidP="00630BC0">
            <w:pPr>
              <w:pStyle w:val="responses"/>
              <w:numPr>
                <w:ilvl w:val="0"/>
                <w:numId w:val="13"/>
              </w:numPr>
              <w:ind w:left="1321" w:hanging="357"/>
            </w:pPr>
            <w:r w:rsidRPr="0037562D">
              <w:t>21-50%</w:t>
            </w:r>
          </w:p>
          <w:p w14:paraId="45683143" w14:textId="77777777" w:rsidR="00D45901" w:rsidRPr="0037562D" w:rsidRDefault="00D45901" w:rsidP="00630BC0">
            <w:pPr>
              <w:pStyle w:val="responses"/>
              <w:numPr>
                <w:ilvl w:val="0"/>
                <w:numId w:val="13"/>
              </w:numPr>
              <w:ind w:left="1321" w:hanging="357"/>
            </w:pPr>
            <w:r w:rsidRPr="0037562D">
              <w:t>11-20%</w:t>
            </w:r>
          </w:p>
          <w:p w14:paraId="4936A1D1" w14:textId="77777777" w:rsidR="00D45901" w:rsidRPr="0037562D" w:rsidRDefault="00D45901" w:rsidP="00630BC0">
            <w:pPr>
              <w:pStyle w:val="responses"/>
              <w:numPr>
                <w:ilvl w:val="0"/>
                <w:numId w:val="13"/>
              </w:numPr>
              <w:ind w:left="1321" w:hanging="357"/>
            </w:pPr>
            <w:r w:rsidRPr="0037562D">
              <w:t>1-10%</w:t>
            </w:r>
          </w:p>
          <w:p w14:paraId="78BB1DA6" w14:textId="4D48972C" w:rsidR="00EB55C4" w:rsidRPr="0037562D" w:rsidRDefault="00EB55C4" w:rsidP="00630BC0">
            <w:pPr>
              <w:pStyle w:val="responses"/>
              <w:numPr>
                <w:ilvl w:val="0"/>
                <w:numId w:val="13"/>
              </w:numPr>
              <w:ind w:left="1321" w:hanging="357"/>
            </w:pPr>
            <w:r w:rsidRPr="0037562D">
              <w:t>No presence or occurrence.</w:t>
            </w:r>
          </w:p>
        </w:tc>
      </w:tr>
    </w:tbl>
    <w:p w14:paraId="61451D69" w14:textId="79F99F60" w:rsidR="00A24A9F" w:rsidRPr="0037562D" w:rsidRDefault="00A24A9F" w:rsidP="00D13725">
      <w:pPr>
        <w:pStyle w:val="Heading4"/>
      </w:pPr>
      <w:bookmarkStart w:id="255" w:name="_Toc146024561"/>
      <w:bookmarkStart w:id="256" w:name="_Toc166680172"/>
      <w:r w:rsidRPr="0037562D">
        <w:t>Climate mitigation</w:t>
      </w:r>
      <w:bookmarkEnd w:id="255"/>
      <w:bookmarkEnd w:id="256"/>
    </w:p>
    <w:p w14:paraId="33863430" w14:textId="7A00B52B" w:rsidR="00A24A9F" w:rsidRPr="0037562D" w:rsidRDefault="00A24A9F" w:rsidP="00A24A9F">
      <w:pPr>
        <w:pStyle w:val="Questions"/>
      </w:pPr>
      <w:r w:rsidRPr="0037562D">
        <w:t>Since when has your household been farming this land?</w:t>
      </w:r>
    </w:p>
    <w:p w14:paraId="3E8CF69F" w14:textId="77777777" w:rsidR="00A24A9F" w:rsidRPr="0037562D" w:rsidRDefault="00A24A9F" w:rsidP="00A24A9F">
      <w:pPr>
        <w:pStyle w:val="Hint"/>
        <w:rPr>
          <w:b/>
          <w:bCs/>
        </w:rPr>
      </w:pPr>
      <w:r w:rsidRPr="0037562D">
        <w:t>Hint: If it was since before the respondent's lifetime but they do not know the exact year, put 5555. If the respondent doesn't know, put 9999.</w:t>
      </w:r>
    </w:p>
    <w:p w14:paraId="40DDFBCB" w14:textId="77777777" w:rsidR="00A24A9F" w:rsidRPr="0037562D" w:rsidRDefault="00A24A9F" w:rsidP="00A24A9F">
      <w:pPr>
        <w:pStyle w:val="Questions"/>
      </w:pPr>
      <w:r w:rsidRPr="0037562D">
        <w:lastRenderedPageBreak/>
        <w:t>What was the main previous land cover?</w:t>
      </w:r>
    </w:p>
    <w:p w14:paraId="1F115FE8" w14:textId="77777777" w:rsidR="00A24A9F" w:rsidRPr="0037562D" w:rsidRDefault="00A24A9F" w:rsidP="00A24A9F">
      <w:pPr>
        <w:pStyle w:val="Hint"/>
        <w:rPr>
          <w:b/>
          <w:bCs/>
        </w:rPr>
      </w:pPr>
      <w:r w:rsidRPr="0037562D">
        <w:t>Hint: Enumerator: if the respondent doesn't know, please mark "9999"</w:t>
      </w:r>
    </w:p>
    <w:p w14:paraId="13418867" w14:textId="77777777" w:rsidR="00A24A9F" w:rsidRPr="0037562D" w:rsidRDefault="00A24A9F" w:rsidP="00A24A9F">
      <w:pPr>
        <w:pStyle w:val="Questions"/>
      </w:pPr>
      <w:r w:rsidRPr="0037562D">
        <w:t>In the past 12 months, did you use any of these practices for crop production on your cropland?</w:t>
      </w:r>
    </w:p>
    <w:p w14:paraId="541A8905" w14:textId="77777777" w:rsidR="00A24A9F" w:rsidRPr="0037562D" w:rsidRDefault="00A24A9F" w:rsidP="00A24A9F">
      <w:pPr>
        <w:ind w:firstLine="357"/>
      </w:pPr>
      <w:r w:rsidRPr="0037562D">
        <w:rPr>
          <w:rFonts w:ascii="Calibri" w:eastAsia="Calibri" w:hAnsi="Calibri" w:cs="Calibri"/>
          <w:i/>
          <w:iCs/>
          <w:color w:val="156082" w:themeColor="accent1"/>
          <w:sz w:val="19"/>
          <w:szCs w:val="19"/>
        </w:rPr>
        <w:t>Hint: Please specify the following information for all the practices applied</w:t>
      </w:r>
    </w:p>
    <w:tbl>
      <w:tblPr>
        <w:tblStyle w:val="TableGrid"/>
        <w:tblW w:w="0" w:type="auto"/>
        <w:tblLayout w:type="fixed"/>
        <w:tblLook w:val="04A0" w:firstRow="1" w:lastRow="0" w:firstColumn="1" w:lastColumn="0" w:noHBand="0" w:noVBand="1"/>
      </w:tblPr>
      <w:tblGrid>
        <w:gridCol w:w="4680"/>
        <w:gridCol w:w="4680"/>
      </w:tblGrid>
      <w:tr w:rsidR="00A24A9F" w:rsidRPr="0037562D" w14:paraId="1B800502"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9076819" w14:textId="77777777" w:rsidR="00A24A9F" w:rsidRPr="0037562D" w:rsidRDefault="00A24A9F" w:rsidP="00630BC0">
            <w:pPr>
              <w:pStyle w:val="ListParagraph"/>
              <w:numPr>
                <w:ilvl w:val="0"/>
                <w:numId w:val="12"/>
              </w:numPr>
              <w:rPr>
                <w:b/>
                <w:bCs/>
              </w:rPr>
            </w:pPr>
            <w:r w:rsidRPr="0037562D">
              <w:rPr>
                <w:b/>
                <w:bCs/>
              </w:rPr>
              <w:t>Practices</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C315468" w14:textId="6E8E9414" w:rsidR="00A24A9F" w:rsidRPr="0037562D" w:rsidRDefault="00A24A9F" w:rsidP="00630BC0">
            <w:pPr>
              <w:pStyle w:val="ListParagraph"/>
              <w:numPr>
                <w:ilvl w:val="0"/>
                <w:numId w:val="12"/>
              </w:numPr>
              <w:rPr>
                <w:b/>
                <w:bCs/>
              </w:rPr>
            </w:pPr>
            <w:r w:rsidRPr="0037562D">
              <w:rPr>
                <w:b/>
                <w:bCs/>
              </w:rPr>
              <w:t>Average land area</w:t>
            </w:r>
          </w:p>
        </w:tc>
      </w:tr>
      <w:tr w:rsidR="00A24A9F" w:rsidRPr="0037562D" w14:paraId="1336E4C0"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94CCE6F" w14:textId="77777777" w:rsidR="00A24A9F" w:rsidRPr="0037562D" w:rsidRDefault="00A24A9F" w:rsidP="00630BC0">
            <w:pPr>
              <w:pStyle w:val="ListParagraph"/>
              <w:numPr>
                <w:ilvl w:val="0"/>
                <w:numId w:val="11"/>
              </w:numPr>
            </w:pPr>
            <w:r w:rsidRPr="0037562D">
              <w:t>Monoculture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2982E59" w14:textId="7C0F431D" w:rsidR="00A24A9F" w:rsidRPr="0037562D" w:rsidRDefault="00645F3A" w:rsidP="00645F3A">
            <w:pPr>
              <w:spacing w:before="120" w:after="120"/>
              <w:jc w:val="center"/>
              <w:rPr>
                <w:i/>
                <w:iCs/>
                <w:color w:val="808080" w:themeColor="background1" w:themeShade="80"/>
              </w:rPr>
            </w:pPr>
            <w:r w:rsidRPr="0037562D">
              <w:rPr>
                <w:rFonts w:ascii="Calibri" w:eastAsia="Calibri" w:hAnsi="Calibri" w:cs="Calibri"/>
                <w:i/>
                <w:iCs/>
                <w:color w:val="808080" w:themeColor="background1" w:themeShade="80"/>
              </w:rPr>
              <w:t>Hectares / acres</w:t>
            </w:r>
          </w:p>
        </w:tc>
      </w:tr>
      <w:tr w:rsidR="00645F3A" w:rsidRPr="0037562D" w14:paraId="21AC269C"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BF25A1D" w14:textId="77777777" w:rsidR="00645F3A" w:rsidRPr="0037562D" w:rsidRDefault="00645F3A" w:rsidP="00630BC0">
            <w:pPr>
              <w:pStyle w:val="ListParagraph"/>
              <w:numPr>
                <w:ilvl w:val="0"/>
                <w:numId w:val="11"/>
              </w:numPr>
            </w:pPr>
            <w:r w:rsidRPr="0037562D">
              <w:t>Agroforestry</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B77E57F" w14:textId="6471CAA1"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2984FF9C"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451F09B" w14:textId="77777777" w:rsidR="00645F3A" w:rsidRPr="0037562D" w:rsidRDefault="00645F3A" w:rsidP="00630BC0">
            <w:pPr>
              <w:pStyle w:val="ListParagraph"/>
              <w:numPr>
                <w:ilvl w:val="0"/>
                <w:numId w:val="11"/>
              </w:numPr>
            </w:pPr>
            <w:r w:rsidRPr="0037562D">
              <w:t>Burning crop residues:</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6886484" w14:textId="437EF660"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502AAB20"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E4ECD79" w14:textId="77777777" w:rsidR="00645F3A" w:rsidRPr="0037562D" w:rsidRDefault="00645F3A" w:rsidP="00630BC0">
            <w:pPr>
              <w:pStyle w:val="ListParagraph"/>
              <w:numPr>
                <w:ilvl w:val="0"/>
                <w:numId w:val="11"/>
              </w:numPr>
            </w:pPr>
            <w:r w:rsidRPr="0037562D">
              <w:t>Cover crops:</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02D97F0" w14:textId="5B7F8DAA"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33994D4E"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FF3DBC5" w14:textId="77777777" w:rsidR="00645F3A" w:rsidRPr="0037562D" w:rsidRDefault="00645F3A" w:rsidP="00630BC0">
            <w:pPr>
              <w:pStyle w:val="ListParagraph"/>
              <w:numPr>
                <w:ilvl w:val="0"/>
                <w:numId w:val="11"/>
              </w:numPr>
            </w:pPr>
            <w:r w:rsidRPr="0037562D">
              <w:t>Crop rotation:</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942D2AF" w14:textId="4DEA5C32"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5A6D8313"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B3778FD" w14:textId="77777777" w:rsidR="00645F3A" w:rsidRPr="0037562D" w:rsidRDefault="00645F3A" w:rsidP="00630BC0">
            <w:pPr>
              <w:pStyle w:val="ListParagraph"/>
              <w:numPr>
                <w:ilvl w:val="0"/>
                <w:numId w:val="11"/>
              </w:numPr>
            </w:pPr>
            <w:r w:rsidRPr="0037562D">
              <w:t>Fallow (leave land unproductive):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A29389C" w14:textId="10D4F0AA"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7357E663"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64A57E7" w14:textId="77777777" w:rsidR="00645F3A" w:rsidRPr="0037562D" w:rsidRDefault="00645F3A" w:rsidP="00630BC0">
            <w:pPr>
              <w:pStyle w:val="ListParagraph"/>
              <w:numPr>
                <w:ilvl w:val="0"/>
                <w:numId w:val="11"/>
              </w:numPr>
            </w:pPr>
            <w:r w:rsidRPr="0037562D">
              <w:t>Hedgerows/Live fences:</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D1B1740" w14:textId="2B627ADC"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7EF00716"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E2E52A3" w14:textId="77777777" w:rsidR="00645F3A" w:rsidRPr="0037562D" w:rsidRDefault="00645F3A" w:rsidP="00630BC0">
            <w:pPr>
              <w:pStyle w:val="ListParagraph"/>
              <w:numPr>
                <w:ilvl w:val="0"/>
                <w:numId w:val="11"/>
              </w:numPr>
            </w:pPr>
            <w:r w:rsidRPr="0037562D">
              <w:t>Home garden:</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224F5A2" w14:textId="103CC88A"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6942D3F2"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94CE2E2" w14:textId="77777777" w:rsidR="00645F3A" w:rsidRPr="0037562D" w:rsidRDefault="00645F3A" w:rsidP="00630BC0">
            <w:pPr>
              <w:pStyle w:val="ListParagraph"/>
              <w:numPr>
                <w:ilvl w:val="0"/>
                <w:numId w:val="11"/>
              </w:numPr>
            </w:pPr>
            <w:r w:rsidRPr="0037562D">
              <w:t>Intercropping:</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75A8D6BC" w14:textId="1DDBFA39"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6F0256D9"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3C9C940" w14:textId="77777777" w:rsidR="00645F3A" w:rsidRPr="0037562D" w:rsidRDefault="00645F3A" w:rsidP="00630BC0">
            <w:pPr>
              <w:pStyle w:val="ListParagraph"/>
              <w:numPr>
                <w:ilvl w:val="0"/>
                <w:numId w:val="11"/>
              </w:numPr>
            </w:pPr>
            <w:r w:rsidRPr="0037562D">
              <w:t>Land clearing for agriculture: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F3A6A07" w14:textId="04B44C06"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7FCA8610"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7CAA789" w14:textId="77777777" w:rsidR="00645F3A" w:rsidRPr="0037562D" w:rsidRDefault="00645F3A" w:rsidP="00630BC0">
            <w:pPr>
              <w:pStyle w:val="ListParagraph"/>
              <w:numPr>
                <w:ilvl w:val="0"/>
                <w:numId w:val="11"/>
              </w:numPr>
            </w:pPr>
            <w:r w:rsidRPr="0037562D">
              <w:t>Mulching:</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48A1167" w14:textId="74C86A44"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49D4158B"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786185D" w14:textId="77777777" w:rsidR="00645F3A" w:rsidRPr="0037562D" w:rsidRDefault="00645F3A" w:rsidP="00630BC0">
            <w:pPr>
              <w:pStyle w:val="ListParagraph"/>
              <w:numPr>
                <w:ilvl w:val="0"/>
                <w:numId w:val="11"/>
              </w:numPr>
            </w:pPr>
            <w:r w:rsidRPr="0037562D">
              <w:t>Natural strips/vegetation:</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E6167B4" w14:textId="04A454F9"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27B36CA7"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84B5554" w14:textId="77777777" w:rsidR="00645F3A" w:rsidRPr="0037562D" w:rsidRDefault="00645F3A" w:rsidP="00630BC0">
            <w:pPr>
              <w:pStyle w:val="ListParagraph"/>
              <w:numPr>
                <w:ilvl w:val="0"/>
                <w:numId w:val="11"/>
              </w:numPr>
            </w:pPr>
            <w:r w:rsidRPr="0037562D">
              <w:t>Pollinator/Flower strips:</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D155D92" w14:textId="66C14FFE"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1BC07824"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95C0881" w14:textId="77777777" w:rsidR="00645F3A" w:rsidRPr="0037562D" w:rsidRDefault="00645F3A" w:rsidP="00630BC0">
            <w:pPr>
              <w:pStyle w:val="ListParagraph"/>
              <w:numPr>
                <w:ilvl w:val="0"/>
                <w:numId w:val="11"/>
              </w:numPr>
            </w:pPr>
            <w:r w:rsidRPr="0037562D">
              <w:lastRenderedPageBreak/>
              <w:t>Pull-push:</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ABEFB6E" w14:textId="63BE1FC9" w:rsidR="00645F3A" w:rsidRPr="0037562D" w:rsidRDefault="00645F3A" w:rsidP="00645F3A">
            <w:pPr>
              <w:spacing w:before="120" w:after="120"/>
              <w:jc w:val="center"/>
            </w:pPr>
            <w:r w:rsidRPr="0037562D">
              <w:rPr>
                <w:rFonts w:ascii="Calibri" w:eastAsia="Calibri" w:hAnsi="Calibri" w:cs="Calibri"/>
                <w:i/>
                <w:iCs/>
                <w:color w:val="808080" w:themeColor="background1" w:themeShade="80"/>
              </w:rPr>
              <w:t>Hectares / acres</w:t>
            </w:r>
          </w:p>
        </w:tc>
      </w:tr>
      <w:tr w:rsidR="00645F3A" w:rsidRPr="0037562D" w14:paraId="2C460957" w14:textId="77777777">
        <w:trPr>
          <w:trHeight w:val="465"/>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1CDB400" w14:textId="77777777" w:rsidR="00645F3A" w:rsidRPr="0037562D" w:rsidRDefault="00645F3A" w:rsidP="00630BC0">
            <w:pPr>
              <w:pStyle w:val="ListParagraph"/>
              <w:numPr>
                <w:ilvl w:val="0"/>
                <w:numId w:val="11"/>
              </w:numPr>
            </w:pPr>
            <w:r w:rsidRPr="0037562D">
              <w:t>Other (please specify the name of the practice):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B7F4350" w14:textId="2DE92547" w:rsidR="00645F3A" w:rsidRPr="0037562D" w:rsidRDefault="00645F3A" w:rsidP="00645F3A">
            <w:pPr>
              <w:spacing w:before="120" w:after="120"/>
              <w:jc w:val="center"/>
              <w:rPr>
                <w:rFonts w:ascii="Calibri" w:eastAsia="Calibri" w:hAnsi="Calibri" w:cs="Calibri"/>
                <w:b/>
                <w:bCs/>
              </w:rPr>
            </w:pPr>
            <w:r w:rsidRPr="0037562D">
              <w:rPr>
                <w:rFonts w:ascii="Calibri" w:eastAsia="Calibri" w:hAnsi="Calibri" w:cs="Calibri"/>
                <w:i/>
                <w:iCs/>
                <w:color w:val="808080" w:themeColor="background1" w:themeShade="80"/>
              </w:rPr>
              <w:t>Hectares / acres</w:t>
            </w:r>
          </w:p>
        </w:tc>
      </w:tr>
    </w:tbl>
    <w:p w14:paraId="580251CB" w14:textId="786426F9" w:rsidR="006D781B" w:rsidRPr="0037562D" w:rsidRDefault="00544EFE" w:rsidP="00D13725">
      <w:pPr>
        <w:pStyle w:val="Heading4"/>
      </w:pPr>
      <w:bookmarkStart w:id="257" w:name="_Toc146024560"/>
      <w:bookmarkStart w:id="258" w:name="_Toc166680173"/>
      <w:bookmarkStart w:id="259" w:name="_Toc146024557"/>
      <w:bookmarkEnd w:id="244"/>
      <w:r w:rsidRPr="0037562D">
        <w:t>W</w:t>
      </w:r>
      <w:r w:rsidR="006D781B" w:rsidRPr="0037562D">
        <w:t>ater</w:t>
      </w:r>
      <w:bookmarkEnd w:id="257"/>
      <w:bookmarkEnd w:id="258"/>
    </w:p>
    <w:p w14:paraId="6C08C338" w14:textId="77777777" w:rsidR="006D781B" w:rsidRPr="0037562D" w:rsidRDefault="006D781B" w:rsidP="006D781B">
      <w:pPr>
        <w:pStyle w:val="Questions"/>
      </w:pPr>
      <w:r w:rsidRPr="0037562D">
        <w:t>Do you irrigate your cropland?</w:t>
      </w:r>
    </w:p>
    <w:p w14:paraId="27361975" w14:textId="77777777" w:rsidR="006D781B" w:rsidRPr="0037562D" w:rsidRDefault="006D781B" w:rsidP="006D781B">
      <w:pPr>
        <w:pStyle w:val="responses"/>
      </w:pPr>
      <w:r w:rsidRPr="0037562D">
        <w:t>Yes</w:t>
      </w:r>
    </w:p>
    <w:p w14:paraId="617B565F" w14:textId="77777777" w:rsidR="006D781B" w:rsidRPr="0037562D" w:rsidRDefault="006D781B" w:rsidP="006D781B">
      <w:pPr>
        <w:pStyle w:val="responses"/>
      </w:pPr>
      <w:r w:rsidRPr="0037562D">
        <w:t>No</w:t>
      </w:r>
    </w:p>
    <w:p w14:paraId="53AD758B" w14:textId="77777777" w:rsidR="006D781B" w:rsidRPr="0037562D" w:rsidRDefault="006D781B" w:rsidP="38A640D1">
      <w:pPr>
        <w:rPr>
          <w:b/>
        </w:rPr>
      </w:pPr>
      <w:r w:rsidRPr="0037562D">
        <w:rPr>
          <w:b/>
        </w:rPr>
        <w:t>If the answer to the previous question is “Yes”, please answer the following questions:</w:t>
      </w:r>
    </w:p>
    <w:p w14:paraId="40833913" w14:textId="77777777" w:rsidR="006D781B" w:rsidRPr="0037562D" w:rsidRDefault="006D781B" w:rsidP="006D781B">
      <w:pPr>
        <w:pStyle w:val="Questions"/>
      </w:pPr>
      <w:r w:rsidRPr="0037562D">
        <w:t>What methods of irrigation do you use?</w:t>
      </w:r>
    </w:p>
    <w:p w14:paraId="0531771B" w14:textId="77777777" w:rsidR="006D781B" w:rsidRPr="0037562D" w:rsidRDefault="006D781B" w:rsidP="006D781B">
      <w:pPr>
        <w:pStyle w:val="Hint"/>
      </w:pPr>
      <w:r w:rsidRPr="0037562D">
        <w:rPr>
          <w:u w:val="single"/>
        </w:rPr>
        <w:t>Hint</w:t>
      </w:r>
      <w:r w:rsidRPr="0037562D">
        <w:t>: Select all methods of irrigation used.</w:t>
      </w:r>
    </w:p>
    <w:p w14:paraId="55B2FB2F" w14:textId="77777777" w:rsidR="006D781B" w:rsidRPr="0037562D" w:rsidRDefault="006D781B" w:rsidP="006D781B">
      <w:pPr>
        <w:pStyle w:val="responses"/>
      </w:pPr>
      <w:r w:rsidRPr="0037562D">
        <w:t>Drip.</w:t>
      </w:r>
    </w:p>
    <w:p w14:paraId="4E5B12A4" w14:textId="77777777" w:rsidR="006D781B" w:rsidRPr="0037562D" w:rsidRDefault="006D781B" w:rsidP="006D781B">
      <w:pPr>
        <w:pStyle w:val="responses"/>
      </w:pPr>
      <w:r w:rsidRPr="0037562D">
        <w:t>Flood.</w:t>
      </w:r>
    </w:p>
    <w:p w14:paraId="16E6EBE2" w14:textId="77777777" w:rsidR="006D781B" w:rsidRPr="0037562D" w:rsidRDefault="006D781B" w:rsidP="006D781B">
      <w:pPr>
        <w:pStyle w:val="responses"/>
      </w:pPr>
      <w:r w:rsidRPr="0037562D">
        <w:t>Hose-pipe.</w:t>
      </w:r>
    </w:p>
    <w:p w14:paraId="33F3E976" w14:textId="77777777" w:rsidR="006D781B" w:rsidRPr="0037562D" w:rsidRDefault="006D781B" w:rsidP="006D781B">
      <w:pPr>
        <w:pStyle w:val="responses"/>
      </w:pPr>
      <w:r w:rsidRPr="0037562D">
        <w:t>Ridges.</w:t>
      </w:r>
    </w:p>
    <w:p w14:paraId="2F501BBA" w14:textId="77777777" w:rsidR="006D781B" w:rsidRPr="0037562D" w:rsidRDefault="006D781B" w:rsidP="006D781B">
      <w:pPr>
        <w:pStyle w:val="responses"/>
      </w:pPr>
      <w:r w:rsidRPr="0037562D">
        <w:t>Sprinkler.</w:t>
      </w:r>
    </w:p>
    <w:p w14:paraId="2F446977" w14:textId="77777777" w:rsidR="006D781B" w:rsidRPr="0037562D" w:rsidRDefault="006D781B" w:rsidP="006D781B">
      <w:pPr>
        <w:pStyle w:val="responses"/>
      </w:pPr>
      <w:r w:rsidRPr="0037562D">
        <w:t>Watering can or bucket.</w:t>
      </w:r>
    </w:p>
    <w:p w14:paraId="6E8ECB3A" w14:textId="77777777" w:rsidR="006D781B" w:rsidRPr="0037562D" w:rsidRDefault="006D781B" w:rsidP="006D781B">
      <w:pPr>
        <w:pStyle w:val="responses"/>
      </w:pPr>
      <w:r w:rsidRPr="0037562D">
        <w:t>Other (please specify).</w:t>
      </w:r>
    </w:p>
    <w:p w14:paraId="77175778" w14:textId="77777777" w:rsidR="006D781B" w:rsidRPr="0037562D" w:rsidRDefault="006D781B" w:rsidP="006D781B">
      <w:pPr>
        <w:pStyle w:val="Questions"/>
      </w:pPr>
      <w:r w:rsidRPr="0037562D">
        <w:t>Where do you source your water for irrigation?</w:t>
      </w:r>
    </w:p>
    <w:p w14:paraId="558389E8" w14:textId="77777777" w:rsidR="006D781B" w:rsidRPr="0037562D" w:rsidRDefault="006D781B" w:rsidP="00630BC0">
      <w:pPr>
        <w:pStyle w:val="Hint"/>
        <w:numPr>
          <w:ilvl w:val="0"/>
          <w:numId w:val="21"/>
        </w:numPr>
      </w:pPr>
      <w:r w:rsidRPr="0037562D">
        <w:rPr>
          <w:u w:val="single"/>
        </w:rPr>
        <w:t>Hint</w:t>
      </w:r>
      <w:r w:rsidRPr="0037562D">
        <w:t>: Select all water sources of irrigation used.</w:t>
      </w:r>
    </w:p>
    <w:p w14:paraId="324E781A" w14:textId="77777777" w:rsidR="006D781B" w:rsidRPr="0037562D" w:rsidRDefault="006D781B" w:rsidP="006D781B">
      <w:pPr>
        <w:pStyle w:val="responses"/>
      </w:pPr>
      <w:r w:rsidRPr="0037562D">
        <w:t>Dam/lake.</w:t>
      </w:r>
    </w:p>
    <w:p w14:paraId="076249BA" w14:textId="77777777" w:rsidR="006D781B" w:rsidRPr="0037562D" w:rsidRDefault="006D781B" w:rsidP="006D781B">
      <w:pPr>
        <w:pStyle w:val="responses"/>
      </w:pPr>
      <w:r w:rsidRPr="0037562D">
        <w:t>Groundwater.</w:t>
      </w:r>
    </w:p>
    <w:p w14:paraId="60B31499" w14:textId="77777777" w:rsidR="006D781B" w:rsidRPr="0037562D" w:rsidRDefault="006D781B" w:rsidP="006D781B">
      <w:pPr>
        <w:pStyle w:val="responses"/>
      </w:pPr>
      <w:r w:rsidRPr="0037562D">
        <w:t>Piped regional water.</w:t>
      </w:r>
    </w:p>
    <w:p w14:paraId="512A1BFB" w14:textId="77777777" w:rsidR="006D781B" w:rsidRPr="0037562D" w:rsidRDefault="006D781B" w:rsidP="006D781B">
      <w:pPr>
        <w:pStyle w:val="responses"/>
      </w:pPr>
      <w:r w:rsidRPr="0037562D">
        <w:t>Rainwater harvesting.</w:t>
      </w:r>
    </w:p>
    <w:p w14:paraId="57804353" w14:textId="77777777" w:rsidR="006D781B" w:rsidRPr="0037562D" w:rsidRDefault="006D781B" w:rsidP="006D781B">
      <w:pPr>
        <w:pStyle w:val="responses"/>
      </w:pPr>
      <w:r w:rsidRPr="0037562D">
        <w:t>Rivers.</w:t>
      </w:r>
    </w:p>
    <w:p w14:paraId="6EA3AA81" w14:textId="77777777" w:rsidR="006D781B" w:rsidRPr="0037562D" w:rsidRDefault="006D781B" w:rsidP="006D781B">
      <w:pPr>
        <w:pStyle w:val="responses"/>
      </w:pPr>
      <w:r w:rsidRPr="0037562D">
        <w:t>Wetland.</w:t>
      </w:r>
    </w:p>
    <w:p w14:paraId="17D11186" w14:textId="77777777" w:rsidR="006D781B" w:rsidRPr="0037562D" w:rsidRDefault="006D781B" w:rsidP="006D781B">
      <w:pPr>
        <w:pStyle w:val="responses"/>
      </w:pPr>
      <w:r w:rsidRPr="0037562D">
        <w:lastRenderedPageBreak/>
        <w:t>Other (please specify).</w:t>
      </w:r>
    </w:p>
    <w:p w14:paraId="4A9A027E" w14:textId="77777777" w:rsidR="006D781B" w:rsidRPr="0037562D" w:rsidRDefault="006D781B" w:rsidP="006D781B">
      <w:pPr>
        <w:pStyle w:val="Questions"/>
      </w:pPr>
      <w:r w:rsidRPr="0037562D">
        <w:t>What percentage of your cropland do you irrigate during each season?</w:t>
      </w:r>
    </w:p>
    <w:tbl>
      <w:tblPr>
        <w:tblW w:w="0" w:type="auto"/>
        <w:tblInd w:w="357" w:type="dxa"/>
        <w:tblLook w:val="04A0" w:firstRow="1" w:lastRow="0" w:firstColumn="1" w:lastColumn="0" w:noHBand="0" w:noVBand="1"/>
      </w:tblPr>
      <w:tblGrid>
        <w:gridCol w:w="8993"/>
      </w:tblGrid>
      <w:tr w:rsidR="006D781B" w:rsidRPr="0037562D" w14:paraId="708231D1" w14:textId="77777777">
        <w:tc>
          <w:tcPr>
            <w:tcW w:w="8993" w:type="dxa"/>
          </w:tcPr>
          <w:p w14:paraId="115E7A30" w14:textId="77777777" w:rsidR="006D781B" w:rsidRPr="0037562D" w:rsidRDefault="006D781B">
            <w:pPr>
              <w:pStyle w:val="questions2"/>
            </w:pPr>
            <w:r w:rsidRPr="0037562D">
              <w:t>SEASON # 1</w:t>
            </w:r>
          </w:p>
        </w:tc>
      </w:tr>
      <w:tr w:rsidR="006D781B" w:rsidRPr="0037562D" w14:paraId="3ACEE86D" w14:textId="77777777">
        <w:tc>
          <w:tcPr>
            <w:tcW w:w="8993" w:type="dxa"/>
          </w:tcPr>
          <w:p w14:paraId="4DBE0979" w14:textId="77777777" w:rsidR="006D781B" w:rsidRPr="0037562D" w:rsidRDefault="006D781B">
            <w:pPr>
              <w:pStyle w:val="questions3"/>
            </w:pPr>
            <w:r w:rsidRPr="0037562D">
              <w:t>Select the months corresponding to this season:</w:t>
            </w:r>
          </w:p>
          <w:p w14:paraId="0E7E4C30" w14:textId="77777777" w:rsidR="006D781B" w:rsidRPr="0037562D" w:rsidRDefault="006D781B">
            <w:pPr>
              <w:pStyle w:val="questions3"/>
              <w:numPr>
                <w:ilvl w:val="0"/>
                <w:numId w:val="0"/>
              </w:numPr>
              <w:ind w:left="624"/>
              <w:rPr>
                <w:rFonts w:ascii="Calibri" w:hAnsi="Calibri" w:cs="Calibri"/>
                <w:i/>
                <w:color w:val="808080" w:themeColor="background1" w:themeShade="80"/>
              </w:rPr>
            </w:pPr>
            <w:r w:rsidRPr="0037562D">
              <w:rPr>
                <w:rFonts w:ascii="Calibri" w:hAnsi="Calibri" w:cs="Calibri"/>
                <w:i/>
                <w:color w:val="808080" w:themeColor="background1" w:themeShade="80"/>
              </w:rPr>
              <w:t>JAN  FEB  MAR  ABR  MAY  JUN JUL  AGO  SEP  OCT  NOV  DEC</w:t>
            </w:r>
          </w:p>
          <w:p w14:paraId="1E3D9020" w14:textId="77777777" w:rsidR="006D781B" w:rsidRPr="0037562D" w:rsidRDefault="006D781B">
            <w:pPr>
              <w:pStyle w:val="questions3"/>
              <w:ind w:left="981" w:hanging="357"/>
            </w:pPr>
            <w:r w:rsidRPr="0037562D">
              <w:t>Percentage of irrigated cropland:</w:t>
            </w:r>
          </w:p>
        </w:tc>
      </w:tr>
      <w:tr w:rsidR="006D781B" w:rsidRPr="0037562D" w14:paraId="50792955" w14:textId="77777777">
        <w:tc>
          <w:tcPr>
            <w:tcW w:w="8993" w:type="dxa"/>
          </w:tcPr>
          <w:p w14:paraId="2EB77E68" w14:textId="77777777" w:rsidR="006D781B" w:rsidRPr="0037562D" w:rsidRDefault="006D781B">
            <w:pPr>
              <w:pStyle w:val="questions2"/>
            </w:pPr>
            <w:r w:rsidRPr="0037562D">
              <w:t>SEASON # 2</w:t>
            </w:r>
          </w:p>
        </w:tc>
      </w:tr>
      <w:tr w:rsidR="006D781B" w:rsidRPr="0037562D" w14:paraId="791B33A4" w14:textId="77777777">
        <w:trPr>
          <w:trHeight w:val="311"/>
        </w:trPr>
        <w:tc>
          <w:tcPr>
            <w:tcW w:w="8993" w:type="dxa"/>
          </w:tcPr>
          <w:p w14:paraId="53337BA4" w14:textId="77777777" w:rsidR="006D781B" w:rsidRPr="0037562D" w:rsidRDefault="006D781B">
            <w:pPr>
              <w:spacing w:before="120" w:after="120"/>
            </w:pPr>
            <w:r w:rsidRPr="0037562D">
              <w:t>…</w:t>
            </w:r>
          </w:p>
        </w:tc>
      </w:tr>
      <w:tr w:rsidR="006D781B" w:rsidRPr="0037562D" w14:paraId="443215FE" w14:textId="77777777">
        <w:tc>
          <w:tcPr>
            <w:tcW w:w="8993" w:type="dxa"/>
          </w:tcPr>
          <w:p w14:paraId="23991E74" w14:textId="77777777" w:rsidR="006D781B" w:rsidRPr="0037562D" w:rsidRDefault="006D781B">
            <w:pPr>
              <w:pStyle w:val="questions2"/>
            </w:pPr>
            <w:r w:rsidRPr="0037562D">
              <w:t>SEASON # 3</w:t>
            </w:r>
          </w:p>
        </w:tc>
      </w:tr>
      <w:tr w:rsidR="006D781B" w:rsidRPr="0037562D" w14:paraId="398A5B71" w14:textId="77777777">
        <w:tc>
          <w:tcPr>
            <w:tcW w:w="8993" w:type="dxa"/>
          </w:tcPr>
          <w:p w14:paraId="5082808C" w14:textId="77777777" w:rsidR="006D781B" w:rsidRPr="0037562D" w:rsidRDefault="006D781B">
            <w:pPr>
              <w:spacing w:before="120" w:after="120"/>
            </w:pPr>
            <w:r w:rsidRPr="0037562D">
              <w:t>..</w:t>
            </w:r>
          </w:p>
        </w:tc>
      </w:tr>
    </w:tbl>
    <w:p w14:paraId="0BE2DD10" w14:textId="77777777" w:rsidR="006D781B" w:rsidRPr="0037562D" w:rsidRDefault="006D781B" w:rsidP="006D781B">
      <w:pPr>
        <w:pStyle w:val="Questions"/>
      </w:pPr>
      <w:r w:rsidRPr="0037562D">
        <w:t>Where do you source your water for drinking water for livestock?</w:t>
      </w:r>
    </w:p>
    <w:p w14:paraId="19476E94" w14:textId="77777777" w:rsidR="006D781B" w:rsidRPr="0037562D" w:rsidRDefault="006D781B" w:rsidP="006D781B">
      <w:pPr>
        <w:pStyle w:val="responses"/>
      </w:pPr>
      <w:r w:rsidRPr="0037562D">
        <w:t>Dam/lake.</w:t>
      </w:r>
    </w:p>
    <w:p w14:paraId="6469ED58" w14:textId="77777777" w:rsidR="006D781B" w:rsidRPr="0037562D" w:rsidRDefault="006D781B" w:rsidP="006D781B">
      <w:pPr>
        <w:pStyle w:val="responses"/>
      </w:pPr>
      <w:r w:rsidRPr="0037562D">
        <w:t>Groundwater.</w:t>
      </w:r>
    </w:p>
    <w:p w14:paraId="4EC3310B" w14:textId="77777777" w:rsidR="006D781B" w:rsidRPr="0037562D" w:rsidRDefault="006D781B" w:rsidP="006D781B">
      <w:pPr>
        <w:pStyle w:val="responses"/>
      </w:pPr>
      <w:r w:rsidRPr="0037562D">
        <w:t>Piped regional water.</w:t>
      </w:r>
    </w:p>
    <w:p w14:paraId="313D584D" w14:textId="77777777" w:rsidR="006D781B" w:rsidRPr="0037562D" w:rsidRDefault="006D781B" w:rsidP="006D781B">
      <w:pPr>
        <w:pStyle w:val="responses"/>
      </w:pPr>
      <w:r w:rsidRPr="0037562D">
        <w:t>Rainwater harvesting.</w:t>
      </w:r>
    </w:p>
    <w:p w14:paraId="19714BA1" w14:textId="77777777" w:rsidR="006D781B" w:rsidRPr="0037562D" w:rsidRDefault="006D781B" w:rsidP="006D781B">
      <w:pPr>
        <w:pStyle w:val="responses"/>
      </w:pPr>
      <w:r w:rsidRPr="0037562D">
        <w:t>Rivers.</w:t>
      </w:r>
    </w:p>
    <w:p w14:paraId="2A6F282C" w14:textId="77777777" w:rsidR="006D781B" w:rsidRPr="0037562D" w:rsidRDefault="006D781B" w:rsidP="006D781B">
      <w:pPr>
        <w:pStyle w:val="responses"/>
      </w:pPr>
      <w:r w:rsidRPr="0037562D">
        <w:t>Wetland.</w:t>
      </w:r>
    </w:p>
    <w:p w14:paraId="0564DACF" w14:textId="77777777" w:rsidR="006D781B" w:rsidRPr="0037562D" w:rsidRDefault="006D781B" w:rsidP="006D781B">
      <w:pPr>
        <w:pStyle w:val="responses"/>
      </w:pPr>
      <w:r w:rsidRPr="0037562D">
        <w:t>Other (please specify).</w:t>
      </w:r>
    </w:p>
    <w:p w14:paraId="092ADADE" w14:textId="77777777" w:rsidR="006D781B" w:rsidRPr="0037562D" w:rsidRDefault="006D781B" w:rsidP="006D781B">
      <w:pPr>
        <w:pStyle w:val="Questions"/>
      </w:pPr>
      <w:r w:rsidRPr="0037562D">
        <w:t>Do you have any of the following rainwater harvesting systems in place?</w:t>
      </w:r>
    </w:p>
    <w:p w14:paraId="4C1B3BCF" w14:textId="77777777" w:rsidR="006D781B" w:rsidRPr="0037562D" w:rsidRDefault="006D781B" w:rsidP="006D781B">
      <w:pPr>
        <w:pStyle w:val="responses"/>
      </w:pPr>
      <w:r w:rsidRPr="0037562D">
        <w:t>On-farm rainwater storage of runoff from roofs or similar</w:t>
      </w:r>
    </w:p>
    <w:p w14:paraId="4BD240C7" w14:textId="77777777" w:rsidR="006D781B" w:rsidRPr="0037562D" w:rsidRDefault="006D781B" w:rsidP="006D781B">
      <w:pPr>
        <w:pStyle w:val="responses"/>
      </w:pPr>
      <w:r w:rsidRPr="0037562D">
        <w:t>On-farm dams or ponds designed to capture rainwater</w:t>
      </w:r>
    </w:p>
    <w:p w14:paraId="5C0BDE32" w14:textId="77777777" w:rsidR="006D781B" w:rsidRPr="0037562D" w:rsidRDefault="006D781B" w:rsidP="006D781B">
      <w:pPr>
        <w:pStyle w:val="responses"/>
      </w:pPr>
      <w:r w:rsidRPr="0037562D">
        <w:t>On-farm floodwater storage when watercourses (e.g., rivers, streams, canals) overflow</w:t>
      </w:r>
    </w:p>
    <w:p w14:paraId="4E57FE14" w14:textId="77777777" w:rsidR="006D781B" w:rsidRPr="0037562D" w:rsidRDefault="006D781B" w:rsidP="006D781B">
      <w:pPr>
        <w:pStyle w:val="responses"/>
      </w:pPr>
      <w:r w:rsidRPr="0037562D">
        <w:t>None</w:t>
      </w:r>
    </w:p>
    <w:p w14:paraId="20BB1DE8" w14:textId="77777777" w:rsidR="006D781B" w:rsidRPr="0037562D" w:rsidRDefault="006D781B" w:rsidP="006D781B">
      <w:pPr>
        <w:pStyle w:val="responses"/>
      </w:pPr>
      <w:r w:rsidRPr="0037562D">
        <w:lastRenderedPageBreak/>
        <w:t>Other (please specify)</w:t>
      </w:r>
    </w:p>
    <w:p w14:paraId="4577228D" w14:textId="77777777" w:rsidR="006D781B" w:rsidRPr="0037562D" w:rsidRDefault="006D781B" w:rsidP="006D781B">
      <w:pPr>
        <w:pStyle w:val="Questions"/>
      </w:pPr>
      <w:r w:rsidRPr="0037562D">
        <w:t>During which months of the year do you find it difficult to access enough water for your agricultural needs (e.g., growing crops, drinking water for livestock):</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3"/>
      </w:tblGrid>
      <w:tr w:rsidR="006D781B" w:rsidRPr="0037562D" w14:paraId="316F1AD7" w14:textId="77777777">
        <w:trPr>
          <w:trHeight w:val="335"/>
        </w:trPr>
        <w:tc>
          <w:tcPr>
            <w:tcW w:w="9393" w:type="dxa"/>
            <w:noWrap/>
            <w:vAlign w:val="bottom"/>
            <w:hideMark/>
          </w:tcPr>
          <w:p w14:paraId="067549D4" w14:textId="77777777" w:rsidR="006D781B" w:rsidRPr="0037562D" w:rsidRDefault="006D781B">
            <w:pPr>
              <w:pStyle w:val="questions2"/>
            </w:pPr>
            <w:r w:rsidRPr="0037562D">
              <w:t>During a normal year:</w:t>
            </w:r>
          </w:p>
          <w:p w14:paraId="5C9DEBE2" w14:textId="77777777" w:rsidR="006D781B" w:rsidRPr="0037562D" w:rsidRDefault="006D781B">
            <w:pPr>
              <w:pStyle w:val="questions3"/>
              <w:numPr>
                <w:ilvl w:val="0"/>
                <w:numId w:val="0"/>
              </w:numPr>
              <w:ind w:left="624"/>
              <w:rPr>
                <w:rFonts w:ascii="Calibri" w:hAnsi="Calibri" w:cs="Calibri"/>
                <w:i/>
                <w:color w:val="808080" w:themeColor="background1" w:themeShade="80"/>
              </w:rPr>
            </w:pPr>
            <w:r w:rsidRPr="0037562D">
              <w:rPr>
                <w:rFonts w:ascii="Calibri" w:hAnsi="Calibri" w:cs="Calibri"/>
                <w:i/>
                <w:color w:val="808080" w:themeColor="background1" w:themeShade="80"/>
              </w:rPr>
              <w:t>JAN  FEB  MAR  ABR  MAY  JUN JUL  AGO  SEP  OCT  NOV  DEC</w:t>
            </w:r>
          </w:p>
        </w:tc>
      </w:tr>
      <w:tr w:rsidR="006D781B" w:rsidRPr="0037562D" w14:paraId="776840D9" w14:textId="77777777">
        <w:trPr>
          <w:trHeight w:val="335"/>
        </w:trPr>
        <w:tc>
          <w:tcPr>
            <w:tcW w:w="9393" w:type="dxa"/>
            <w:noWrap/>
            <w:vAlign w:val="bottom"/>
            <w:hideMark/>
          </w:tcPr>
          <w:p w14:paraId="0E656680" w14:textId="77777777" w:rsidR="006D781B" w:rsidRPr="0037562D" w:rsidRDefault="006D781B">
            <w:pPr>
              <w:pStyle w:val="questions2"/>
            </w:pPr>
            <w:r w:rsidRPr="0037562D">
              <w:t>During a flood year:</w:t>
            </w:r>
          </w:p>
          <w:p w14:paraId="6319FF69" w14:textId="77777777" w:rsidR="006D781B" w:rsidRPr="0037562D" w:rsidRDefault="006D781B">
            <w:pPr>
              <w:pStyle w:val="questions3"/>
              <w:numPr>
                <w:ilvl w:val="0"/>
                <w:numId w:val="0"/>
              </w:numPr>
              <w:ind w:left="624"/>
              <w:rPr>
                <w:rFonts w:ascii="Calibri" w:hAnsi="Calibri" w:cs="Calibri"/>
                <w:i/>
                <w:color w:val="808080" w:themeColor="background1" w:themeShade="80"/>
              </w:rPr>
            </w:pPr>
            <w:r w:rsidRPr="0037562D">
              <w:rPr>
                <w:rFonts w:ascii="Calibri" w:hAnsi="Calibri" w:cs="Calibri"/>
                <w:i/>
                <w:color w:val="808080" w:themeColor="background1" w:themeShade="80"/>
              </w:rPr>
              <w:t>JAN  FEB  MAR  ABR  MAY  JUN JUL  AGO  SEP  OCT  NOV  DEC</w:t>
            </w:r>
          </w:p>
        </w:tc>
      </w:tr>
      <w:tr w:rsidR="006D781B" w:rsidRPr="0037562D" w14:paraId="39BEFDC2" w14:textId="77777777">
        <w:trPr>
          <w:trHeight w:val="335"/>
        </w:trPr>
        <w:tc>
          <w:tcPr>
            <w:tcW w:w="9393" w:type="dxa"/>
            <w:noWrap/>
            <w:vAlign w:val="bottom"/>
            <w:hideMark/>
          </w:tcPr>
          <w:p w14:paraId="758CBFA3" w14:textId="77777777" w:rsidR="006D781B" w:rsidRPr="0037562D" w:rsidRDefault="006D781B">
            <w:pPr>
              <w:pStyle w:val="questions2"/>
            </w:pPr>
            <w:r w:rsidRPr="0037562D">
              <w:t>During a drought year:</w:t>
            </w:r>
          </w:p>
          <w:p w14:paraId="33A0C554" w14:textId="77777777" w:rsidR="006D781B" w:rsidRPr="0037562D" w:rsidRDefault="006D781B">
            <w:pPr>
              <w:pStyle w:val="questions3"/>
              <w:numPr>
                <w:ilvl w:val="0"/>
                <w:numId w:val="0"/>
              </w:numPr>
              <w:ind w:left="624"/>
              <w:rPr>
                <w:rFonts w:ascii="Calibri" w:hAnsi="Calibri" w:cs="Calibri"/>
                <w:i/>
                <w:color w:val="808080" w:themeColor="background1" w:themeShade="80"/>
              </w:rPr>
            </w:pPr>
            <w:r w:rsidRPr="0037562D">
              <w:rPr>
                <w:rFonts w:ascii="Calibri" w:hAnsi="Calibri" w:cs="Calibri"/>
                <w:i/>
                <w:color w:val="808080" w:themeColor="background1" w:themeShade="80"/>
              </w:rPr>
              <w:t>JAN  FEB  MAR  ABR  MAY  JUN JUL  AGO  SEP  OCT  NOV  DEC</w:t>
            </w:r>
          </w:p>
        </w:tc>
      </w:tr>
    </w:tbl>
    <w:p w14:paraId="0F03CD3B" w14:textId="35381D76" w:rsidR="00B33947" w:rsidRPr="0037562D" w:rsidRDefault="00B33947" w:rsidP="00D13725">
      <w:pPr>
        <w:pStyle w:val="Heading4"/>
      </w:pPr>
      <w:bookmarkStart w:id="260" w:name="_Toc166680174"/>
      <w:r w:rsidRPr="0037562D">
        <w:t>Energy use</w:t>
      </w:r>
      <w:bookmarkEnd w:id="260"/>
    </w:p>
    <w:p w14:paraId="1105F47B" w14:textId="77777777" w:rsidR="00491C5C" w:rsidRPr="0037562D" w:rsidRDefault="00491C5C" w:rsidP="00491C5C">
      <w:pPr>
        <w:pStyle w:val="Questions"/>
      </w:pPr>
      <w:r w:rsidRPr="0037562D">
        <w:t>What types of energy do you use for:</w:t>
      </w:r>
    </w:p>
    <w:p w14:paraId="2C80DB84" w14:textId="77777777" w:rsidR="00491C5C" w:rsidRPr="0037562D" w:rsidRDefault="00491C5C" w:rsidP="00491C5C">
      <w:pPr>
        <w:pStyle w:val="questions2"/>
      </w:pPr>
      <w:r w:rsidRPr="0037562D">
        <w:t>Irrigation (select all relevant)</w:t>
      </w:r>
    </w:p>
    <w:p w14:paraId="66721FB5" w14:textId="77777777" w:rsidR="00491C5C" w:rsidRPr="0037562D" w:rsidRDefault="00491C5C" w:rsidP="00491C5C">
      <w:pPr>
        <w:pStyle w:val="responses"/>
      </w:pPr>
      <w:r w:rsidRPr="0037562D">
        <w:t>Electricity (national grid)</w:t>
      </w:r>
    </w:p>
    <w:p w14:paraId="43374AE8" w14:textId="77777777" w:rsidR="00491C5C" w:rsidRPr="0037562D" w:rsidRDefault="00491C5C" w:rsidP="00491C5C">
      <w:pPr>
        <w:pStyle w:val="responses"/>
      </w:pPr>
      <w:r w:rsidRPr="0037562D">
        <w:t>Wind turbine</w:t>
      </w:r>
    </w:p>
    <w:p w14:paraId="3B416C31" w14:textId="77777777" w:rsidR="00491C5C" w:rsidRPr="0037562D" w:rsidRDefault="00491C5C" w:rsidP="00491C5C">
      <w:pPr>
        <w:pStyle w:val="responses"/>
      </w:pPr>
      <w:r w:rsidRPr="0037562D">
        <w:t>Solar panel</w:t>
      </w:r>
    </w:p>
    <w:p w14:paraId="57E05955" w14:textId="77777777" w:rsidR="00491C5C" w:rsidRPr="0037562D" w:rsidRDefault="00491C5C" w:rsidP="00491C5C">
      <w:pPr>
        <w:pStyle w:val="responses"/>
      </w:pPr>
      <w:r w:rsidRPr="0037562D">
        <w:t>Burning plant materials</w:t>
      </w:r>
    </w:p>
    <w:p w14:paraId="54D0014C" w14:textId="77777777" w:rsidR="00491C5C" w:rsidRPr="0037562D" w:rsidRDefault="00491C5C" w:rsidP="00491C5C">
      <w:pPr>
        <w:pStyle w:val="responses"/>
      </w:pPr>
      <w:r w:rsidRPr="0037562D">
        <w:t>Gas</w:t>
      </w:r>
    </w:p>
    <w:p w14:paraId="4ACE9E45" w14:textId="77777777" w:rsidR="00491C5C" w:rsidRPr="0037562D" w:rsidRDefault="00491C5C" w:rsidP="00491C5C">
      <w:pPr>
        <w:pStyle w:val="responses"/>
      </w:pPr>
      <w:r w:rsidRPr="0037562D">
        <w:t>Coal</w:t>
      </w:r>
    </w:p>
    <w:p w14:paraId="739A98DA" w14:textId="77777777" w:rsidR="00491C5C" w:rsidRPr="0037562D" w:rsidRDefault="00491C5C" w:rsidP="00491C5C">
      <w:pPr>
        <w:pStyle w:val="responses"/>
      </w:pPr>
      <w:r w:rsidRPr="0037562D">
        <w:t>Petrol or diesel</w:t>
      </w:r>
    </w:p>
    <w:p w14:paraId="0CE6D098" w14:textId="77777777" w:rsidR="00491C5C" w:rsidRPr="0037562D" w:rsidRDefault="00491C5C" w:rsidP="00491C5C">
      <w:pPr>
        <w:pStyle w:val="responses"/>
      </w:pPr>
      <w:r w:rsidRPr="0037562D">
        <w:t>Cow dung cakes</w:t>
      </w:r>
    </w:p>
    <w:p w14:paraId="0DDD1231" w14:textId="77777777" w:rsidR="00491C5C" w:rsidRPr="0037562D" w:rsidRDefault="00491C5C" w:rsidP="00491C5C">
      <w:pPr>
        <w:pStyle w:val="responses"/>
      </w:pPr>
      <w:r w:rsidRPr="0037562D">
        <w:t>Other (please specify)</w:t>
      </w:r>
    </w:p>
    <w:p w14:paraId="750F9367" w14:textId="77777777" w:rsidR="00491C5C" w:rsidRPr="0037562D" w:rsidRDefault="00491C5C" w:rsidP="00491C5C">
      <w:pPr>
        <w:pStyle w:val="questions2"/>
      </w:pPr>
      <w:r w:rsidRPr="0037562D">
        <w:t>Tillage, sowing or harvesting (select all relevant)</w:t>
      </w:r>
    </w:p>
    <w:p w14:paraId="7196B9B2" w14:textId="77777777" w:rsidR="00491C5C" w:rsidRPr="0037562D" w:rsidRDefault="00491C5C" w:rsidP="00491C5C">
      <w:pPr>
        <w:pStyle w:val="responses"/>
      </w:pPr>
      <w:r w:rsidRPr="0037562D">
        <w:t>Electricity (national grid)</w:t>
      </w:r>
    </w:p>
    <w:p w14:paraId="3E5ED56E" w14:textId="77777777" w:rsidR="00491C5C" w:rsidRPr="0037562D" w:rsidRDefault="00491C5C" w:rsidP="00491C5C">
      <w:pPr>
        <w:pStyle w:val="responses"/>
      </w:pPr>
      <w:r w:rsidRPr="0037562D">
        <w:lastRenderedPageBreak/>
        <w:t>Gas</w:t>
      </w:r>
    </w:p>
    <w:p w14:paraId="572EA8DD" w14:textId="77777777" w:rsidR="00491C5C" w:rsidRPr="0037562D" w:rsidRDefault="00491C5C" w:rsidP="00491C5C">
      <w:pPr>
        <w:pStyle w:val="responses"/>
      </w:pPr>
      <w:r w:rsidRPr="0037562D">
        <w:t>Petrol or diesel</w:t>
      </w:r>
    </w:p>
    <w:p w14:paraId="34110033" w14:textId="77777777" w:rsidR="00491C5C" w:rsidRPr="0037562D" w:rsidRDefault="00491C5C" w:rsidP="00491C5C">
      <w:pPr>
        <w:pStyle w:val="responses"/>
      </w:pPr>
      <w:r w:rsidRPr="0037562D">
        <w:t>Animal traction</w:t>
      </w:r>
    </w:p>
    <w:p w14:paraId="0B417D2C" w14:textId="77777777" w:rsidR="00491C5C" w:rsidRPr="0037562D" w:rsidRDefault="00491C5C" w:rsidP="00491C5C">
      <w:pPr>
        <w:pStyle w:val="responses"/>
      </w:pPr>
      <w:r w:rsidRPr="0037562D">
        <w:t>Human power/by hand only</w:t>
      </w:r>
    </w:p>
    <w:p w14:paraId="6A6BAFE3" w14:textId="77777777" w:rsidR="00491C5C" w:rsidRPr="0037562D" w:rsidRDefault="00491C5C" w:rsidP="00491C5C">
      <w:pPr>
        <w:pStyle w:val="responses"/>
      </w:pPr>
      <w:r w:rsidRPr="0037562D">
        <w:t>Other (please specify)</w:t>
      </w:r>
    </w:p>
    <w:p w14:paraId="40478C6E" w14:textId="77777777" w:rsidR="00491C5C" w:rsidRPr="0037562D" w:rsidRDefault="00491C5C" w:rsidP="00491C5C">
      <w:pPr>
        <w:pStyle w:val="questions2"/>
      </w:pPr>
      <w:r w:rsidRPr="0037562D">
        <w:t>Cooking (select all relevant)</w:t>
      </w:r>
    </w:p>
    <w:p w14:paraId="13E32032" w14:textId="77777777" w:rsidR="00491C5C" w:rsidRPr="0037562D" w:rsidRDefault="00491C5C" w:rsidP="00491C5C">
      <w:pPr>
        <w:pStyle w:val="responses"/>
      </w:pPr>
      <w:r w:rsidRPr="0037562D">
        <w:t>Electricity (national grid)</w:t>
      </w:r>
    </w:p>
    <w:p w14:paraId="0B56D58A" w14:textId="77777777" w:rsidR="00491C5C" w:rsidRPr="0037562D" w:rsidRDefault="00491C5C" w:rsidP="00491C5C">
      <w:pPr>
        <w:pStyle w:val="responses"/>
      </w:pPr>
      <w:r w:rsidRPr="0037562D">
        <w:t>Wind turbine</w:t>
      </w:r>
    </w:p>
    <w:p w14:paraId="1D4ACB87" w14:textId="77777777" w:rsidR="00491C5C" w:rsidRPr="0037562D" w:rsidRDefault="00491C5C" w:rsidP="00491C5C">
      <w:pPr>
        <w:pStyle w:val="responses"/>
      </w:pPr>
      <w:r w:rsidRPr="0037562D">
        <w:t>Solar panel</w:t>
      </w:r>
    </w:p>
    <w:p w14:paraId="596EBCF4" w14:textId="77777777" w:rsidR="00491C5C" w:rsidRPr="0037562D" w:rsidRDefault="00491C5C" w:rsidP="00491C5C">
      <w:pPr>
        <w:pStyle w:val="responses"/>
      </w:pPr>
      <w:r w:rsidRPr="0037562D">
        <w:t>Burning plant materials</w:t>
      </w:r>
    </w:p>
    <w:p w14:paraId="0853BE5A" w14:textId="77777777" w:rsidR="00491C5C" w:rsidRPr="0037562D" w:rsidRDefault="00491C5C" w:rsidP="00491C5C">
      <w:pPr>
        <w:pStyle w:val="responses"/>
      </w:pPr>
      <w:r w:rsidRPr="0037562D">
        <w:t>Biogas</w:t>
      </w:r>
    </w:p>
    <w:p w14:paraId="0FBA30C8" w14:textId="77777777" w:rsidR="00491C5C" w:rsidRPr="0037562D" w:rsidRDefault="00491C5C" w:rsidP="00491C5C">
      <w:pPr>
        <w:pStyle w:val="responses"/>
      </w:pPr>
      <w:r w:rsidRPr="0037562D">
        <w:t>Gas LPG</w:t>
      </w:r>
    </w:p>
    <w:p w14:paraId="74EE10F7" w14:textId="77777777" w:rsidR="00491C5C" w:rsidRPr="0037562D" w:rsidRDefault="00491C5C" w:rsidP="00491C5C">
      <w:pPr>
        <w:pStyle w:val="responses"/>
      </w:pPr>
      <w:r w:rsidRPr="0037562D">
        <w:t>Coal</w:t>
      </w:r>
    </w:p>
    <w:p w14:paraId="6C0DC94A" w14:textId="77777777" w:rsidR="00491C5C" w:rsidRPr="0037562D" w:rsidRDefault="00491C5C" w:rsidP="00491C5C">
      <w:pPr>
        <w:pStyle w:val="responses"/>
      </w:pPr>
      <w:r w:rsidRPr="0037562D">
        <w:t>Oil</w:t>
      </w:r>
    </w:p>
    <w:p w14:paraId="67F01BEF" w14:textId="77777777" w:rsidR="00491C5C" w:rsidRPr="0037562D" w:rsidRDefault="00491C5C" w:rsidP="00491C5C">
      <w:pPr>
        <w:pStyle w:val="responses"/>
      </w:pPr>
      <w:r w:rsidRPr="0037562D">
        <w:t>Other (please specify)</w:t>
      </w:r>
    </w:p>
    <w:p w14:paraId="016C8A00" w14:textId="77777777" w:rsidR="00491C5C" w:rsidRPr="0037562D" w:rsidRDefault="00491C5C" w:rsidP="00491C5C">
      <w:pPr>
        <w:pStyle w:val="questions2"/>
      </w:pPr>
      <w:r w:rsidRPr="0037562D">
        <w:t>Cleaning, processing, or transporting harvested food (select all relevant)</w:t>
      </w:r>
    </w:p>
    <w:p w14:paraId="3BF6E43D" w14:textId="77777777" w:rsidR="00491C5C" w:rsidRPr="0037562D" w:rsidRDefault="00491C5C" w:rsidP="00491C5C">
      <w:pPr>
        <w:pStyle w:val="responses"/>
      </w:pPr>
      <w:r w:rsidRPr="0037562D">
        <w:t>Electricity (national grid)</w:t>
      </w:r>
    </w:p>
    <w:p w14:paraId="099EC185" w14:textId="77777777" w:rsidR="00491C5C" w:rsidRPr="0037562D" w:rsidRDefault="00491C5C" w:rsidP="00491C5C">
      <w:pPr>
        <w:pStyle w:val="responses"/>
      </w:pPr>
      <w:r w:rsidRPr="0037562D">
        <w:t>Wind turbine</w:t>
      </w:r>
    </w:p>
    <w:p w14:paraId="2A72C397" w14:textId="77777777" w:rsidR="00491C5C" w:rsidRPr="0037562D" w:rsidRDefault="00491C5C" w:rsidP="00491C5C">
      <w:pPr>
        <w:pStyle w:val="responses"/>
      </w:pPr>
      <w:r w:rsidRPr="0037562D">
        <w:t>Solar panel</w:t>
      </w:r>
    </w:p>
    <w:p w14:paraId="0FC63B25" w14:textId="77777777" w:rsidR="00491C5C" w:rsidRPr="0037562D" w:rsidRDefault="00491C5C" w:rsidP="00491C5C">
      <w:pPr>
        <w:pStyle w:val="responses"/>
      </w:pPr>
      <w:r w:rsidRPr="0037562D">
        <w:t>Burning plant materials</w:t>
      </w:r>
    </w:p>
    <w:p w14:paraId="42D7B243" w14:textId="77777777" w:rsidR="00491C5C" w:rsidRPr="0037562D" w:rsidRDefault="00491C5C" w:rsidP="00491C5C">
      <w:pPr>
        <w:pStyle w:val="responses"/>
      </w:pPr>
      <w:r w:rsidRPr="0037562D">
        <w:t>Biogas</w:t>
      </w:r>
    </w:p>
    <w:p w14:paraId="67DE9A8A" w14:textId="77777777" w:rsidR="00491C5C" w:rsidRPr="0037562D" w:rsidRDefault="00491C5C" w:rsidP="00491C5C">
      <w:pPr>
        <w:pStyle w:val="responses"/>
      </w:pPr>
      <w:r w:rsidRPr="0037562D">
        <w:t>Gas LPG</w:t>
      </w:r>
    </w:p>
    <w:p w14:paraId="61DB970B" w14:textId="77777777" w:rsidR="00491C5C" w:rsidRPr="0037562D" w:rsidRDefault="00491C5C" w:rsidP="00491C5C">
      <w:pPr>
        <w:pStyle w:val="responses"/>
      </w:pPr>
      <w:r w:rsidRPr="0037562D">
        <w:t>Coal</w:t>
      </w:r>
    </w:p>
    <w:p w14:paraId="403E64F3" w14:textId="77777777" w:rsidR="00491C5C" w:rsidRPr="0037562D" w:rsidRDefault="00491C5C" w:rsidP="00491C5C">
      <w:pPr>
        <w:pStyle w:val="responses"/>
      </w:pPr>
      <w:r w:rsidRPr="0037562D">
        <w:t>Petrol or diesel</w:t>
      </w:r>
    </w:p>
    <w:p w14:paraId="34B3A3F5" w14:textId="77777777" w:rsidR="00491C5C" w:rsidRPr="0037562D" w:rsidRDefault="00491C5C" w:rsidP="00491C5C">
      <w:pPr>
        <w:pStyle w:val="responses"/>
      </w:pPr>
      <w:r w:rsidRPr="0037562D">
        <w:t>Animal traction</w:t>
      </w:r>
    </w:p>
    <w:p w14:paraId="6AA5B422" w14:textId="77777777" w:rsidR="00491C5C" w:rsidRPr="0037562D" w:rsidRDefault="00491C5C" w:rsidP="00491C5C">
      <w:pPr>
        <w:pStyle w:val="responses"/>
      </w:pPr>
      <w:r w:rsidRPr="0037562D">
        <w:t>Other (please specify)</w:t>
      </w:r>
    </w:p>
    <w:p w14:paraId="71FC7D27" w14:textId="77777777" w:rsidR="00491C5C" w:rsidRPr="0037562D" w:rsidRDefault="00491C5C" w:rsidP="00491C5C">
      <w:pPr>
        <w:pStyle w:val="Questions"/>
      </w:pPr>
      <w:r w:rsidRPr="0037562D">
        <w:t>Where do you source most of your energy?</w:t>
      </w:r>
    </w:p>
    <w:p w14:paraId="7E5A2438" w14:textId="77777777" w:rsidR="00491C5C" w:rsidRPr="0037562D" w:rsidRDefault="00491C5C" w:rsidP="00491C5C">
      <w:pPr>
        <w:pStyle w:val="responses"/>
      </w:pPr>
      <w:r w:rsidRPr="0037562D">
        <w:t>5 - All energy is self-produced, exchanged with other farmers or managed collectively.</w:t>
      </w:r>
    </w:p>
    <w:p w14:paraId="632C7DA4" w14:textId="77777777" w:rsidR="00491C5C" w:rsidRPr="0037562D" w:rsidRDefault="00491C5C" w:rsidP="00491C5C">
      <w:pPr>
        <w:pStyle w:val="responses"/>
      </w:pPr>
      <w:r w:rsidRPr="0037562D">
        <w:t>4 - 25% of energy is purchased from the market, the other 75% is self-produced or exchanged.</w:t>
      </w:r>
    </w:p>
    <w:p w14:paraId="3CDCDBD0" w14:textId="77777777" w:rsidR="00491C5C" w:rsidRPr="0037562D" w:rsidRDefault="00491C5C" w:rsidP="00491C5C">
      <w:pPr>
        <w:pStyle w:val="responses"/>
      </w:pPr>
      <w:r w:rsidRPr="0037562D">
        <w:lastRenderedPageBreak/>
        <w:t>3 - 50% of energy is purchased from the market, the other 50% produced on farm/within the agroecosystem or exchanged with other members of the community.</w:t>
      </w:r>
    </w:p>
    <w:p w14:paraId="7FE98F3A" w14:textId="77777777" w:rsidR="00491C5C" w:rsidRPr="0037562D" w:rsidRDefault="00491C5C" w:rsidP="00491C5C">
      <w:pPr>
        <w:pStyle w:val="responses"/>
      </w:pPr>
      <w:r w:rsidRPr="0037562D">
        <w:t>2 - 75% of energy is purchased from the market, the other 25% is produced on farm/within the agroecosystem or exchanged with other members of the community.</w:t>
      </w:r>
    </w:p>
    <w:p w14:paraId="3E28AE04" w14:textId="77777777" w:rsidR="00491C5C" w:rsidRPr="0037562D" w:rsidRDefault="00491C5C" w:rsidP="00491C5C">
      <w:pPr>
        <w:pStyle w:val="responses"/>
      </w:pPr>
      <w:r w:rsidRPr="0037562D">
        <w:t>1 - All energy is purchased from the market.</w:t>
      </w:r>
    </w:p>
    <w:p w14:paraId="608C7A1F" w14:textId="0B59F427" w:rsidR="00B70635" w:rsidRPr="0037562D" w:rsidRDefault="00B70635" w:rsidP="008F11EB">
      <w:pPr>
        <w:pStyle w:val="Heading3"/>
      </w:pPr>
      <w:bookmarkStart w:id="261" w:name="_Toc166680175"/>
      <w:r w:rsidRPr="0037562D">
        <w:t>Economic</w:t>
      </w:r>
      <w:bookmarkEnd w:id="259"/>
      <w:bookmarkEnd w:id="261"/>
    </w:p>
    <w:p w14:paraId="0835E3C3" w14:textId="44CF0D36" w:rsidR="00B70635" w:rsidRPr="0037562D" w:rsidRDefault="00B70635" w:rsidP="00D13725">
      <w:pPr>
        <w:pStyle w:val="Heading4"/>
      </w:pPr>
      <w:bookmarkStart w:id="262" w:name="_Toc146024558"/>
      <w:bookmarkStart w:id="263" w:name="_Toc166680176"/>
      <w:r w:rsidRPr="0037562D">
        <w:t>Income</w:t>
      </w:r>
      <w:bookmarkEnd w:id="262"/>
      <w:bookmarkEnd w:id="263"/>
    </w:p>
    <w:p w14:paraId="166F63EB" w14:textId="77777777" w:rsidR="00B70635" w:rsidRPr="0037562D" w:rsidRDefault="00B70635" w:rsidP="00B70635">
      <w:pPr>
        <w:pStyle w:val="Questions"/>
      </w:pPr>
      <w:r w:rsidRPr="0037562D">
        <w:t>In the past 12 months, approximately how much income in [local currency] did the household make from the following sources.</w:t>
      </w:r>
    </w:p>
    <w:tbl>
      <w:tblPr>
        <w:tblStyle w:val="TableGrid"/>
        <w:tblW w:w="0" w:type="auto"/>
        <w:tblLayout w:type="fixed"/>
        <w:tblLook w:val="06A0" w:firstRow="1" w:lastRow="0" w:firstColumn="1" w:lastColumn="0" w:noHBand="1" w:noVBand="1"/>
      </w:tblPr>
      <w:tblGrid>
        <w:gridCol w:w="5132"/>
        <w:gridCol w:w="3692"/>
      </w:tblGrid>
      <w:tr w:rsidR="00B70635" w:rsidRPr="0037562D" w14:paraId="0E16F5CF" w14:textId="77777777">
        <w:trPr>
          <w:trHeight w:val="338"/>
        </w:trPr>
        <w:tc>
          <w:tcPr>
            <w:tcW w:w="5132" w:type="dxa"/>
          </w:tcPr>
          <w:p w14:paraId="4A58EB10" w14:textId="77777777" w:rsidR="00B70635" w:rsidRPr="0037562D" w:rsidRDefault="00B70635">
            <w:pPr>
              <w:pStyle w:val="questions2"/>
            </w:pPr>
            <w:r w:rsidRPr="0037562D">
              <w:t>Crop production</w:t>
            </w:r>
          </w:p>
        </w:tc>
        <w:tc>
          <w:tcPr>
            <w:tcW w:w="3692" w:type="dxa"/>
            <w:vAlign w:val="center"/>
          </w:tcPr>
          <w:p w14:paraId="503EA399"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5B208C64" w14:textId="77777777">
        <w:trPr>
          <w:trHeight w:val="285"/>
        </w:trPr>
        <w:tc>
          <w:tcPr>
            <w:tcW w:w="5132" w:type="dxa"/>
          </w:tcPr>
          <w:p w14:paraId="21E0B5C8" w14:textId="77777777" w:rsidR="00B70635" w:rsidRPr="0037562D" w:rsidRDefault="00B70635">
            <w:pPr>
              <w:pStyle w:val="questions2"/>
            </w:pPr>
            <w:r w:rsidRPr="0037562D">
              <w:t>Livestock production</w:t>
            </w:r>
          </w:p>
        </w:tc>
        <w:tc>
          <w:tcPr>
            <w:tcW w:w="3692" w:type="dxa"/>
            <w:vAlign w:val="center"/>
          </w:tcPr>
          <w:p w14:paraId="44AA7A3F"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2E934F08" w14:textId="77777777">
        <w:trPr>
          <w:trHeight w:val="285"/>
        </w:trPr>
        <w:tc>
          <w:tcPr>
            <w:tcW w:w="5132" w:type="dxa"/>
          </w:tcPr>
          <w:p w14:paraId="0AB6B970" w14:textId="77777777" w:rsidR="00B70635" w:rsidRPr="0037562D" w:rsidRDefault="00B70635">
            <w:pPr>
              <w:pStyle w:val="questions2"/>
            </w:pPr>
            <w:r w:rsidRPr="0037562D">
              <w:t>Fish production</w:t>
            </w:r>
          </w:p>
        </w:tc>
        <w:tc>
          <w:tcPr>
            <w:tcW w:w="3692" w:type="dxa"/>
            <w:vAlign w:val="center"/>
          </w:tcPr>
          <w:p w14:paraId="1EF4C0C0"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664FD4BC" w14:textId="77777777">
        <w:trPr>
          <w:trHeight w:val="285"/>
        </w:trPr>
        <w:tc>
          <w:tcPr>
            <w:tcW w:w="5132" w:type="dxa"/>
          </w:tcPr>
          <w:p w14:paraId="644BB21B" w14:textId="77777777" w:rsidR="00B70635" w:rsidRPr="0037562D" w:rsidRDefault="00B70635">
            <w:pPr>
              <w:pStyle w:val="questions2"/>
            </w:pPr>
            <w:r w:rsidRPr="0037562D">
              <w:t>Other family business</w:t>
            </w:r>
          </w:p>
        </w:tc>
        <w:tc>
          <w:tcPr>
            <w:tcW w:w="3692" w:type="dxa"/>
            <w:vAlign w:val="center"/>
          </w:tcPr>
          <w:p w14:paraId="46FCAB99"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326B2BDC" w14:textId="77777777">
        <w:trPr>
          <w:trHeight w:val="285"/>
        </w:trPr>
        <w:tc>
          <w:tcPr>
            <w:tcW w:w="5132" w:type="dxa"/>
          </w:tcPr>
          <w:p w14:paraId="1FA12D6E" w14:textId="77777777" w:rsidR="00B70635" w:rsidRPr="0037562D" w:rsidRDefault="00B70635">
            <w:pPr>
              <w:pStyle w:val="questions2"/>
            </w:pPr>
            <w:r w:rsidRPr="0037562D">
              <w:t>Casual labour</w:t>
            </w:r>
          </w:p>
        </w:tc>
        <w:tc>
          <w:tcPr>
            <w:tcW w:w="3692" w:type="dxa"/>
            <w:vAlign w:val="center"/>
          </w:tcPr>
          <w:p w14:paraId="0558957A"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63D32457" w14:textId="77777777">
        <w:trPr>
          <w:trHeight w:val="285"/>
        </w:trPr>
        <w:tc>
          <w:tcPr>
            <w:tcW w:w="5132" w:type="dxa"/>
          </w:tcPr>
          <w:p w14:paraId="547E55C9" w14:textId="77777777" w:rsidR="00B70635" w:rsidRPr="006725DE" w:rsidRDefault="00B70635">
            <w:pPr>
              <w:pStyle w:val="questions2"/>
            </w:pPr>
            <w:r w:rsidRPr="006725DE">
              <w:t>Formal labour office job</w:t>
            </w:r>
          </w:p>
        </w:tc>
        <w:tc>
          <w:tcPr>
            <w:tcW w:w="3692" w:type="dxa"/>
            <w:vAlign w:val="center"/>
          </w:tcPr>
          <w:p w14:paraId="0DADE913"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48F57737" w14:textId="77777777">
        <w:trPr>
          <w:trHeight w:val="285"/>
        </w:trPr>
        <w:tc>
          <w:tcPr>
            <w:tcW w:w="5132" w:type="dxa"/>
          </w:tcPr>
          <w:p w14:paraId="3625FE6A" w14:textId="77777777" w:rsidR="00B70635" w:rsidRPr="0037562D" w:rsidRDefault="00B70635">
            <w:pPr>
              <w:pStyle w:val="questions2"/>
            </w:pPr>
            <w:r w:rsidRPr="0037562D">
              <w:t>Cash transfers</w:t>
            </w:r>
          </w:p>
        </w:tc>
        <w:tc>
          <w:tcPr>
            <w:tcW w:w="3692" w:type="dxa"/>
            <w:vAlign w:val="center"/>
          </w:tcPr>
          <w:p w14:paraId="6A9DF60E"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4EDC0FD8" w14:textId="77777777">
        <w:trPr>
          <w:trHeight w:val="448"/>
        </w:trPr>
        <w:tc>
          <w:tcPr>
            <w:tcW w:w="5132" w:type="dxa"/>
          </w:tcPr>
          <w:p w14:paraId="0BEB43B0" w14:textId="77777777" w:rsidR="00B70635" w:rsidRPr="0037562D" w:rsidRDefault="00B70635">
            <w:pPr>
              <w:pStyle w:val="questions2"/>
            </w:pPr>
            <w:r w:rsidRPr="0037562D">
              <w:t>Leasing agricultural or non-agricultural land</w:t>
            </w:r>
          </w:p>
        </w:tc>
        <w:tc>
          <w:tcPr>
            <w:tcW w:w="3692" w:type="dxa"/>
            <w:vAlign w:val="center"/>
          </w:tcPr>
          <w:p w14:paraId="5B906E15"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33150E65" w14:textId="77777777">
        <w:trPr>
          <w:trHeight w:val="285"/>
        </w:trPr>
        <w:tc>
          <w:tcPr>
            <w:tcW w:w="5132" w:type="dxa"/>
          </w:tcPr>
          <w:p w14:paraId="6B58A0BE" w14:textId="77777777" w:rsidR="00B70635" w:rsidRPr="0037562D" w:rsidRDefault="00B70635">
            <w:pPr>
              <w:pStyle w:val="questions2"/>
            </w:pPr>
            <w:r w:rsidRPr="0037562D">
              <w:t>Subsidy</w:t>
            </w:r>
          </w:p>
        </w:tc>
        <w:tc>
          <w:tcPr>
            <w:tcW w:w="3692" w:type="dxa"/>
            <w:vAlign w:val="center"/>
          </w:tcPr>
          <w:p w14:paraId="421B799B"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r w:rsidR="00B70635" w:rsidRPr="0037562D" w14:paraId="7DEC0788" w14:textId="77777777">
        <w:trPr>
          <w:trHeight w:val="285"/>
        </w:trPr>
        <w:tc>
          <w:tcPr>
            <w:tcW w:w="5132" w:type="dxa"/>
          </w:tcPr>
          <w:p w14:paraId="49D5FF6C" w14:textId="77777777" w:rsidR="00B70635" w:rsidRPr="0037562D" w:rsidRDefault="00B70635">
            <w:pPr>
              <w:pStyle w:val="questions2"/>
              <w:numPr>
                <w:ilvl w:val="0"/>
                <w:numId w:val="0"/>
              </w:numPr>
            </w:pPr>
            <w:r w:rsidRPr="0037562D">
              <w:t>Other source of income</w:t>
            </w:r>
          </w:p>
        </w:tc>
        <w:tc>
          <w:tcPr>
            <w:tcW w:w="3692" w:type="dxa"/>
            <w:vAlign w:val="center"/>
          </w:tcPr>
          <w:p w14:paraId="31B4BE0F" w14:textId="77777777" w:rsidR="00B70635" w:rsidRPr="0037562D" w:rsidRDefault="00B70635">
            <w:pPr>
              <w:jc w:val="center"/>
              <w:rPr>
                <w:rFonts w:ascii="Calibri" w:eastAsia="Calibri" w:hAnsi="Calibri" w:cs="Calibri"/>
                <w:i/>
                <w:iCs/>
                <w:color w:val="7F7F7F" w:themeColor="text1" w:themeTint="80"/>
              </w:rPr>
            </w:pPr>
            <w:r w:rsidRPr="0037562D">
              <w:rPr>
                <w:rFonts w:ascii="Calibri" w:eastAsia="Calibri" w:hAnsi="Calibri" w:cs="Calibri"/>
                <w:i/>
                <w:iCs/>
                <w:color w:val="7F7F7F" w:themeColor="text1" w:themeTint="80"/>
              </w:rPr>
              <w:t>Income</w:t>
            </w:r>
          </w:p>
        </w:tc>
      </w:tr>
    </w:tbl>
    <w:p w14:paraId="62E9F48D" w14:textId="77777777" w:rsidR="00B70635" w:rsidRPr="0037562D" w:rsidRDefault="00B70635" w:rsidP="00B70635">
      <w:pPr>
        <w:pStyle w:val="Questions"/>
      </w:pPr>
      <w:r w:rsidRPr="0037562D">
        <w:lastRenderedPageBreak/>
        <w:t>How would you rate the stability of the household income?</w:t>
      </w:r>
    </w:p>
    <w:p w14:paraId="4457A0B6" w14:textId="77777777" w:rsidR="00B70635" w:rsidRPr="0037562D" w:rsidRDefault="00B70635" w:rsidP="00B70635">
      <w:pPr>
        <w:pStyle w:val="Hint"/>
      </w:pPr>
      <w:r w:rsidRPr="0037562D">
        <w:t>Hint: Please choose the option that best represent</w:t>
      </w:r>
    </w:p>
    <w:p w14:paraId="70BD37A3" w14:textId="77777777" w:rsidR="00B70635" w:rsidRPr="0037562D" w:rsidRDefault="00B70635" w:rsidP="00B70635">
      <w:pPr>
        <w:pStyle w:val="responses"/>
      </w:pPr>
      <w:r w:rsidRPr="0037562D">
        <w:t>5 - Income is increasing over time.</w:t>
      </w:r>
    </w:p>
    <w:p w14:paraId="260C5A08" w14:textId="77777777" w:rsidR="00B70635" w:rsidRPr="0037562D" w:rsidRDefault="00B70635" w:rsidP="00B70635">
      <w:pPr>
        <w:pStyle w:val="responses"/>
      </w:pPr>
      <w:r w:rsidRPr="0037562D">
        <w:t>4 – Income is stable over time.</w:t>
      </w:r>
    </w:p>
    <w:p w14:paraId="42E6BB73" w14:textId="77777777" w:rsidR="00B70635" w:rsidRPr="0037562D" w:rsidRDefault="00B70635" w:rsidP="00B70635">
      <w:pPr>
        <w:pStyle w:val="responses"/>
      </w:pPr>
      <w:r w:rsidRPr="0037562D">
        <w:t>3 - Income varies little from year to year.</w:t>
      </w:r>
    </w:p>
    <w:p w14:paraId="28B1FCC0" w14:textId="77777777" w:rsidR="00B70635" w:rsidRPr="0037562D" w:rsidRDefault="00B70635" w:rsidP="00B70635">
      <w:pPr>
        <w:pStyle w:val="responses"/>
      </w:pPr>
      <w:r w:rsidRPr="0037562D">
        <w:t>2 - Income varies from year to year.</w:t>
      </w:r>
    </w:p>
    <w:p w14:paraId="4F3A20A6" w14:textId="77777777" w:rsidR="00B70635" w:rsidRPr="0037562D" w:rsidRDefault="00B70635" w:rsidP="00B70635">
      <w:pPr>
        <w:pStyle w:val="responses"/>
      </w:pPr>
      <w:r w:rsidRPr="0037562D">
        <w:t>1 - Income is on a decreasing trend.</w:t>
      </w:r>
    </w:p>
    <w:p w14:paraId="0403646A" w14:textId="77777777" w:rsidR="00B70635" w:rsidRPr="0037562D" w:rsidRDefault="00B70635" w:rsidP="00B70635">
      <w:pPr>
        <w:pStyle w:val="Questions"/>
      </w:pPr>
      <w:r w:rsidRPr="0037562D">
        <w:t>In the last 12 months, did the household spend more money on the farm than it earns from the farm?</w:t>
      </w:r>
    </w:p>
    <w:p w14:paraId="112FDD66" w14:textId="77777777" w:rsidR="00B70635" w:rsidRPr="0037562D" w:rsidRDefault="00B70635" w:rsidP="00B70635">
      <w:pPr>
        <w:pStyle w:val="responses"/>
      </w:pPr>
      <w:r w:rsidRPr="0037562D">
        <w:t>Yes</w:t>
      </w:r>
    </w:p>
    <w:p w14:paraId="744D4FF1" w14:textId="77777777" w:rsidR="00B70635" w:rsidRPr="0037562D" w:rsidRDefault="00B70635" w:rsidP="00B70635">
      <w:pPr>
        <w:pStyle w:val="responses"/>
      </w:pPr>
      <w:r w:rsidRPr="0037562D">
        <w:t>No</w:t>
      </w:r>
    </w:p>
    <w:p w14:paraId="5500D21A" w14:textId="77777777" w:rsidR="00B70635" w:rsidRPr="006725DE" w:rsidRDefault="00B70635" w:rsidP="00B70635">
      <w:pPr>
        <w:pStyle w:val="responses"/>
      </w:pPr>
      <w:r w:rsidRPr="006725DE">
        <w:t>I don't know</w:t>
      </w:r>
    </w:p>
    <w:p w14:paraId="1B890B89" w14:textId="77777777" w:rsidR="00B70635" w:rsidRPr="0037562D" w:rsidRDefault="00B70635" w:rsidP="00B70635">
      <w:pPr>
        <w:pStyle w:val="Questions"/>
      </w:pPr>
      <w:r w:rsidRPr="0037562D">
        <w:t>If the answer is “Yes”, Could you please provide some insights into the reasons behind the excess expenditure and approximately how much money was spent in excess?</w:t>
      </w:r>
    </w:p>
    <w:p w14:paraId="738C434F" w14:textId="77777777" w:rsidR="00B70635" w:rsidRPr="0037562D" w:rsidRDefault="00B70635" w:rsidP="00B70635">
      <w:pPr>
        <w:pStyle w:val="Questions"/>
        <w:numPr>
          <w:ilvl w:val="3"/>
          <w:numId w:val="0"/>
        </w:numPr>
        <w:rPr>
          <w:bCs/>
        </w:rPr>
      </w:pPr>
    </w:p>
    <w:p w14:paraId="66FF24E8" w14:textId="77777777" w:rsidR="00B70635" w:rsidRPr="0037562D" w:rsidRDefault="00B70635" w:rsidP="00B70635">
      <w:pPr>
        <w:pStyle w:val="Questions"/>
      </w:pPr>
      <w:r w:rsidRPr="0037562D">
        <w:t>Please observe the farmer's main household and ask, what material is the roof of the house made of?</w:t>
      </w:r>
    </w:p>
    <w:p w14:paraId="6537D82F" w14:textId="77777777" w:rsidR="00B70635" w:rsidRPr="0037562D" w:rsidRDefault="00B70635" w:rsidP="00B70635">
      <w:pPr>
        <w:pStyle w:val="responses"/>
      </w:pPr>
      <w:r w:rsidRPr="0037562D">
        <w:t>Bamboo</w:t>
      </w:r>
    </w:p>
    <w:p w14:paraId="2A6D5F3D" w14:textId="77777777" w:rsidR="00B70635" w:rsidRPr="0037562D" w:rsidRDefault="00B70635" w:rsidP="00B70635">
      <w:pPr>
        <w:pStyle w:val="responses"/>
      </w:pPr>
      <w:r w:rsidRPr="0037562D">
        <w:t>Concrete, brick, stone</w:t>
      </w:r>
    </w:p>
    <w:p w14:paraId="40EB6AAC" w14:textId="77777777" w:rsidR="00B70635" w:rsidRPr="0037562D" w:rsidRDefault="00B70635" w:rsidP="00B70635">
      <w:pPr>
        <w:pStyle w:val="responses"/>
      </w:pPr>
      <w:r w:rsidRPr="0037562D">
        <w:t>Fibrous cements</w:t>
      </w:r>
    </w:p>
    <w:p w14:paraId="22681537" w14:textId="77777777" w:rsidR="00B70635" w:rsidRPr="0037562D" w:rsidRDefault="00B70635" w:rsidP="00B70635">
      <w:pPr>
        <w:pStyle w:val="responses"/>
      </w:pPr>
      <w:r w:rsidRPr="0037562D">
        <w:t>Galvanized iron or aluminum or other metal sheets</w:t>
      </w:r>
    </w:p>
    <w:p w14:paraId="0E029276" w14:textId="77777777" w:rsidR="00B70635" w:rsidRPr="0037562D" w:rsidRDefault="00B70635" w:rsidP="00B70635">
      <w:pPr>
        <w:pStyle w:val="responses"/>
      </w:pPr>
      <w:r w:rsidRPr="006725DE">
        <w:t>Thatch/leaves/grass</w:t>
      </w:r>
    </w:p>
    <w:p w14:paraId="13B9642E" w14:textId="77777777" w:rsidR="00B70635" w:rsidRPr="0037562D" w:rsidRDefault="00B70635" w:rsidP="00B70635">
      <w:pPr>
        <w:pStyle w:val="responses"/>
      </w:pPr>
      <w:r w:rsidRPr="0037562D">
        <w:t>Tiles</w:t>
      </w:r>
    </w:p>
    <w:p w14:paraId="4A44EBBD" w14:textId="77777777" w:rsidR="00B70635" w:rsidRPr="0037562D" w:rsidRDefault="00B70635" w:rsidP="00B70635">
      <w:pPr>
        <w:pStyle w:val="responses"/>
      </w:pPr>
      <w:r w:rsidRPr="0037562D">
        <w:t>Other (please specify)</w:t>
      </w:r>
    </w:p>
    <w:p w14:paraId="51147FE2" w14:textId="77777777" w:rsidR="00B70635" w:rsidRPr="0037562D" w:rsidRDefault="00B70635" w:rsidP="00B70635">
      <w:pPr>
        <w:pStyle w:val="Questions"/>
      </w:pPr>
      <w:r w:rsidRPr="0037562D">
        <w:t>Please observe the farmer's main household and ask, what material are the walls of the house made of?</w:t>
      </w:r>
    </w:p>
    <w:p w14:paraId="1A7AF338" w14:textId="77777777" w:rsidR="00B70635" w:rsidRPr="0037562D" w:rsidRDefault="00B70635" w:rsidP="00B70635">
      <w:pPr>
        <w:pStyle w:val="responses"/>
      </w:pPr>
      <w:r w:rsidRPr="0037562D">
        <w:t>Asbestos</w:t>
      </w:r>
    </w:p>
    <w:p w14:paraId="79D17751" w14:textId="77777777" w:rsidR="00B70635" w:rsidRPr="0037562D" w:rsidRDefault="00B70635" w:rsidP="00B70635">
      <w:pPr>
        <w:pStyle w:val="responses"/>
      </w:pPr>
      <w:r w:rsidRPr="0037562D">
        <w:t>Bricks</w:t>
      </w:r>
    </w:p>
    <w:p w14:paraId="73DB65AB" w14:textId="77777777" w:rsidR="00B70635" w:rsidRPr="0037562D" w:rsidRDefault="00B70635" w:rsidP="00B70635">
      <w:pPr>
        <w:pStyle w:val="responses"/>
      </w:pPr>
      <w:r w:rsidRPr="006725DE">
        <w:t>Iron sheet</w:t>
      </w:r>
    </w:p>
    <w:p w14:paraId="42D84C14" w14:textId="77777777" w:rsidR="00B70635" w:rsidRPr="0037562D" w:rsidRDefault="00B70635" w:rsidP="00B70635">
      <w:pPr>
        <w:pStyle w:val="responses"/>
      </w:pPr>
      <w:r w:rsidRPr="0037562D">
        <w:t>Mud</w:t>
      </w:r>
    </w:p>
    <w:p w14:paraId="7EEB77F3" w14:textId="77777777" w:rsidR="00B70635" w:rsidRPr="0037562D" w:rsidRDefault="00B70635" w:rsidP="00B70635">
      <w:pPr>
        <w:pStyle w:val="responses"/>
      </w:pPr>
      <w:r w:rsidRPr="0037562D">
        <w:lastRenderedPageBreak/>
        <w:t>Plastered</w:t>
      </w:r>
    </w:p>
    <w:p w14:paraId="2A659991" w14:textId="77777777" w:rsidR="00B70635" w:rsidRPr="0037562D" w:rsidRDefault="00B70635" w:rsidP="00B70635">
      <w:pPr>
        <w:pStyle w:val="responses"/>
      </w:pPr>
      <w:r w:rsidRPr="0037562D">
        <w:t>Stones</w:t>
      </w:r>
    </w:p>
    <w:p w14:paraId="16C125EC" w14:textId="77777777" w:rsidR="00B70635" w:rsidRPr="0037562D" w:rsidRDefault="00B70635" w:rsidP="00B70635">
      <w:pPr>
        <w:pStyle w:val="responses"/>
      </w:pPr>
      <w:r w:rsidRPr="0037562D">
        <w:t>Wood</w:t>
      </w:r>
    </w:p>
    <w:p w14:paraId="0AD884D6" w14:textId="77777777" w:rsidR="00B70635" w:rsidRPr="0037562D" w:rsidRDefault="00B70635" w:rsidP="00B70635">
      <w:pPr>
        <w:pStyle w:val="responses"/>
      </w:pPr>
      <w:r w:rsidRPr="0037562D">
        <w:t>Other (please specify)</w:t>
      </w:r>
    </w:p>
    <w:p w14:paraId="58B41FD0" w14:textId="77777777" w:rsidR="00E86EB4" w:rsidRPr="0037562D" w:rsidRDefault="00E86EB4" w:rsidP="00E86EB4">
      <w:pPr>
        <w:pStyle w:val="responses"/>
        <w:numPr>
          <w:ilvl w:val="0"/>
          <w:numId w:val="0"/>
        </w:numPr>
        <w:ind w:left="1321" w:hanging="357"/>
        <w:rPr>
          <w:color w:val="auto"/>
        </w:rPr>
      </w:pPr>
    </w:p>
    <w:p w14:paraId="11D5B863" w14:textId="77777777" w:rsidR="00E86EB4" w:rsidRPr="0037562D" w:rsidRDefault="00E86EB4" w:rsidP="00E86EB4">
      <w:pPr>
        <w:pStyle w:val="Questions"/>
      </w:pPr>
      <w:r w:rsidRPr="0037562D">
        <w:t>In the past 12 months, what percentage of the household's income was generated by the following sources.</w:t>
      </w:r>
    </w:p>
    <w:tbl>
      <w:tblPr>
        <w:tblW w:w="0" w:type="auto"/>
        <w:tblInd w:w="137" w:type="dxa"/>
        <w:tblLook w:val="04A0" w:firstRow="1" w:lastRow="0" w:firstColumn="1" w:lastColumn="0" w:noHBand="0" w:noVBand="1"/>
      </w:tblPr>
      <w:tblGrid>
        <w:gridCol w:w="7371"/>
        <w:gridCol w:w="1842"/>
      </w:tblGrid>
      <w:tr w:rsidR="00E86EB4" w:rsidRPr="0037562D" w14:paraId="7A6B2A13" w14:textId="77777777">
        <w:trPr>
          <w:trHeight w:val="416"/>
        </w:trPr>
        <w:tc>
          <w:tcPr>
            <w:tcW w:w="7371" w:type="dxa"/>
          </w:tcPr>
          <w:p w14:paraId="4F0F75AC" w14:textId="77777777" w:rsidR="00E86EB4" w:rsidRPr="0037562D" w:rsidRDefault="00E86EB4">
            <w:pPr>
              <w:pStyle w:val="questions2"/>
            </w:pPr>
            <w:r w:rsidRPr="0037562D">
              <w:t>Agricultural production:</w:t>
            </w:r>
          </w:p>
        </w:tc>
        <w:tc>
          <w:tcPr>
            <w:tcW w:w="1842" w:type="dxa"/>
          </w:tcPr>
          <w:p w14:paraId="1F221ACF" w14:textId="77777777" w:rsidR="00E86EB4" w:rsidRPr="0037562D" w:rsidRDefault="00E86EB4">
            <w:pPr>
              <w:spacing w:before="120" w:after="120"/>
              <w:jc w:val="center"/>
              <w:rPr>
                <w:color w:val="808080" w:themeColor="background1" w:themeShade="80"/>
              </w:rPr>
            </w:pPr>
            <w:r w:rsidRPr="0037562D">
              <w:rPr>
                <w:color w:val="808080" w:themeColor="background1" w:themeShade="80"/>
              </w:rPr>
              <w:t>%</w:t>
            </w:r>
          </w:p>
        </w:tc>
      </w:tr>
      <w:tr w:rsidR="00E86EB4" w:rsidRPr="0037562D" w14:paraId="21D6772D" w14:textId="77777777">
        <w:tc>
          <w:tcPr>
            <w:tcW w:w="7371" w:type="dxa"/>
          </w:tcPr>
          <w:p w14:paraId="7C3A018D" w14:textId="77777777" w:rsidR="00E86EB4" w:rsidRPr="0037562D" w:rsidRDefault="00E86EB4">
            <w:pPr>
              <w:pStyle w:val="questions2"/>
            </w:pPr>
            <w:r w:rsidRPr="0037562D">
              <w:t>Livestock production:</w:t>
            </w:r>
          </w:p>
        </w:tc>
        <w:tc>
          <w:tcPr>
            <w:tcW w:w="1842" w:type="dxa"/>
          </w:tcPr>
          <w:p w14:paraId="585A78BB" w14:textId="77777777" w:rsidR="00E86EB4" w:rsidRPr="0037562D" w:rsidRDefault="00E86EB4">
            <w:pPr>
              <w:spacing w:before="120" w:after="120"/>
              <w:jc w:val="center"/>
            </w:pPr>
            <w:r w:rsidRPr="0037562D">
              <w:rPr>
                <w:color w:val="808080" w:themeColor="background1" w:themeShade="80"/>
              </w:rPr>
              <w:t>%</w:t>
            </w:r>
          </w:p>
        </w:tc>
      </w:tr>
      <w:tr w:rsidR="00E86EB4" w:rsidRPr="0037562D" w14:paraId="72BFC0D8" w14:textId="77777777">
        <w:tc>
          <w:tcPr>
            <w:tcW w:w="7371" w:type="dxa"/>
          </w:tcPr>
          <w:p w14:paraId="3BA6B9A3" w14:textId="77777777" w:rsidR="00E86EB4" w:rsidRPr="0037562D" w:rsidRDefault="00E86EB4">
            <w:pPr>
              <w:pStyle w:val="questions2"/>
            </w:pPr>
            <w:r w:rsidRPr="0037562D">
              <w:t>Fishing production:</w:t>
            </w:r>
          </w:p>
        </w:tc>
        <w:tc>
          <w:tcPr>
            <w:tcW w:w="1842" w:type="dxa"/>
          </w:tcPr>
          <w:p w14:paraId="062C7637" w14:textId="77777777" w:rsidR="00E86EB4" w:rsidRPr="0037562D" w:rsidRDefault="00E86EB4">
            <w:pPr>
              <w:spacing w:before="120" w:after="120"/>
              <w:jc w:val="center"/>
            </w:pPr>
            <w:r w:rsidRPr="0037562D">
              <w:rPr>
                <w:color w:val="808080" w:themeColor="background1" w:themeShade="80"/>
              </w:rPr>
              <w:t>%</w:t>
            </w:r>
          </w:p>
        </w:tc>
      </w:tr>
      <w:tr w:rsidR="00E86EB4" w:rsidRPr="0037562D" w14:paraId="64507937" w14:textId="77777777">
        <w:tc>
          <w:tcPr>
            <w:tcW w:w="7371" w:type="dxa"/>
          </w:tcPr>
          <w:p w14:paraId="41560665" w14:textId="77777777" w:rsidR="00E86EB4" w:rsidRPr="0037562D" w:rsidRDefault="00E86EB4">
            <w:pPr>
              <w:pStyle w:val="questions2"/>
            </w:pPr>
            <w:r w:rsidRPr="0037562D">
              <w:t>Other family business:</w:t>
            </w:r>
          </w:p>
        </w:tc>
        <w:tc>
          <w:tcPr>
            <w:tcW w:w="1842" w:type="dxa"/>
          </w:tcPr>
          <w:p w14:paraId="1C402823" w14:textId="77777777" w:rsidR="00E86EB4" w:rsidRPr="0037562D" w:rsidRDefault="00E86EB4">
            <w:pPr>
              <w:spacing w:before="120" w:after="120"/>
              <w:jc w:val="center"/>
            </w:pPr>
            <w:r w:rsidRPr="0037562D">
              <w:rPr>
                <w:color w:val="808080" w:themeColor="background1" w:themeShade="80"/>
              </w:rPr>
              <w:t>%</w:t>
            </w:r>
          </w:p>
        </w:tc>
      </w:tr>
      <w:tr w:rsidR="00E86EB4" w:rsidRPr="0037562D" w14:paraId="02B8D3ED" w14:textId="77777777">
        <w:tc>
          <w:tcPr>
            <w:tcW w:w="7371" w:type="dxa"/>
          </w:tcPr>
          <w:p w14:paraId="7E471D26" w14:textId="77777777" w:rsidR="00E86EB4" w:rsidRPr="006725DE" w:rsidRDefault="00E86EB4">
            <w:pPr>
              <w:pStyle w:val="questions2"/>
            </w:pPr>
            <w:r w:rsidRPr="006725DE">
              <w:t>Casual labour:</w:t>
            </w:r>
          </w:p>
        </w:tc>
        <w:tc>
          <w:tcPr>
            <w:tcW w:w="1842" w:type="dxa"/>
          </w:tcPr>
          <w:p w14:paraId="093649C6" w14:textId="77777777" w:rsidR="00E86EB4" w:rsidRPr="0037562D" w:rsidRDefault="00E86EB4">
            <w:pPr>
              <w:spacing w:before="120" w:after="120"/>
              <w:jc w:val="center"/>
            </w:pPr>
            <w:r w:rsidRPr="0037562D">
              <w:rPr>
                <w:color w:val="808080" w:themeColor="background1" w:themeShade="80"/>
              </w:rPr>
              <w:t>%</w:t>
            </w:r>
          </w:p>
        </w:tc>
      </w:tr>
      <w:tr w:rsidR="00E86EB4" w:rsidRPr="0037562D" w14:paraId="225E1C05" w14:textId="77777777">
        <w:tc>
          <w:tcPr>
            <w:tcW w:w="7371" w:type="dxa"/>
          </w:tcPr>
          <w:p w14:paraId="07A6D7E9" w14:textId="77777777" w:rsidR="00E86EB4" w:rsidRPr="00964508" w:rsidRDefault="00E86EB4">
            <w:pPr>
              <w:pStyle w:val="questions2"/>
            </w:pPr>
            <w:r w:rsidRPr="00964508">
              <w:t>Formal labour office job:</w:t>
            </w:r>
          </w:p>
        </w:tc>
        <w:tc>
          <w:tcPr>
            <w:tcW w:w="1842" w:type="dxa"/>
          </w:tcPr>
          <w:p w14:paraId="26B5AA97" w14:textId="77777777" w:rsidR="00E86EB4" w:rsidRPr="0037562D" w:rsidRDefault="00E86EB4">
            <w:pPr>
              <w:spacing w:before="120" w:after="120"/>
              <w:jc w:val="center"/>
            </w:pPr>
            <w:r w:rsidRPr="0037562D">
              <w:rPr>
                <w:color w:val="808080" w:themeColor="background1" w:themeShade="80"/>
              </w:rPr>
              <w:t>%</w:t>
            </w:r>
          </w:p>
        </w:tc>
      </w:tr>
      <w:tr w:rsidR="00E86EB4" w:rsidRPr="0037562D" w14:paraId="1F8C25E2" w14:textId="77777777">
        <w:tc>
          <w:tcPr>
            <w:tcW w:w="7371" w:type="dxa"/>
          </w:tcPr>
          <w:p w14:paraId="0F65A6C0" w14:textId="77777777" w:rsidR="00E86EB4" w:rsidRPr="0037562D" w:rsidRDefault="00E86EB4">
            <w:pPr>
              <w:pStyle w:val="questions2"/>
            </w:pPr>
            <w:r w:rsidRPr="0037562D">
              <w:t>Cash transfers (e.g., transfers from absent family members, donations):</w:t>
            </w:r>
          </w:p>
        </w:tc>
        <w:tc>
          <w:tcPr>
            <w:tcW w:w="1842" w:type="dxa"/>
          </w:tcPr>
          <w:p w14:paraId="49BAD50D" w14:textId="77777777" w:rsidR="00E86EB4" w:rsidRPr="0037562D" w:rsidRDefault="00E86EB4">
            <w:pPr>
              <w:spacing w:before="120" w:after="120"/>
              <w:jc w:val="center"/>
            </w:pPr>
            <w:r w:rsidRPr="0037562D">
              <w:rPr>
                <w:color w:val="808080" w:themeColor="background1" w:themeShade="80"/>
              </w:rPr>
              <w:t>%</w:t>
            </w:r>
          </w:p>
        </w:tc>
      </w:tr>
      <w:tr w:rsidR="00E86EB4" w:rsidRPr="0037562D" w14:paraId="6A47B792" w14:textId="77777777">
        <w:tc>
          <w:tcPr>
            <w:tcW w:w="7371" w:type="dxa"/>
          </w:tcPr>
          <w:p w14:paraId="5E961C47" w14:textId="77777777" w:rsidR="00E86EB4" w:rsidRPr="0037562D" w:rsidRDefault="00E86EB4">
            <w:pPr>
              <w:pStyle w:val="questions2"/>
            </w:pPr>
            <w:r w:rsidRPr="0037562D">
              <w:t>Leasing agricultural or non-agricultural land:</w:t>
            </w:r>
          </w:p>
        </w:tc>
        <w:tc>
          <w:tcPr>
            <w:tcW w:w="1842" w:type="dxa"/>
          </w:tcPr>
          <w:p w14:paraId="3FC7AD14" w14:textId="77777777" w:rsidR="00E86EB4" w:rsidRPr="0037562D" w:rsidRDefault="00E86EB4">
            <w:pPr>
              <w:spacing w:before="120" w:after="120"/>
              <w:jc w:val="center"/>
            </w:pPr>
            <w:r w:rsidRPr="0037562D">
              <w:rPr>
                <w:color w:val="808080" w:themeColor="background1" w:themeShade="80"/>
              </w:rPr>
              <w:t>%</w:t>
            </w:r>
          </w:p>
        </w:tc>
      </w:tr>
      <w:tr w:rsidR="00E86EB4" w:rsidRPr="0037562D" w14:paraId="6DBCACED" w14:textId="77777777">
        <w:tc>
          <w:tcPr>
            <w:tcW w:w="7371" w:type="dxa"/>
          </w:tcPr>
          <w:p w14:paraId="5C5A5E0A" w14:textId="77777777" w:rsidR="00E86EB4" w:rsidRPr="0037562D" w:rsidRDefault="00E86EB4">
            <w:pPr>
              <w:pStyle w:val="questions2"/>
            </w:pPr>
            <w:r w:rsidRPr="0037562D">
              <w:t>Subsidy (e.g., education subsidies, government social programs):</w:t>
            </w:r>
          </w:p>
        </w:tc>
        <w:tc>
          <w:tcPr>
            <w:tcW w:w="1842" w:type="dxa"/>
          </w:tcPr>
          <w:p w14:paraId="11D68518" w14:textId="77777777" w:rsidR="00E86EB4" w:rsidRPr="0037562D" w:rsidRDefault="00E86EB4">
            <w:pPr>
              <w:spacing w:before="120" w:after="120"/>
              <w:jc w:val="center"/>
            </w:pPr>
            <w:r w:rsidRPr="0037562D">
              <w:rPr>
                <w:color w:val="808080" w:themeColor="background1" w:themeShade="80"/>
              </w:rPr>
              <w:t>%</w:t>
            </w:r>
          </w:p>
        </w:tc>
      </w:tr>
      <w:tr w:rsidR="00E86EB4" w:rsidRPr="0037562D" w14:paraId="727B283B" w14:textId="77777777">
        <w:trPr>
          <w:trHeight w:val="257"/>
        </w:trPr>
        <w:tc>
          <w:tcPr>
            <w:tcW w:w="7371" w:type="dxa"/>
          </w:tcPr>
          <w:p w14:paraId="7A42FDAD" w14:textId="77777777" w:rsidR="00E86EB4" w:rsidRPr="0037562D" w:rsidRDefault="00E86EB4">
            <w:pPr>
              <w:pStyle w:val="questions2"/>
            </w:pPr>
            <w:r w:rsidRPr="0037562D">
              <w:t>Other (please specify):</w:t>
            </w:r>
          </w:p>
        </w:tc>
        <w:tc>
          <w:tcPr>
            <w:tcW w:w="1842" w:type="dxa"/>
          </w:tcPr>
          <w:p w14:paraId="770AC02B" w14:textId="77777777" w:rsidR="00E86EB4" w:rsidRPr="0037562D" w:rsidRDefault="00E86EB4">
            <w:pPr>
              <w:spacing w:before="120" w:after="120"/>
              <w:jc w:val="center"/>
            </w:pPr>
            <w:r w:rsidRPr="0037562D">
              <w:rPr>
                <w:color w:val="808080" w:themeColor="background1" w:themeShade="80"/>
              </w:rPr>
              <w:t>%</w:t>
            </w:r>
          </w:p>
        </w:tc>
      </w:tr>
    </w:tbl>
    <w:p w14:paraId="79C34DF3" w14:textId="77777777" w:rsidR="00E86EB4" w:rsidRPr="0037562D" w:rsidRDefault="00E86EB4" w:rsidP="00E86EB4">
      <w:pPr>
        <w:pStyle w:val="Questions"/>
      </w:pPr>
      <w:r w:rsidRPr="0037562D">
        <w:t>In the past 7 days, what percentage of the household's income was used for buying food?</w:t>
      </w:r>
    </w:p>
    <w:p w14:paraId="5492607B" w14:textId="77777777" w:rsidR="00E86EB4" w:rsidRPr="0037562D" w:rsidRDefault="00E86EB4" w:rsidP="00E86EB4">
      <w:pPr>
        <w:pStyle w:val="responses"/>
      </w:pPr>
      <w:r w:rsidRPr="0037562D">
        <w:t>None</w:t>
      </w:r>
    </w:p>
    <w:p w14:paraId="0E8C3C9B" w14:textId="77777777" w:rsidR="00E86EB4" w:rsidRPr="0037562D" w:rsidRDefault="00E86EB4" w:rsidP="00E86EB4">
      <w:pPr>
        <w:pStyle w:val="responses"/>
      </w:pPr>
      <w:r w:rsidRPr="0037562D">
        <w:t>1-25%</w:t>
      </w:r>
    </w:p>
    <w:p w14:paraId="34FDCBB1" w14:textId="77777777" w:rsidR="00E86EB4" w:rsidRPr="0037562D" w:rsidRDefault="00E86EB4" w:rsidP="00E86EB4">
      <w:pPr>
        <w:pStyle w:val="responses"/>
      </w:pPr>
      <w:r w:rsidRPr="0037562D">
        <w:t>26-50%</w:t>
      </w:r>
    </w:p>
    <w:p w14:paraId="077C26C9" w14:textId="77777777" w:rsidR="00E86EB4" w:rsidRPr="0037562D" w:rsidRDefault="00E86EB4" w:rsidP="00E86EB4">
      <w:pPr>
        <w:pStyle w:val="responses"/>
      </w:pPr>
      <w:r w:rsidRPr="0037562D">
        <w:lastRenderedPageBreak/>
        <w:t>51-75%</w:t>
      </w:r>
    </w:p>
    <w:p w14:paraId="452FDD31" w14:textId="7312E338" w:rsidR="00E86EB4" w:rsidRPr="0037562D" w:rsidRDefault="00E86EB4" w:rsidP="00E86EB4">
      <w:pPr>
        <w:pStyle w:val="responses"/>
      </w:pPr>
      <w:r w:rsidRPr="0037562D">
        <w:t>76-100%</w:t>
      </w:r>
    </w:p>
    <w:p w14:paraId="00F843E4" w14:textId="35705D22" w:rsidR="008E1E21" w:rsidRPr="0037562D" w:rsidRDefault="008E1E21" w:rsidP="00D13725">
      <w:pPr>
        <w:pStyle w:val="Heading4"/>
      </w:pPr>
      <w:bookmarkStart w:id="264" w:name="_Toc146024566"/>
      <w:bookmarkStart w:id="265" w:name="_Toc166680177"/>
      <w:bookmarkStart w:id="266" w:name="_Toc146024564"/>
      <w:bookmarkStart w:id="267" w:name="_Toc146024570"/>
      <w:bookmarkStart w:id="268" w:name="_Toc146024569"/>
      <w:r w:rsidRPr="0037562D">
        <w:t>Agricultural productivity</w:t>
      </w:r>
      <w:bookmarkEnd w:id="264"/>
      <w:bookmarkEnd w:id="265"/>
    </w:p>
    <w:p w14:paraId="4F512186" w14:textId="77777777" w:rsidR="008E1E21" w:rsidRPr="0037562D" w:rsidRDefault="008E1E21" w:rsidP="008E1E21">
      <w:pPr>
        <w:pStyle w:val="Questions"/>
      </w:pPr>
      <w:r w:rsidRPr="0037562D">
        <w:t>What is the total area of land used for growing crops in hectares / acres?</w:t>
      </w:r>
    </w:p>
    <w:p w14:paraId="767FE526" w14:textId="77777777" w:rsidR="008E1E21" w:rsidRPr="0037562D" w:rsidRDefault="008E1E21" w:rsidP="008E1E21">
      <w:pPr>
        <w:pStyle w:val="Questions"/>
      </w:pPr>
      <w:r w:rsidRPr="0037562D">
        <w:t>List the main 3 crops produced in the last 12 months, in terms of harvested area.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E1E21" w:rsidRPr="0037562D" w14:paraId="06B74CF6" w14:textId="77777777">
        <w:trPr>
          <w:trHeight w:val="300"/>
        </w:trPr>
        <w:tc>
          <w:tcPr>
            <w:tcW w:w="9350" w:type="dxa"/>
            <w:noWrap/>
            <w:vAlign w:val="bottom"/>
          </w:tcPr>
          <w:p w14:paraId="2386D572" w14:textId="77777777" w:rsidR="008E1E21" w:rsidRPr="0037562D" w:rsidRDefault="008E1E21">
            <w:pPr>
              <w:pStyle w:val="questions2"/>
            </w:pPr>
            <w:r w:rsidRPr="0037562D">
              <w:t>CROP # 1</w:t>
            </w:r>
          </w:p>
        </w:tc>
      </w:tr>
      <w:tr w:rsidR="008E1E21" w:rsidRPr="0037562D" w14:paraId="7BBECF80" w14:textId="77777777">
        <w:trPr>
          <w:trHeight w:val="300"/>
        </w:trPr>
        <w:tc>
          <w:tcPr>
            <w:tcW w:w="9350" w:type="dxa"/>
            <w:noWrap/>
            <w:vAlign w:val="bottom"/>
            <w:hideMark/>
          </w:tcPr>
          <w:p w14:paraId="411024FA" w14:textId="77777777" w:rsidR="008E1E21" w:rsidRPr="0037562D" w:rsidRDefault="008E1E21">
            <w:pPr>
              <w:pStyle w:val="questions3"/>
            </w:pPr>
            <w:r w:rsidRPr="0037562D">
              <w:t>Name of the crop species:</w:t>
            </w:r>
          </w:p>
          <w:p w14:paraId="236759B9" w14:textId="77777777" w:rsidR="008E1E21" w:rsidRPr="0037562D" w:rsidRDefault="008E1E21">
            <w:pPr>
              <w:pStyle w:val="questions3"/>
            </w:pPr>
            <w:r w:rsidRPr="0037562D">
              <w:t>Number of varieties produced:</w:t>
            </w:r>
          </w:p>
          <w:p w14:paraId="4EE9CBF3" w14:textId="77777777" w:rsidR="008E1E21" w:rsidRPr="0037562D" w:rsidRDefault="008E1E21">
            <w:pPr>
              <w:pStyle w:val="questions3"/>
            </w:pPr>
            <w:r w:rsidRPr="0037562D">
              <w:t>Area of land under production in hectares / acres:</w:t>
            </w:r>
          </w:p>
          <w:p w14:paraId="7A41F686" w14:textId="77777777" w:rsidR="008E1E21" w:rsidRPr="0037562D" w:rsidRDefault="008E1E21">
            <w:pPr>
              <w:pStyle w:val="questions3"/>
            </w:pPr>
            <w:r w:rsidRPr="0037562D">
              <w:t>Total production (Please specify the unit of production):</w:t>
            </w:r>
          </w:p>
          <w:p w14:paraId="4F9B7D4C" w14:textId="77777777" w:rsidR="008E1E21" w:rsidRPr="0037562D" w:rsidRDefault="008E1E21">
            <w:pPr>
              <w:pStyle w:val="questions3"/>
            </w:pPr>
            <w:r w:rsidRPr="0037562D">
              <w:t>What does the production get used for</w:t>
            </w:r>
          </w:p>
          <w:p w14:paraId="1B22A7F3" w14:textId="77777777" w:rsidR="008E1E21" w:rsidRPr="0037562D" w:rsidRDefault="008E1E21">
            <w:pPr>
              <w:pStyle w:val="Hint"/>
            </w:pPr>
            <w:r w:rsidRPr="0037562D">
              <w:t>Hint: Please, allocate the amount produced for the following uses:</w:t>
            </w:r>
          </w:p>
          <w:p w14:paraId="1B91D8DD" w14:textId="77777777" w:rsidR="008E1E21" w:rsidRPr="0037562D" w:rsidRDefault="008E1E21">
            <w:pPr>
              <w:pStyle w:val="responses"/>
            </w:pPr>
            <w:r w:rsidRPr="0037562D">
              <w:t xml:space="preserve">Human consumption: </w:t>
            </w:r>
          </w:p>
          <w:p w14:paraId="453969FB" w14:textId="77777777" w:rsidR="008E1E21" w:rsidRPr="0037562D" w:rsidRDefault="008E1E21">
            <w:pPr>
              <w:pStyle w:val="responses"/>
            </w:pPr>
            <w:r w:rsidRPr="0037562D">
              <w:t>Own livestock consumption:</w:t>
            </w:r>
          </w:p>
          <w:p w14:paraId="46A397E7" w14:textId="77777777" w:rsidR="008E1E21" w:rsidRPr="0037562D" w:rsidRDefault="008E1E21">
            <w:pPr>
              <w:pStyle w:val="responses"/>
            </w:pPr>
            <w:r w:rsidRPr="0037562D">
              <w:t>Sold on-farm direct to consumers:</w:t>
            </w:r>
          </w:p>
          <w:p w14:paraId="0D074AF8" w14:textId="77777777" w:rsidR="008E1E21" w:rsidRPr="0037562D" w:rsidRDefault="008E1E21">
            <w:pPr>
              <w:pStyle w:val="responses"/>
            </w:pPr>
            <w:r w:rsidRPr="0037562D">
              <w:t>Sold to a cooperative:</w:t>
            </w:r>
          </w:p>
          <w:p w14:paraId="6BD3BB99" w14:textId="77777777" w:rsidR="008E1E21" w:rsidRPr="0037562D" w:rsidRDefault="008E1E21">
            <w:pPr>
              <w:pStyle w:val="responses"/>
            </w:pPr>
            <w:r w:rsidRPr="0037562D">
              <w:t>Sold in the marketplace:</w:t>
            </w:r>
          </w:p>
          <w:p w14:paraId="34D0BC91" w14:textId="77777777" w:rsidR="008E1E21" w:rsidRPr="0037562D" w:rsidRDefault="008E1E21">
            <w:pPr>
              <w:pStyle w:val="responses"/>
            </w:pPr>
            <w:r w:rsidRPr="0037562D">
              <w:t>Sold to a trader or supermarket:</w:t>
            </w:r>
          </w:p>
          <w:p w14:paraId="46DED460" w14:textId="77777777" w:rsidR="008E1E21" w:rsidRPr="0037562D" w:rsidRDefault="008E1E21">
            <w:pPr>
              <w:pStyle w:val="responses"/>
            </w:pPr>
            <w:r w:rsidRPr="0037562D">
              <w:t>Gifts:</w:t>
            </w:r>
          </w:p>
          <w:p w14:paraId="6D864E93" w14:textId="77777777" w:rsidR="008E1E21" w:rsidRPr="0037562D" w:rsidRDefault="008E1E21">
            <w:pPr>
              <w:pStyle w:val="responses"/>
            </w:pPr>
            <w:r w:rsidRPr="0037562D">
              <w:t>Wasted/lost:</w:t>
            </w:r>
          </w:p>
          <w:p w14:paraId="5481463A" w14:textId="77777777" w:rsidR="008E1E21" w:rsidRPr="0037562D" w:rsidRDefault="008E1E21">
            <w:pPr>
              <w:pStyle w:val="responses"/>
            </w:pPr>
            <w:r w:rsidRPr="0037562D">
              <w:t>Other (please specify other use):</w:t>
            </w:r>
          </w:p>
          <w:p w14:paraId="7E6FFD67" w14:textId="77777777" w:rsidR="008E1E21" w:rsidRPr="0037562D" w:rsidRDefault="008E1E21">
            <w:pPr>
              <w:pStyle w:val="questions3"/>
            </w:pPr>
            <w:r w:rsidRPr="0037562D">
              <w:t>Specify the price of the produce sold:</w:t>
            </w:r>
          </w:p>
          <w:p w14:paraId="29594C8F" w14:textId="77777777" w:rsidR="008E1E21" w:rsidRPr="0037562D" w:rsidRDefault="008E1E21">
            <w:pPr>
              <w:pStyle w:val="responses"/>
            </w:pPr>
            <w:r w:rsidRPr="0037562D">
              <w:t>On-farm direct to consumers [currency/unit of production]:</w:t>
            </w:r>
          </w:p>
          <w:p w14:paraId="61DAD267" w14:textId="77777777" w:rsidR="008E1E21" w:rsidRPr="0037562D" w:rsidRDefault="008E1E21">
            <w:pPr>
              <w:pStyle w:val="responses"/>
            </w:pPr>
            <w:r w:rsidRPr="0037562D">
              <w:t>To a cooperative [currency/unit of production]:</w:t>
            </w:r>
          </w:p>
          <w:p w14:paraId="22C6AC0F" w14:textId="77777777" w:rsidR="008E1E21" w:rsidRPr="0037562D" w:rsidRDefault="008E1E21">
            <w:pPr>
              <w:pStyle w:val="responses"/>
            </w:pPr>
            <w:r w:rsidRPr="0037562D">
              <w:lastRenderedPageBreak/>
              <w:t>In the marketplace [currency/unit of production]:</w:t>
            </w:r>
          </w:p>
          <w:p w14:paraId="3AC391D8" w14:textId="77777777" w:rsidR="008E1E21" w:rsidRPr="0037562D" w:rsidRDefault="008E1E21">
            <w:pPr>
              <w:pStyle w:val="responses"/>
            </w:pPr>
            <w:r w:rsidRPr="0037562D">
              <w:t>To a trader or supermarket [currency/unit of production]:</w:t>
            </w:r>
          </w:p>
        </w:tc>
      </w:tr>
      <w:tr w:rsidR="008E1E21" w:rsidRPr="0037562D" w14:paraId="34E88CCB" w14:textId="77777777">
        <w:trPr>
          <w:trHeight w:val="300"/>
        </w:trPr>
        <w:tc>
          <w:tcPr>
            <w:tcW w:w="9350" w:type="dxa"/>
            <w:noWrap/>
            <w:vAlign w:val="bottom"/>
          </w:tcPr>
          <w:p w14:paraId="622B5F01" w14:textId="77777777" w:rsidR="008E1E21" w:rsidRPr="0037562D" w:rsidRDefault="008E1E21">
            <w:pPr>
              <w:pStyle w:val="questions2"/>
            </w:pPr>
            <w:r w:rsidRPr="0037562D">
              <w:lastRenderedPageBreak/>
              <w:t>CROP # 2</w:t>
            </w:r>
          </w:p>
        </w:tc>
      </w:tr>
      <w:tr w:rsidR="008E1E21" w:rsidRPr="0037562D" w14:paraId="1441E6B6" w14:textId="77777777">
        <w:trPr>
          <w:trHeight w:val="361"/>
        </w:trPr>
        <w:tc>
          <w:tcPr>
            <w:tcW w:w="9350" w:type="dxa"/>
            <w:noWrap/>
          </w:tcPr>
          <w:p w14:paraId="586E2302" w14:textId="77777777" w:rsidR="008E1E21" w:rsidRPr="0037562D" w:rsidRDefault="008E1E21">
            <w:r w:rsidRPr="0037562D">
              <w:t>…</w:t>
            </w:r>
          </w:p>
        </w:tc>
      </w:tr>
      <w:tr w:rsidR="008E1E21" w:rsidRPr="0037562D" w14:paraId="0FDD0763" w14:textId="77777777">
        <w:trPr>
          <w:trHeight w:val="300"/>
        </w:trPr>
        <w:tc>
          <w:tcPr>
            <w:tcW w:w="9350" w:type="dxa"/>
            <w:noWrap/>
          </w:tcPr>
          <w:p w14:paraId="3F3C8592" w14:textId="77777777" w:rsidR="008E1E21" w:rsidRPr="0037562D" w:rsidRDefault="008E1E21">
            <w:pPr>
              <w:pStyle w:val="questions2"/>
            </w:pPr>
            <w:r w:rsidRPr="0037562D">
              <w:t>CROP # 3</w:t>
            </w:r>
          </w:p>
        </w:tc>
      </w:tr>
      <w:tr w:rsidR="008E1E21" w:rsidRPr="0037562D" w14:paraId="65862C18" w14:textId="77777777">
        <w:trPr>
          <w:trHeight w:val="300"/>
        </w:trPr>
        <w:tc>
          <w:tcPr>
            <w:tcW w:w="9350" w:type="dxa"/>
            <w:noWrap/>
          </w:tcPr>
          <w:p w14:paraId="2D71102C" w14:textId="77777777" w:rsidR="008E1E21" w:rsidRPr="0037562D" w:rsidRDefault="008E1E21">
            <w:r w:rsidRPr="0037562D">
              <w:t>…</w:t>
            </w:r>
          </w:p>
        </w:tc>
      </w:tr>
    </w:tbl>
    <w:p w14:paraId="675672D4" w14:textId="77777777" w:rsidR="008E1E21" w:rsidRPr="0037562D" w:rsidRDefault="008E1E21" w:rsidP="008E1E21">
      <w:pPr>
        <w:pStyle w:val="Questions"/>
      </w:pPr>
      <w:r w:rsidRPr="0037562D">
        <w:t>Do the crops you grow come from certified quality seeds or locally adapted varieties (e.g., traditional cultivars, landraces)?</w:t>
      </w:r>
    </w:p>
    <w:p w14:paraId="7A800E3F" w14:textId="77777777" w:rsidR="008E1E21" w:rsidRPr="0037562D" w:rsidRDefault="008E1E21" w:rsidP="008E1E21">
      <w:pPr>
        <w:pStyle w:val="responses"/>
      </w:pPr>
      <w:r w:rsidRPr="0037562D">
        <w:t>5- Only or mainly locally adapted varieties are grown.</w:t>
      </w:r>
    </w:p>
    <w:p w14:paraId="1DAF81EC" w14:textId="77777777" w:rsidR="008E1E21" w:rsidRPr="0037562D" w:rsidRDefault="008E1E21" w:rsidP="008E1E21">
      <w:pPr>
        <w:pStyle w:val="responses"/>
      </w:pPr>
      <w:r w:rsidRPr="0037562D">
        <w:t>4 - Some certified seeds and some locally adapted varieties are grown (e.g., traditional cultivars, landraces).</w:t>
      </w:r>
    </w:p>
    <w:p w14:paraId="7117F819" w14:textId="77777777" w:rsidR="008E1E21" w:rsidRPr="0037562D" w:rsidRDefault="008E1E21" w:rsidP="008E1E21">
      <w:pPr>
        <w:pStyle w:val="responses"/>
      </w:pPr>
      <w:r w:rsidRPr="0037562D">
        <w:t>3 - Mainly certified seeds and some locally adapted varieties are grown (e.g., traditional cultivars, landraces).</w:t>
      </w:r>
    </w:p>
    <w:p w14:paraId="3F95CE38" w14:textId="77777777" w:rsidR="008E1E21" w:rsidRPr="0037562D" w:rsidRDefault="008E1E21" w:rsidP="008E1E21">
      <w:pPr>
        <w:pStyle w:val="responses"/>
      </w:pPr>
      <w:r w:rsidRPr="0037562D">
        <w:t>2 - Only or mainly certified quality seeds are grown.</w:t>
      </w:r>
    </w:p>
    <w:p w14:paraId="71150CFD" w14:textId="77777777" w:rsidR="008E1E21" w:rsidRPr="0037562D" w:rsidRDefault="008E1E21" w:rsidP="008E1E21">
      <w:pPr>
        <w:pStyle w:val="responses"/>
      </w:pPr>
      <w:r w:rsidRPr="0037562D">
        <w:t>1 - I don't know, or seeds are neither certified or locally adapted.</w:t>
      </w:r>
    </w:p>
    <w:p w14:paraId="723E2AA3" w14:textId="77777777" w:rsidR="007A2E6A" w:rsidRPr="0037562D" w:rsidRDefault="007A2E6A" w:rsidP="007A2E6A">
      <w:pPr>
        <w:pStyle w:val="responses"/>
        <w:numPr>
          <w:ilvl w:val="0"/>
          <w:numId w:val="0"/>
        </w:numPr>
      </w:pPr>
    </w:p>
    <w:p w14:paraId="2A01BE2E" w14:textId="77777777" w:rsidR="008E1E21" w:rsidRPr="0037562D" w:rsidRDefault="008E1E21" w:rsidP="008E1E21">
      <w:pPr>
        <w:pStyle w:val="Questions"/>
      </w:pPr>
      <w:r w:rsidRPr="0037562D">
        <w:t>What is the area of land used for livestock production in hectares / acres?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550"/>
      </w:tblGrid>
      <w:tr w:rsidR="008E1E21" w:rsidRPr="0037562D" w14:paraId="0C9780CF" w14:textId="77777777">
        <w:trPr>
          <w:trHeight w:val="300"/>
        </w:trPr>
        <w:tc>
          <w:tcPr>
            <w:tcW w:w="5800" w:type="dxa"/>
            <w:noWrap/>
            <w:vAlign w:val="bottom"/>
            <w:hideMark/>
          </w:tcPr>
          <w:p w14:paraId="1FE9AD1A" w14:textId="77777777" w:rsidR="008E1E21" w:rsidRPr="0037562D" w:rsidRDefault="008E1E21">
            <w:pPr>
              <w:pStyle w:val="questions2"/>
            </w:pPr>
            <w:r w:rsidRPr="0037562D">
              <w:t xml:space="preserve">Land you own: </w:t>
            </w:r>
          </w:p>
        </w:tc>
        <w:tc>
          <w:tcPr>
            <w:tcW w:w="3550" w:type="dxa"/>
            <w:vAlign w:val="center"/>
          </w:tcPr>
          <w:p w14:paraId="62A26F5F" w14:textId="77777777" w:rsidR="008E1E21" w:rsidRPr="0037562D" w:rsidRDefault="008E1E21">
            <w:pPr>
              <w:jc w:val="center"/>
              <w:rPr>
                <w:i/>
                <w:color w:val="808080" w:themeColor="background1" w:themeShade="80"/>
              </w:rPr>
            </w:pPr>
            <w:r w:rsidRPr="0037562D">
              <w:rPr>
                <w:i/>
                <w:color w:val="808080" w:themeColor="background1" w:themeShade="80"/>
              </w:rPr>
              <w:t>Hectares / Acres</w:t>
            </w:r>
          </w:p>
        </w:tc>
      </w:tr>
      <w:tr w:rsidR="008E1E21" w:rsidRPr="0037562D" w14:paraId="74ECA9D2" w14:textId="77777777">
        <w:trPr>
          <w:trHeight w:val="300"/>
        </w:trPr>
        <w:tc>
          <w:tcPr>
            <w:tcW w:w="5800" w:type="dxa"/>
            <w:noWrap/>
            <w:vAlign w:val="bottom"/>
            <w:hideMark/>
          </w:tcPr>
          <w:p w14:paraId="2B352AE4" w14:textId="77777777" w:rsidR="008E1E21" w:rsidRPr="0037562D" w:rsidRDefault="008E1E21">
            <w:pPr>
              <w:pStyle w:val="questions2"/>
            </w:pPr>
            <w:r w:rsidRPr="0037562D">
              <w:t>Share grazing land:</w:t>
            </w:r>
          </w:p>
        </w:tc>
        <w:tc>
          <w:tcPr>
            <w:tcW w:w="3550" w:type="dxa"/>
            <w:vAlign w:val="center"/>
          </w:tcPr>
          <w:p w14:paraId="31BB2E51" w14:textId="77777777" w:rsidR="008E1E21" w:rsidRPr="0037562D" w:rsidRDefault="008E1E21">
            <w:pPr>
              <w:jc w:val="center"/>
              <w:rPr>
                <w:i/>
                <w:color w:val="808080" w:themeColor="background1" w:themeShade="80"/>
              </w:rPr>
            </w:pPr>
            <w:r w:rsidRPr="0037562D">
              <w:rPr>
                <w:i/>
                <w:color w:val="808080" w:themeColor="background1" w:themeShade="80"/>
              </w:rPr>
              <w:t>Hectares / Acres</w:t>
            </w:r>
          </w:p>
        </w:tc>
      </w:tr>
    </w:tbl>
    <w:p w14:paraId="363BD9AC" w14:textId="77777777" w:rsidR="008E1E21" w:rsidRPr="0037562D" w:rsidRDefault="008E1E21" w:rsidP="008E1E21">
      <w:pPr>
        <w:pStyle w:val="Questions"/>
      </w:pPr>
      <w:r w:rsidRPr="0037562D">
        <w:t>List the main 3 livestock species produced in the last 12 months, in terms of animal numbers.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E1E21" w:rsidRPr="0037562D" w14:paraId="5C566261"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311A630B" w14:textId="77777777" w:rsidR="008E1E21" w:rsidRPr="0037562D" w:rsidRDefault="008E1E21">
            <w:pPr>
              <w:pStyle w:val="questions2"/>
              <w:rPr>
                <w:rFonts w:ascii="Calibri" w:eastAsia="Times New Roman" w:hAnsi="Calibri" w:cs="Calibri"/>
                <w:kern w:val="0"/>
                <w14:ligatures w14:val="none"/>
              </w:rPr>
            </w:pPr>
            <w:r w:rsidRPr="0037562D">
              <w:rPr>
                <w:rFonts w:ascii="Calibri" w:eastAsia="Times New Roman" w:hAnsi="Calibri" w:cs="Calibri"/>
                <w:kern w:val="0"/>
                <w14:ligatures w14:val="none"/>
              </w:rPr>
              <w:t>LIVESTOCK # 1</w:t>
            </w:r>
          </w:p>
        </w:tc>
      </w:tr>
      <w:tr w:rsidR="008E1E21" w:rsidRPr="0037562D" w14:paraId="2910334B"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790904B8"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t>Name of the animal species:</w:t>
            </w:r>
          </w:p>
          <w:p w14:paraId="6A06ECBE" w14:textId="77777777" w:rsidR="008E1E21" w:rsidRPr="0037562D" w:rsidRDefault="008E1E21">
            <w:pPr>
              <w:pStyle w:val="questions3"/>
              <w:rPr>
                <w:rFonts w:ascii="Calibri" w:eastAsia="Times New Roman" w:hAnsi="Calibri" w:cs="Calibri"/>
              </w:rPr>
            </w:pPr>
            <w:r w:rsidRPr="0037562D">
              <w:t>Number of different breeds raised:</w:t>
            </w:r>
          </w:p>
          <w:p w14:paraId="26B5366D"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t>Total number of animals raised in the last 12 months:</w:t>
            </w:r>
          </w:p>
          <w:p w14:paraId="10F5C1AD"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lastRenderedPageBreak/>
              <w:t>Total production (Please specify the unit of production):</w:t>
            </w:r>
          </w:p>
          <w:p w14:paraId="3F13C7AA"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t xml:space="preserve">What did the livestock get raised for? </w:t>
            </w:r>
          </w:p>
          <w:p w14:paraId="74DF98F9" w14:textId="77777777" w:rsidR="008E1E21" w:rsidRPr="0037562D" w:rsidRDefault="008E1E21">
            <w:pPr>
              <w:pStyle w:val="Hint"/>
              <w:rPr>
                <w:rFonts w:ascii="Calibri" w:eastAsia="Times New Roman" w:hAnsi="Calibri" w:cs="Calibri"/>
              </w:rPr>
            </w:pPr>
            <w:r w:rsidRPr="0037562D">
              <w:t>Hint: Please, allocate the amount produced for the following purposes:</w:t>
            </w:r>
          </w:p>
          <w:p w14:paraId="40FC8EF4" w14:textId="77777777" w:rsidR="008E1E21" w:rsidRPr="0037562D" w:rsidRDefault="008E1E21">
            <w:pPr>
              <w:pStyle w:val="questions6"/>
            </w:pPr>
            <w:r w:rsidRPr="0037562D">
              <w:t>Meat production</w:t>
            </w:r>
            <w:r w:rsidRPr="0037562D">
              <w:rPr>
                <w:u w:val="none"/>
              </w:rPr>
              <w:t xml:space="preserve"> (please specify the production unit)</w:t>
            </w:r>
          </w:p>
          <w:p w14:paraId="34050247" w14:textId="77777777" w:rsidR="008E1E21" w:rsidRPr="0037562D" w:rsidRDefault="008E1E21">
            <w:pPr>
              <w:pStyle w:val="responses"/>
            </w:pPr>
            <w:r w:rsidRPr="0037562D">
              <w:t>Human consumption (on-farm):</w:t>
            </w:r>
          </w:p>
          <w:p w14:paraId="3F353D41" w14:textId="77777777" w:rsidR="008E1E21" w:rsidRPr="0037562D" w:rsidRDefault="008E1E21">
            <w:pPr>
              <w:pStyle w:val="responses"/>
            </w:pPr>
            <w:r w:rsidRPr="0037562D">
              <w:t>Sold on-farm direct to consumer:</w:t>
            </w:r>
          </w:p>
          <w:p w14:paraId="787BA9D2" w14:textId="77777777" w:rsidR="008E1E21" w:rsidRPr="0037562D" w:rsidRDefault="008E1E21">
            <w:pPr>
              <w:pStyle w:val="responses"/>
              <w:numPr>
                <w:ilvl w:val="0"/>
                <w:numId w:val="0"/>
              </w:numPr>
              <w:ind w:left="1321" w:hanging="357"/>
            </w:pPr>
            <w:r w:rsidRPr="0037562D">
              <w:t>Provide the price at which was sold:</w:t>
            </w:r>
          </w:p>
          <w:p w14:paraId="3B2EDADF" w14:textId="77777777" w:rsidR="008E1E21" w:rsidRPr="0037562D" w:rsidRDefault="008E1E21">
            <w:pPr>
              <w:pStyle w:val="responses"/>
            </w:pPr>
            <w:r w:rsidRPr="0037562D">
              <w:t>Sold to a cooperative:</w:t>
            </w:r>
          </w:p>
          <w:p w14:paraId="0F8F60FA" w14:textId="77777777" w:rsidR="008E1E21" w:rsidRPr="0037562D" w:rsidRDefault="008E1E21">
            <w:pPr>
              <w:pStyle w:val="responses"/>
              <w:numPr>
                <w:ilvl w:val="0"/>
                <w:numId w:val="0"/>
              </w:numPr>
              <w:ind w:left="1321" w:hanging="357"/>
            </w:pPr>
            <w:r w:rsidRPr="0037562D">
              <w:t>Provide the price at which was sold:</w:t>
            </w:r>
          </w:p>
          <w:p w14:paraId="0A8800A2" w14:textId="77777777" w:rsidR="008E1E21" w:rsidRPr="0037562D" w:rsidRDefault="008E1E21">
            <w:pPr>
              <w:pStyle w:val="responses"/>
            </w:pPr>
            <w:r w:rsidRPr="0037562D">
              <w:t>Sold in the marketplace:</w:t>
            </w:r>
          </w:p>
          <w:p w14:paraId="1E8D07F7" w14:textId="77777777" w:rsidR="008E1E21" w:rsidRPr="0037562D" w:rsidRDefault="008E1E21">
            <w:pPr>
              <w:pStyle w:val="responses"/>
              <w:numPr>
                <w:ilvl w:val="0"/>
                <w:numId w:val="0"/>
              </w:numPr>
              <w:ind w:left="1321" w:hanging="357"/>
            </w:pPr>
            <w:r w:rsidRPr="0037562D">
              <w:t>Provide the price at which was sold:</w:t>
            </w:r>
          </w:p>
          <w:p w14:paraId="237762A7" w14:textId="77777777" w:rsidR="008E1E21" w:rsidRPr="0037562D" w:rsidRDefault="008E1E21">
            <w:pPr>
              <w:pStyle w:val="responses"/>
            </w:pPr>
            <w:r w:rsidRPr="0037562D">
              <w:t>Sold to a trader or supermarket:</w:t>
            </w:r>
          </w:p>
          <w:p w14:paraId="361064EE" w14:textId="77777777" w:rsidR="008E1E21" w:rsidRPr="0037562D" w:rsidRDefault="008E1E21">
            <w:pPr>
              <w:pStyle w:val="responses"/>
              <w:numPr>
                <w:ilvl w:val="0"/>
                <w:numId w:val="0"/>
              </w:numPr>
              <w:ind w:left="1321" w:hanging="357"/>
            </w:pPr>
            <w:r w:rsidRPr="0037562D">
              <w:t>Provide the price at which was sold:</w:t>
            </w:r>
          </w:p>
          <w:p w14:paraId="2DFCC425" w14:textId="77777777" w:rsidR="008E1E21" w:rsidRPr="0037562D" w:rsidRDefault="008E1E21">
            <w:pPr>
              <w:pStyle w:val="responses"/>
            </w:pPr>
            <w:r w:rsidRPr="0037562D">
              <w:t>Gifts:</w:t>
            </w:r>
          </w:p>
          <w:p w14:paraId="54FD966F" w14:textId="77777777" w:rsidR="008E1E21" w:rsidRPr="0037562D" w:rsidRDefault="008E1E21">
            <w:pPr>
              <w:pStyle w:val="responses"/>
            </w:pPr>
            <w:r w:rsidRPr="0037562D">
              <w:t>Wasted/lost:</w:t>
            </w:r>
          </w:p>
          <w:p w14:paraId="1F80F5BF" w14:textId="77777777" w:rsidR="008E1E21" w:rsidRPr="0037562D" w:rsidRDefault="008E1E21">
            <w:pPr>
              <w:pStyle w:val="responses"/>
            </w:pPr>
            <w:r w:rsidRPr="0037562D">
              <w:t>Other (please specify):</w:t>
            </w:r>
          </w:p>
          <w:p w14:paraId="31605690" w14:textId="77777777" w:rsidR="008E1E21" w:rsidRPr="0037562D" w:rsidRDefault="008E1E21">
            <w:pPr>
              <w:pStyle w:val="questions6"/>
            </w:pPr>
            <w:r w:rsidRPr="0037562D">
              <w:t>Dairy production</w:t>
            </w:r>
            <w:r w:rsidRPr="0037562D">
              <w:rPr>
                <w:u w:val="none"/>
              </w:rPr>
              <w:t xml:space="preserve"> (please specify the production unit)</w:t>
            </w:r>
          </w:p>
          <w:p w14:paraId="57E5924D" w14:textId="77777777" w:rsidR="008E1E21" w:rsidRPr="0037562D" w:rsidRDefault="008E1E21">
            <w:pPr>
              <w:pStyle w:val="responses"/>
            </w:pPr>
            <w:r w:rsidRPr="0037562D">
              <w:t xml:space="preserve">Human consumption: </w:t>
            </w:r>
          </w:p>
          <w:p w14:paraId="1D2A7276" w14:textId="77777777" w:rsidR="008E1E21" w:rsidRPr="0037562D" w:rsidRDefault="008E1E21">
            <w:pPr>
              <w:pStyle w:val="responses"/>
            </w:pPr>
            <w:r w:rsidRPr="0037562D">
              <w:t>Sold on-farm direct to consumer:</w:t>
            </w:r>
          </w:p>
          <w:p w14:paraId="0075CE38" w14:textId="77777777" w:rsidR="008E1E21" w:rsidRPr="0037562D" w:rsidRDefault="008E1E21">
            <w:pPr>
              <w:pStyle w:val="responses"/>
              <w:numPr>
                <w:ilvl w:val="0"/>
                <w:numId w:val="0"/>
              </w:numPr>
              <w:ind w:left="1321" w:hanging="357"/>
            </w:pPr>
            <w:r w:rsidRPr="0037562D">
              <w:t>Provide the price at which was sold:</w:t>
            </w:r>
          </w:p>
          <w:p w14:paraId="4274FA68" w14:textId="77777777" w:rsidR="008E1E21" w:rsidRPr="0037562D" w:rsidRDefault="008E1E21">
            <w:pPr>
              <w:pStyle w:val="responses"/>
            </w:pPr>
            <w:r w:rsidRPr="0037562D">
              <w:t>Sold to a cooperative:</w:t>
            </w:r>
          </w:p>
          <w:p w14:paraId="1CB74D3D" w14:textId="77777777" w:rsidR="008E1E21" w:rsidRPr="0037562D" w:rsidRDefault="008E1E21">
            <w:pPr>
              <w:pStyle w:val="responses"/>
              <w:numPr>
                <w:ilvl w:val="0"/>
                <w:numId w:val="0"/>
              </w:numPr>
              <w:ind w:left="1321" w:hanging="357"/>
            </w:pPr>
            <w:r w:rsidRPr="0037562D">
              <w:t>Provide the price at which was sold:</w:t>
            </w:r>
          </w:p>
          <w:p w14:paraId="3F1AD9DA" w14:textId="77777777" w:rsidR="008E1E21" w:rsidRPr="0037562D" w:rsidRDefault="008E1E21">
            <w:pPr>
              <w:pStyle w:val="responses"/>
            </w:pPr>
            <w:r w:rsidRPr="0037562D">
              <w:t>Sold in the marketplace:</w:t>
            </w:r>
          </w:p>
          <w:p w14:paraId="04245EFC" w14:textId="77777777" w:rsidR="008E1E21" w:rsidRPr="0037562D" w:rsidRDefault="008E1E21">
            <w:pPr>
              <w:pStyle w:val="responses"/>
              <w:numPr>
                <w:ilvl w:val="0"/>
                <w:numId w:val="0"/>
              </w:numPr>
              <w:ind w:left="1321" w:hanging="357"/>
            </w:pPr>
            <w:r w:rsidRPr="0037562D">
              <w:t>Provide the price at which was sold:</w:t>
            </w:r>
          </w:p>
          <w:p w14:paraId="025C9469" w14:textId="77777777" w:rsidR="008E1E21" w:rsidRPr="0037562D" w:rsidRDefault="008E1E21">
            <w:pPr>
              <w:pStyle w:val="responses"/>
            </w:pPr>
            <w:r w:rsidRPr="0037562D">
              <w:t>Sold to a trader or supermarket:</w:t>
            </w:r>
          </w:p>
          <w:p w14:paraId="34B62FBA" w14:textId="77777777" w:rsidR="008E1E21" w:rsidRPr="0037562D" w:rsidRDefault="008E1E21">
            <w:pPr>
              <w:pStyle w:val="responses"/>
              <w:numPr>
                <w:ilvl w:val="0"/>
                <w:numId w:val="0"/>
              </w:numPr>
              <w:ind w:left="1321" w:hanging="357"/>
            </w:pPr>
            <w:r w:rsidRPr="0037562D">
              <w:t>Provide the price at which was sold:</w:t>
            </w:r>
          </w:p>
          <w:p w14:paraId="4C51B329" w14:textId="77777777" w:rsidR="008E1E21" w:rsidRPr="0037562D" w:rsidRDefault="008E1E21">
            <w:pPr>
              <w:pStyle w:val="responses"/>
            </w:pPr>
            <w:r w:rsidRPr="0037562D">
              <w:t>Gifts:</w:t>
            </w:r>
          </w:p>
          <w:p w14:paraId="75530C66" w14:textId="77777777" w:rsidR="008E1E21" w:rsidRPr="0037562D" w:rsidRDefault="008E1E21">
            <w:pPr>
              <w:pStyle w:val="responses"/>
            </w:pPr>
            <w:r w:rsidRPr="0037562D">
              <w:t>Wasted/lost:</w:t>
            </w:r>
          </w:p>
          <w:p w14:paraId="0E0FA376" w14:textId="77777777" w:rsidR="008E1E21" w:rsidRPr="0037562D" w:rsidRDefault="008E1E21">
            <w:pPr>
              <w:pStyle w:val="responses"/>
            </w:pPr>
            <w:r w:rsidRPr="0037562D">
              <w:t>Other use (please specify):</w:t>
            </w:r>
          </w:p>
          <w:p w14:paraId="08FEA9D5" w14:textId="77777777" w:rsidR="008E1E21" w:rsidRPr="0037562D" w:rsidRDefault="008E1E21">
            <w:pPr>
              <w:pStyle w:val="questions6"/>
            </w:pPr>
            <w:r w:rsidRPr="0037562D">
              <w:lastRenderedPageBreak/>
              <w:t>Eggs production</w:t>
            </w:r>
            <w:r w:rsidRPr="0037562D">
              <w:rPr>
                <w:u w:val="none"/>
              </w:rPr>
              <w:t xml:space="preserve"> (please specify the production unit)</w:t>
            </w:r>
          </w:p>
          <w:p w14:paraId="2CC5FA31" w14:textId="77777777" w:rsidR="008E1E21" w:rsidRPr="0037562D" w:rsidRDefault="008E1E21">
            <w:pPr>
              <w:pStyle w:val="responses"/>
            </w:pPr>
            <w:r w:rsidRPr="0037562D">
              <w:t xml:space="preserve">Human consumption: </w:t>
            </w:r>
          </w:p>
          <w:p w14:paraId="421BEAEA" w14:textId="77777777" w:rsidR="008E1E21" w:rsidRPr="0037562D" w:rsidRDefault="008E1E21">
            <w:pPr>
              <w:pStyle w:val="responses"/>
            </w:pPr>
            <w:r w:rsidRPr="0037562D">
              <w:t>Sold on-farm direct to consumer:</w:t>
            </w:r>
          </w:p>
          <w:p w14:paraId="440FE6ED" w14:textId="77777777" w:rsidR="008E1E21" w:rsidRPr="0037562D" w:rsidRDefault="008E1E21">
            <w:pPr>
              <w:pStyle w:val="responses"/>
              <w:numPr>
                <w:ilvl w:val="0"/>
                <w:numId w:val="0"/>
              </w:numPr>
              <w:ind w:left="1321" w:hanging="357"/>
            </w:pPr>
            <w:r w:rsidRPr="0037562D">
              <w:t>Provide the price at which was sold:</w:t>
            </w:r>
          </w:p>
          <w:p w14:paraId="311AFCB9" w14:textId="77777777" w:rsidR="008E1E21" w:rsidRPr="0037562D" w:rsidRDefault="008E1E21">
            <w:pPr>
              <w:pStyle w:val="responses"/>
            </w:pPr>
            <w:r w:rsidRPr="0037562D">
              <w:t>Sold to a cooperative:</w:t>
            </w:r>
          </w:p>
          <w:p w14:paraId="735E0AE3" w14:textId="77777777" w:rsidR="008E1E21" w:rsidRPr="0037562D" w:rsidRDefault="008E1E21">
            <w:pPr>
              <w:pStyle w:val="responses"/>
              <w:numPr>
                <w:ilvl w:val="0"/>
                <w:numId w:val="0"/>
              </w:numPr>
              <w:ind w:left="1321" w:hanging="357"/>
            </w:pPr>
            <w:r w:rsidRPr="0037562D">
              <w:t>Provide the price at which was sold:</w:t>
            </w:r>
          </w:p>
          <w:p w14:paraId="79D4A3D1" w14:textId="77777777" w:rsidR="008E1E21" w:rsidRPr="0037562D" w:rsidRDefault="008E1E21">
            <w:pPr>
              <w:pStyle w:val="responses"/>
            </w:pPr>
            <w:r w:rsidRPr="0037562D">
              <w:t>Sold in the marketplace:</w:t>
            </w:r>
          </w:p>
          <w:p w14:paraId="6D9D84C8" w14:textId="77777777" w:rsidR="008E1E21" w:rsidRPr="0037562D" w:rsidRDefault="008E1E21">
            <w:pPr>
              <w:pStyle w:val="responses"/>
              <w:numPr>
                <w:ilvl w:val="0"/>
                <w:numId w:val="0"/>
              </w:numPr>
              <w:ind w:left="1321" w:hanging="357"/>
            </w:pPr>
            <w:r w:rsidRPr="0037562D">
              <w:t>Provide the price at which was sold:</w:t>
            </w:r>
          </w:p>
          <w:p w14:paraId="4EFBD03C" w14:textId="77777777" w:rsidR="008E1E21" w:rsidRPr="0037562D" w:rsidRDefault="008E1E21">
            <w:pPr>
              <w:pStyle w:val="responses"/>
            </w:pPr>
            <w:r w:rsidRPr="0037562D">
              <w:t>Sold to a trader or supermarket:</w:t>
            </w:r>
          </w:p>
          <w:p w14:paraId="2D707713" w14:textId="77777777" w:rsidR="008E1E21" w:rsidRPr="0037562D" w:rsidRDefault="008E1E21">
            <w:pPr>
              <w:pStyle w:val="responses"/>
              <w:numPr>
                <w:ilvl w:val="0"/>
                <w:numId w:val="0"/>
              </w:numPr>
              <w:ind w:left="1321" w:hanging="357"/>
            </w:pPr>
            <w:r w:rsidRPr="0037562D">
              <w:t>Provide the price at which was sold:</w:t>
            </w:r>
          </w:p>
          <w:p w14:paraId="4E94CF3F" w14:textId="77777777" w:rsidR="008E1E21" w:rsidRPr="0037562D" w:rsidRDefault="008E1E21">
            <w:pPr>
              <w:pStyle w:val="responses"/>
            </w:pPr>
            <w:r w:rsidRPr="0037562D">
              <w:t>Gifts:</w:t>
            </w:r>
          </w:p>
          <w:p w14:paraId="3DDF7855" w14:textId="77777777" w:rsidR="008E1E21" w:rsidRPr="0037562D" w:rsidRDefault="008E1E21">
            <w:pPr>
              <w:pStyle w:val="responses"/>
            </w:pPr>
            <w:r w:rsidRPr="0037562D">
              <w:t>Wasted/lost:</w:t>
            </w:r>
          </w:p>
          <w:p w14:paraId="4118238E" w14:textId="77777777" w:rsidR="008E1E21" w:rsidRPr="0037562D" w:rsidRDefault="008E1E21">
            <w:pPr>
              <w:pStyle w:val="responses"/>
            </w:pPr>
            <w:r w:rsidRPr="0037562D">
              <w:t>Other use (please specify):</w:t>
            </w:r>
          </w:p>
          <w:p w14:paraId="5618CDC9" w14:textId="77777777" w:rsidR="008E1E21" w:rsidRPr="0037562D" w:rsidRDefault="008E1E21">
            <w:pPr>
              <w:pStyle w:val="questions6"/>
            </w:pPr>
            <w:r w:rsidRPr="0037562D">
              <w:t>Fibre production</w:t>
            </w:r>
            <w:r w:rsidRPr="0037562D">
              <w:rPr>
                <w:u w:val="none"/>
              </w:rPr>
              <w:t xml:space="preserve"> (please specify the production unit)</w:t>
            </w:r>
          </w:p>
          <w:p w14:paraId="109B71A3" w14:textId="77777777" w:rsidR="008E1E21" w:rsidRPr="0037562D" w:rsidRDefault="008E1E21">
            <w:pPr>
              <w:pStyle w:val="responses"/>
            </w:pPr>
            <w:r w:rsidRPr="0037562D">
              <w:t>On-farm use:</w:t>
            </w:r>
          </w:p>
          <w:p w14:paraId="366336FC" w14:textId="77777777" w:rsidR="008E1E21" w:rsidRPr="0037562D" w:rsidRDefault="008E1E21">
            <w:pPr>
              <w:pStyle w:val="responses"/>
            </w:pPr>
            <w:r w:rsidRPr="0037562D">
              <w:t>Sold on-farm direct to consumer:</w:t>
            </w:r>
          </w:p>
          <w:p w14:paraId="174120F0" w14:textId="77777777" w:rsidR="008E1E21" w:rsidRPr="0037562D" w:rsidRDefault="008E1E21">
            <w:pPr>
              <w:pStyle w:val="responses"/>
              <w:numPr>
                <w:ilvl w:val="0"/>
                <w:numId w:val="0"/>
              </w:numPr>
              <w:ind w:left="1321" w:hanging="357"/>
            </w:pPr>
            <w:r w:rsidRPr="0037562D">
              <w:t>Provide the price at which was sold:</w:t>
            </w:r>
          </w:p>
          <w:p w14:paraId="3899644A" w14:textId="77777777" w:rsidR="008E1E21" w:rsidRPr="0037562D" w:rsidRDefault="008E1E21">
            <w:pPr>
              <w:pStyle w:val="responses"/>
            </w:pPr>
            <w:r w:rsidRPr="0037562D">
              <w:t>Sold to a cooperative:</w:t>
            </w:r>
          </w:p>
          <w:p w14:paraId="6FA94133" w14:textId="77777777" w:rsidR="008E1E21" w:rsidRPr="0037562D" w:rsidRDefault="008E1E21">
            <w:pPr>
              <w:pStyle w:val="responses"/>
              <w:numPr>
                <w:ilvl w:val="0"/>
                <w:numId w:val="0"/>
              </w:numPr>
              <w:ind w:left="1321" w:hanging="357"/>
            </w:pPr>
            <w:r w:rsidRPr="0037562D">
              <w:t>Provide the price at which was sold:</w:t>
            </w:r>
          </w:p>
          <w:p w14:paraId="4B3724F5" w14:textId="77777777" w:rsidR="008E1E21" w:rsidRPr="0037562D" w:rsidRDefault="008E1E21">
            <w:pPr>
              <w:pStyle w:val="responses"/>
            </w:pPr>
            <w:r w:rsidRPr="0037562D">
              <w:t>Sold in the marketplace:</w:t>
            </w:r>
          </w:p>
          <w:p w14:paraId="1D91A658" w14:textId="77777777" w:rsidR="008E1E21" w:rsidRPr="0037562D" w:rsidRDefault="008E1E21">
            <w:pPr>
              <w:pStyle w:val="responses"/>
              <w:numPr>
                <w:ilvl w:val="0"/>
                <w:numId w:val="0"/>
              </w:numPr>
              <w:ind w:left="1321" w:hanging="357"/>
            </w:pPr>
            <w:r w:rsidRPr="0037562D">
              <w:t>Provide the price at which was sold:</w:t>
            </w:r>
          </w:p>
          <w:p w14:paraId="77A7418D" w14:textId="77777777" w:rsidR="008E1E21" w:rsidRPr="0037562D" w:rsidRDefault="008E1E21">
            <w:pPr>
              <w:pStyle w:val="responses"/>
            </w:pPr>
            <w:r w:rsidRPr="0037562D">
              <w:t>Sold to a trader or supermarket:</w:t>
            </w:r>
          </w:p>
          <w:p w14:paraId="668AB847" w14:textId="77777777" w:rsidR="008E1E21" w:rsidRPr="0037562D" w:rsidRDefault="008E1E21">
            <w:pPr>
              <w:pStyle w:val="responses"/>
              <w:numPr>
                <w:ilvl w:val="0"/>
                <w:numId w:val="0"/>
              </w:numPr>
              <w:ind w:left="1321" w:hanging="357"/>
            </w:pPr>
            <w:r w:rsidRPr="0037562D">
              <w:t>Provide the price at which was sold:</w:t>
            </w:r>
          </w:p>
          <w:p w14:paraId="72CC77F2" w14:textId="77777777" w:rsidR="008E1E21" w:rsidRPr="0037562D" w:rsidRDefault="008E1E21">
            <w:pPr>
              <w:pStyle w:val="responses"/>
            </w:pPr>
            <w:r w:rsidRPr="0037562D">
              <w:t>Gifts:</w:t>
            </w:r>
          </w:p>
          <w:p w14:paraId="29227E4B" w14:textId="77777777" w:rsidR="008E1E21" w:rsidRPr="0037562D" w:rsidRDefault="008E1E21">
            <w:pPr>
              <w:pStyle w:val="responses"/>
            </w:pPr>
            <w:r w:rsidRPr="0037562D">
              <w:t>Wasted/lost:</w:t>
            </w:r>
          </w:p>
          <w:p w14:paraId="2B53D4FF" w14:textId="77777777" w:rsidR="008E1E21" w:rsidRPr="0037562D" w:rsidRDefault="008E1E21">
            <w:pPr>
              <w:pStyle w:val="responses"/>
            </w:pPr>
            <w:r w:rsidRPr="0037562D">
              <w:t>Other use (please specify):</w:t>
            </w:r>
          </w:p>
          <w:p w14:paraId="4A1EF4A2" w14:textId="77777777" w:rsidR="008E1E21" w:rsidRPr="0037562D" w:rsidRDefault="008E1E21">
            <w:pPr>
              <w:pStyle w:val="questions6"/>
            </w:pPr>
            <w:r w:rsidRPr="0037562D">
              <w:t>Livestock breeding production</w:t>
            </w:r>
            <w:r w:rsidRPr="0037562D">
              <w:rPr>
                <w:u w:val="none"/>
              </w:rPr>
              <w:t xml:space="preserve"> (please specify the production unit)</w:t>
            </w:r>
          </w:p>
          <w:p w14:paraId="209BB4F5" w14:textId="77777777" w:rsidR="008E1E21" w:rsidRPr="0037562D" w:rsidRDefault="008E1E21">
            <w:pPr>
              <w:pStyle w:val="responses"/>
            </w:pPr>
            <w:r w:rsidRPr="0037562D">
              <w:t>On-farm use:</w:t>
            </w:r>
          </w:p>
          <w:p w14:paraId="1079E722" w14:textId="77777777" w:rsidR="008E1E21" w:rsidRPr="0037562D" w:rsidRDefault="008E1E21">
            <w:pPr>
              <w:pStyle w:val="responses"/>
            </w:pPr>
            <w:r w:rsidRPr="0037562D">
              <w:t>Sold on-farm direct to consumer:</w:t>
            </w:r>
          </w:p>
          <w:p w14:paraId="2FA4CBCF" w14:textId="77777777" w:rsidR="008E1E21" w:rsidRPr="0037562D" w:rsidRDefault="008E1E21">
            <w:pPr>
              <w:pStyle w:val="responses"/>
              <w:numPr>
                <w:ilvl w:val="0"/>
                <w:numId w:val="0"/>
              </w:numPr>
              <w:ind w:left="1321" w:hanging="357"/>
            </w:pPr>
            <w:r w:rsidRPr="0037562D">
              <w:t>Provide the price at which was sold:</w:t>
            </w:r>
          </w:p>
          <w:p w14:paraId="602B9079" w14:textId="77777777" w:rsidR="008E1E21" w:rsidRPr="0037562D" w:rsidRDefault="008E1E21">
            <w:pPr>
              <w:pStyle w:val="responses"/>
            </w:pPr>
            <w:r w:rsidRPr="0037562D">
              <w:lastRenderedPageBreak/>
              <w:t>Sold to a cooperative:</w:t>
            </w:r>
          </w:p>
          <w:p w14:paraId="02526EB7" w14:textId="77777777" w:rsidR="008E1E21" w:rsidRPr="0037562D" w:rsidRDefault="008E1E21">
            <w:pPr>
              <w:pStyle w:val="responses"/>
              <w:numPr>
                <w:ilvl w:val="0"/>
                <w:numId w:val="0"/>
              </w:numPr>
              <w:ind w:left="1321" w:hanging="357"/>
            </w:pPr>
            <w:r w:rsidRPr="0037562D">
              <w:t>Provide the price at which was sold:</w:t>
            </w:r>
          </w:p>
          <w:p w14:paraId="2F6E2684" w14:textId="77777777" w:rsidR="008E1E21" w:rsidRPr="0037562D" w:rsidRDefault="008E1E21">
            <w:pPr>
              <w:pStyle w:val="responses"/>
            </w:pPr>
            <w:r w:rsidRPr="0037562D">
              <w:t>Sold in the marketplace:</w:t>
            </w:r>
          </w:p>
          <w:p w14:paraId="2FC86D19" w14:textId="77777777" w:rsidR="008E1E21" w:rsidRPr="0037562D" w:rsidRDefault="008E1E21">
            <w:pPr>
              <w:pStyle w:val="responses"/>
              <w:numPr>
                <w:ilvl w:val="0"/>
                <w:numId w:val="0"/>
              </w:numPr>
              <w:ind w:left="1321" w:hanging="357"/>
            </w:pPr>
            <w:r w:rsidRPr="0037562D">
              <w:t>Provide the price at which was sold:</w:t>
            </w:r>
          </w:p>
          <w:p w14:paraId="370E2C14" w14:textId="77777777" w:rsidR="008E1E21" w:rsidRPr="0037562D" w:rsidRDefault="008E1E21">
            <w:pPr>
              <w:pStyle w:val="responses"/>
            </w:pPr>
            <w:r w:rsidRPr="0037562D">
              <w:t>Sold to a trader or supermarket:</w:t>
            </w:r>
          </w:p>
          <w:p w14:paraId="35BDC67F" w14:textId="77777777" w:rsidR="008E1E21" w:rsidRPr="0037562D" w:rsidRDefault="008E1E21">
            <w:pPr>
              <w:pStyle w:val="responses"/>
              <w:numPr>
                <w:ilvl w:val="0"/>
                <w:numId w:val="0"/>
              </w:numPr>
              <w:ind w:left="1321" w:hanging="357"/>
            </w:pPr>
            <w:r w:rsidRPr="0037562D">
              <w:t>Provide the price at which was sold:</w:t>
            </w:r>
          </w:p>
          <w:p w14:paraId="4C74B7B3" w14:textId="77777777" w:rsidR="008E1E21" w:rsidRPr="0037562D" w:rsidRDefault="008E1E21">
            <w:pPr>
              <w:pStyle w:val="responses"/>
            </w:pPr>
            <w:r w:rsidRPr="0037562D">
              <w:t>Gifts:</w:t>
            </w:r>
          </w:p>
          <w:p w14:paraId="34B82565" w14:textId="77777777" w:rsidR="008E1E21" w:rsidRPr="0037562D" w:rsidRDefault="008E1E21">
            <w:pPr>
              <w:pStyle w:val="responses"/>
            </w:pPr>
            <w:r w:rsidRPr="0037562D">
              <w:t>Wasted/lost:</w:t>
            </w:r>
          </w:p>
          <w:p w14:paraId="177F6597" w14:textId="77777777" w:rsidR="008E1E21" w:rsidRPr="0037562D" w:rsidRDefault="008E1E21">
            <w:pPr>
              <w:pStyle w:val="responses"/>
            </w:pPr>
            <w:r w:rsidRPr="0037562D">
              <w:t>Other use (please specify):</w:t>
            </w:r>
          </w:p>
          <w:p w14:paraId="0D6919CA" w14:textId="77777777" w:rsidR="008E1E21" w:rsidRPr="0037562D" w:rsidRDefault="008E1E21">
            <w:pPr>
              <w:pStyle w:val="questions6"/>
            </w:pPr>
            <w:r w:rsidRPr="0037562D">
              <w:t>Manure production</w:t>
            </w:r>
            <w:r w:rsidRPr="0037562D">
              <w:rPr>
                <w:u w:val="none"/>
              </w:rPr>
              <w:t xml:space="preserve"> (please specify the production unit)</w:t>
            </w:r>
          </w:p>
          <w:p w14:paraId="140F1C3F" w14:textId="77777777" w:rsidR="008E1E21" w:rsidRPr="0037562D" w:rsidRDefault="008E1E21">
            <w:pPr>
              <w:pStyle w:val="responses"/>
            </w:pPr>
            <w:r w:rsidRPr="0037562D">
              <w:t>On-farm use:</w:t>
            </w:r>
          </w:p>
          <w:p w14:paraId="22BB69C4" w14:textId="77777777" w:rsidR="008E1E21" w:rsidRPr="0037562D" w:rsidRDefault="008E1E21">
            <w:pPr>
              <w:pStyle w:val="responses"/>
            </w:pPr>
            <w:r w:rsidRPr="0037562D">
              <w:t>Sold on-farm direct to consumer:</w:t>
            </w:r>
          </w:p>
          <w:p w14:paraId="0AD5459E" w14:textId="77777777" w:rsidR="008E1E21" w:rsidRPr="0037562D" w:rsidRDefault="008E1E21">
            <w:pPr>
              <w:pStyle w:val="responses"/>
              <w:numPr>
                <w:ilvl w:val="0"/>
                <w:numId w:val="0"/>
              </w:numPr>
              <w:ind w:left="1321" w:hanging="357"/>
            </w:pPr>
            <w:r w:rsidRPr="0037562D">
              <w:t>Provide the price at which was sold:</w:t>
            </w:r>
          </w:p>
          <w:p w14:paraId="32DC87D4" w14:textId="77777777" w:rsidR="008E1E21" w:rsidRPr="0037562D" w:rsidRDefault="008E1E21">
            <w:pPr>
              <w:pStyle w:val="responses"/>
            </w:pPr>
            <w:r w:rsidRPr="0037562D">
              <w:t>Sold to a cooperative:</w:t>
            </w:r>
          </w:p>
          <w:p w14:paraId="5153AA27" w14:textId="77777777" w:rsidR="008E1E21" w:rsidRPr="0037562D" w:rsidRDefault="008E1E21">
            <w:pPr>
              <w:pStyle w:val="responses"/>
              <w:numPr>
                <w:ilvl w:val="0"/>
                <w:numId w:val="0"/>
              </w:numPr>
              <w:ind w:left="1321" w:hanging="357"/>
            </w:pPr>
            <w:r w:rsidRPr="0037562D">
              <w:t>Provide the price at which was sold:</w:t>
            </w:r>
          </w:p>
          <w:p w14:paraId="11B387B7" w14:textId="77777777" w:rsidR="008E1E21" w:rsidRPr="0037562D" w:rsidRDefault="008E1E21">
            <w:pPr>
              <w:pStyle w:val="responses"/>
            </w:pPr>
            <w:r w:rsidRPr="0037562D">
              <w:t>Sold in the marketplace:</w:t>
            </w:r>
          </w:p>
          <w:p w14:paraId="2F6A4063" w14:textId="77777777" w:rsidR="008E1E21" w:rsidRPr="0037562D" w:rsidRDefault="008E1E21">
            <w:pPr>
              <w:pStyle w:val="responses"/>
              <w:numPr>
                <w:ilvl w:val="0"/>
                <w:numId w:val="0"/>
              </w:numPr>
              <w:ind w:left="1321" w:hanging="357"/>
            </w:pPr>
            <w:r w:rsidRPr="0037562D">
              <w:t>Provide the price at which was sold:</w:t>
            </w:r>
          </w:p>
          <w:p w14:paraId="1A34E5B1" w14:textId="77777777" w:rsidR="008E1E21" w:rsidRPr="0037562D" w:rsidRDefault="008E1E21">
            <w:pPr>
              <w:pStyle w:val="responses"/>
            </w:pPr>
            <w:r w:rsidRPr="0037562D">
              <w:t>Sold to a trader or supermarket:</w:t>
            </w:r>
          </w:p>
          <w:p w14:paraId="7A5C74F7" w14:textId="77777777" w:rsidR="008E1E21" w:rsidRPr="0037562D" w:rsidRDefault="008E1E21">
            <w:pPr>
              <w:pStyle w:val="responses"/>
              <w:numPr>
                <w:ilvl w:val="0"/>
                <w:numId w:val="0"/>
              </w:numPr>
              <w:ind w:left="1321" w:hanging="357"/>
            </w:pPr>
            <w:r w:rsidRPr="0037562D">
              <w:t>Provide the price at which was sold:</w:t>
            </w:r>
          </w:p>
          <w:p w14:paraId="48001460" w14:textId="77777777" w:rsidR="008E1E21" w:rsidRPr="0037562D" w:rsidRDefault="008E1E21">
            <w:pPr>
              <w:pStyle w:val="responses"/>
            </w:pPr>
            <w:r w:rsidRPr="0037562D">
              <w:t>Gifts:</w:t>
            </w:r>
          </w:p>
          <w:p w14:paraId="461A8F66" w14:textId="77777777" w:rsidR="008E1E21" w:rsidRPr="0037562D" w:rsidRDefault="008E1E21">
            <w:pPr>
              <w:pStyle w:val="responses"/>
            </w:pPr>
            <w:r w:rsidRPr="0037562D">
              <w:t>Wasted/lost:</w:t>
            </w:r>
          </w:p>
          <w:p w14:paraId="03FC24CF" w14:textId="77777777" w:rsidR="008E1E21" w:rsidRPr="0037562D" w:rsidRDefault="008E1E21">
            <w:pPr>
              <w:pStyle w:val="responses"/>
            </w:pPr>
            <w:r w:rsidRPr="0037562D">
              <w:t>Other use (please specify):</w:t>
            </w:r>
          </w:p>
          <w:p w14:paraId="7B1CCA20" w14:textId="77777777" w:rsidR="008E1E21" w:rsidRPr="0037562D" w:rsidRDefault="008E1E21">
            <w:pPr>
              <w:pStyle w:val="questions6"/>
            </w:pPr>
            <w:r w:rsidRPr="0037562D">
              <w:t>Transportation</w:t>
            </w:r>
            <w:r w:rsidRPr="0037562D">
              <w:rPr>
                <w:u w:val="none"/>
              </w:rPr>
              <w:t xml:space="preserve"> (please specify the production unit)</w:t>
            </w:r>
          </w:p>
          <w:p w14:paraId="1A831EEB" w14:textId="77777777" w:rsidR="008E1E21" w:rsidRPr="0037562D" w:rsidRDefault="008E1E21">
            <w:pPr>
              <w:pStyle w:val="responses"/>
            </w:pPr>
            <w:r w:rsidRPr="0037562D">
              <w:t>On-farm use:</w:t>
            </w:r>
          </w:p>
          <w:p w14:paraId="3345E96D" w14:textId="77777777" w:rsidR="008E1E21" w:rsidRPr="0037562D" w:rsidRDefault="008E1E21">
            <w:pPr>
              <w:pStyle w:val="responses"/>
            </w:pPr>
            <w:r w:rsidRPr="0037562D">
              <w:t>Sold on-farm direct to consumer:</w:t>
            </w:r>
          </w:p>
          <w:p w14:paraId="1C18BC16" w14:textId="77777777" w:rsidR="008E1E21" w:rsidRPr="0037562D" w:rsidRDefault="008E1E21">
            <w:pPr>
              <w:pStyle w:val="responses"/>
              <w:numPr>
                <w:ilvl w:val="0"/>
                <w:numId w:val="0"/>
              </w:numPr>
              <w:ind w:left="1321" w:hanging="357"/>
            </w:pPr>
            <w:r w:rsidRPr="0037562D">
              <w:t>Provide the price at which was sold:</w:t>
            </w:r>
          </w:p>
          <w:p w14:paraId="7BF46863" w14:textId="77777777" w:rsidR="008E1E21" w:rsidRPr="0037562D" w:rsidRDefault="008E1E21">
            <w:pPr>
              <w:pStyle w:val="responses"/>
            </w:pPr>
            <w:r w:rsidRPr="0037562D">
              <w:t>Sold to a cooperative:</w:t>
            </w:r>
          </w:p>
          <w:p w14:paraId="6A559A58" w14:textId="77777777" w:rsidR="008E1E21" w:rsidRPr="0037562D" w:rsidRDefault="008E1E21">
            <w:pPr>
              <w:pStyle w:val="responses"/>
              <w:numPr>
                <w:ilvl w:val="0"/>
                <w:numId w:val="0"/>
              </w:numPr>
              <w:ind w:left="1321" w:hanging="357"/>
            </w:pPr>
            <w:r w:rsidRPr="0037562D">
              <w:t>Provide the price at which was sold:</w:t>
            </w:r>
          </w:p>
          <w:p w14:paraId="710F0FE3" w14:textId="77777777" w:rsidR="008E1E21" w:rsidRPr="0037562D" w:rsidRDefault="008E1E21">
            <w:pPr>
              <w:pStyle w:val="responses"/>
            </w:pPr>
            <w:r w:rsidRPr="0037562D">
              <w:t>Sold in the marketplace:</w:t>
            </w:r>
          </w:p>
          <w:p w14:paraId="69E16336" w14:textId="77777777" w:rsidR="008E1E21" w:rsidRPr="0037562D" w:rsidRDefault="008E1E21">
            <w:pPr>
              <w:pStyle w:val="responses"/>
              <w:numPr>
                <w:ilvl w:val="0"/>
                <w:numId w:val="0"/>
              </w:numPr>
              <w:ind w:left="1321" w:hanging="357"/>
            </w:pPr>
            <w:r w:rsidRPr="0037562D">
              <w:t>Provide the price at which was sold:</w:t>
            </w:r>
          </w:p>
          <w:p w14:paraId="06A7F041" w14:textId="77777777" w:rsidR="008E1E21" w:rsidRPr="0037562D" w:rsidRDefault="008E1E21">
            <w:pPr>
              <w:pStyle w:val="responses"/>
            </w:pPr>
            <w:r w:rsidRPr="0037562D">
              <w:lastRenderedPageBreak/>
              <w:t>Sold to a trader or supermarket:</w:t>
            </w:r>
          </w:p>
          <w:p w14:paraId="73B894B9" w14:textId="77777777" w:rsidR="008E1E21" w:rsidRPr="0037562D" w:rsidRDefault="008E1E21">
            <w:pPr>
              <w:pStyle w:val="responses"/>
              <w:numPr>
                <w:ilvl w:val="0"/>
                <w:numId w:val="0"/>
              </w:numPr>
              <w:ind w:left="1321" w:hanging="357"/>
            </w:pPr>
            <w:r w:rsidRPr="0037562D">
              <w:t>Provide the price at which was sold:</w:t>
            </w:r>
          </w:p>
          <w:p w14:paraId="0B2E765F" w14:textId="77777777" w:rsidR="008E1E21" w:rsidRPr="0037562D" w:rsidRDefault="008E1E21">
            <w:pPr>
              <w:pStyle w:val="responses"/>
            </w:pPr>
            <w:r w:rsidRPr="0037562D">
              <w:t>Gifts:</w:t>
            </w:r>
          </w:p>
          <w:p w14:paraId="107FC30D" w14:textId="77777777" w:rsidR="008E1E21" w:rsidRPr="0037562D" w:rsidRDefault="008E1E21">
            <w:pPr>
              <w:pStyle w:val="responses"/>
            </w:pPr>
            <w:r w:rsidRPr="0037562D">
              <w:t>Wasted/lost:</w:t>
            </w:r>
          </w:p>
          <w:p w14:paraId="106A8778" w14:textId="77777777" w:rsidR="008E1E21" w:rsidRPr="0037562D" w:rsidRDefault="008E1E21">
            <w:pPr>
              <w:pStyle w:val="responses"/>
            </w:pPr>
            <w:r w:rsidRPr="0037562D">
              <w:t>Other use (please specify):</w:t>
            </w:r>
          </w:p>
          <w:p w14:paraId="61DBAD7B" w14:textId="77777777" w:rsidR="008E1E21" w:rsidRPr="0037562D" w:rsidRDefault="008E1E21">
            <w:pPr>
              <w:pStyle w:val="questions6"/>
            </w:pPr>
            <w:r w:rsidRPr="0037562D">
              <w:t>Honey production</w:t>
            </w:r>
            <w:r w:rsidRPr="0037562D">
              <w:rPr>
                <w:u w:val="none"/>
              </w:rPr>
              <w:t xml:space="preserve"> (please specify the production unit)</w:t>
            </w:r>
          </w:p>
          <w:p w14:paraId="439B2BF0" w14:textId="77777777" w:rsidR="008E1E21" w:rsidRPr="0037562D" w:rsidRDefault="008E1E21">
            <w:pPr>
              <w:pStyle w:val="responses"/>
            </w:pPr>
            <w:r w:rsidRPr="0037562D">
              <w:t xml:space="preserve">Human consumption: </w:t>
            </w:r>
          </w:p>
          <w:p w14:paraId="32F17160" w14:textId="77777777" w:rsidR="008E1E21" w:rsidRPr="0037562D" w:rsidRDefault="008E1E21">
            <w:pPr>
              <w:pStyle w:val="responses"/>
            </w:pPr>
            <w:r w:rsidRPr="0037562D">
              <w:t>Sold on-farm direct to consumer:</w:t>
            </w:r>
          </w:p>
          <w:p w14:paraId="73974BE2" w14:textId="77777777" w:rsidR="008E1E21" w:rsidRPr="0037562D" w:rsidRDefault="008E1E21">
            <w:pPr>
              <w:pStyle w:val="responses"/>
              <w:numPr>
                <w:ilvl w:val="0"/>
                <w:numId w:val="0"/>
              </w:numPr>
              <w:ind w:left="1321" w:hanging="357"/>
            </w:pPr>
            <w:r w:rsidRPr="0037562D">
              <w:t>Provide the price at which was sold:</w:t>
            </w:r>
          </w:p>
          <w:p w14:paraId="0E471F68" w14:textId="77777777" w:rsidR="008E1E21" w:rsidRPr="0037562D" w:rsidRDefault="008E1E21">
            <w:pPr>
              <w:pStyle w:val="responses"/>
            </w:pPr>
            <w:r w:rsidRPr="0037562D">
              <w:t>Sold to a cooperative:</w:t>
            </w:r>
          </w:p>
          <w:p w14:paraId="598C8776" w14:textId="77777777" w:rsidR="008E1E21" w:rsidRPr="0037562D" w:rsidRDefault="008E1E21">
            <w:pPr>
              <w:pStyle w:val="responses"/>
              <w:numPr>
                <w:ilvl w:val="0"/>
                <w:numId w:val="0"/>
              </w:numPr>
              <w:ind w:left="1321" w:hanging="357"/>
            </w:pPr>
            <w:r w:rsidRPr="0037562D">
              <w:t>Provide the price at which was sold:</w:t>
            </w:r>
          </w:p>
          <w:p w14:paraId="7F3599EC" w14:textId="77777777" w:rsidR="008E1E21" w:rsidRPr="0037562D" w:rsidRDefault="008E1E21">
            <w:pPr>
              <w:pStyle w:val="responses"/>
            </w:pPr>
            <w:r w:rsidRPr="0037562D">
              <w:t>Sold in the marketplace:</w:t>
            </w:r>
          </w:p>
          <w:p w14:paraId="465EEDB1" w14:textId="77777777" w:rsidR="008E1E21" w:rsidRPr="0037562D" w:rsidRDefault="008E1E21">
            <w:pPr>
              <w:pStyle w:val="responses"/>
              <w:numPr>
                <w:ilvl w:val="0"/>
                <w:numId w:val="0"/>
              </w:numPr>
              <w:ind w:left="1321" w:hanging="357"/>
            </w:pPr>
            <w:r w:rsidRPr="0037562D">
              <w:t>Provide the price at which was sold:</w:t>
            </w:r>
          </w:p>
          <w:p w14:paraId="42D17BFD" w14:textId="77777777" w:rsidR="008E1E21" w:rsidRPr="0037562D" w:rsidRDefault="008E1E21">
            <w:pPr>
              <w:pStyle w:val="responses"/>
            </w:pPr>
            <w:r w:rsidRPr="0037562D">
              <w:t>Sold to a trader or supermarket:</w:t>
            </w:r>
          </w:p>
          <w:p w14:paraId="798E66D5" w14:textId="77777777" w:rsidR="008E1E21" w:rsidRPr="0037562D" w:rsidRDefault="008E1E21">
            <w:pPr>
              <w:pStyle w:val="responses"/>
              <w:numPr>
                <w:ilvl w:val="0"/>
                <w:numId w:val="0"/>
              </w:numPr>
              <w:ind w:left="1321" w:hanging="357"/>
            </w:pPr>
            <w:r w:rsidRPr="0037562D">
              <w:t>Provide the price at which was sold:</w:t>
            </w:r>
          </w:p>
          <w:p w14:paraId="670BF5FC" w14:textId="77777777" w:rsidR="008E1E21" w:rsidRPr="0037562D" w:rsidRDefault="008E1E21">
            <w:pPr>
              <w:pStyle w:val="responses"/>
            </w:pPr>
            <w:r w:rsidRPr="0037562D">
              <w:t>Gifts:</w:t>
            </w:r>
          </w:p>
          <w:p w14:paraId="50E8A115" w14:textId="77777777" w:rsidR="008E1E21" w:rsidRPr="0037562D" w:rsidRDefault="008E1E21">
            <w:pPr>
              <w:pStyle w:val="responses"/>
            </w:pPr>
            <w:r w:rsidRPr="0037562D">
              <w:t>Wasted/lost:</w:t>
            </w:r>
          </w:p>
          <w:p w14:paraId="077888FC" w14:textId="77777777" w:rsidR="008E1E21" w:rsidRPr="0037562D" w:rsidRDefault="008E1E21">
            <w:pPr>
              <w:pStyle w:val="responses"/>
            </w:pPr>
            <w:r w:rsidRPr="0037562D">
              <w:t>Other use (please specify):</w:t>
            </w:r>
          </w:p>
          <w:p w14:paraId="362BE3AB" w14:textId="77777777" w:rsidR="008E1E21" w:rsidRPr="0037562D" w:rsidRDefault="008E1E21">
            <w:pPr>
              <w:pStyle w:val="questions6"/>
            </w:pPr>
            <w:r w:rsidRPr="0037562D">
              <w:t>Draft power</w:t>
            </w:r>
            <w:r w:rsidRPr="0037562D">
              <w:rPr>
                <w:u w:val="none"/>
              </w:rPr>
              <w:t xml:space="preserve"> (please specify the production unit)</w:t>
            </w:r>
          </w:p>
          <w:p w14:paraId="4CC9F2D5" w14:textId="77777777" w:rsidR="008E1E21" w:rsidRPr="0037562D" w:rsidRDefault="008E1E21">
            <w:pPr>
              <w:pStyle w:val="responses"/>
            </w:pPr>
            <w:r w:rsidRPr="0037562D">
              <w:t>On-farm use:</w:t>
            </w:r>
          </w:p>
          <w:p w14:paraId="7A75BBCD" w14:textId="77777777" w:rsidR="008E1E21" w:rsidRPr="0037562D" w:rsidRDefault="008E1E21">
            <w:pPr>
              <w:pStyle w:val="responses"/>
            </w:pPr>
            <w:r w:rsidRPr="0037562D">
              <w:t>Sold on-farm direct to consumer:</w:t>
            </w:r>
          </w:p>
          <w:p w14:paraId="11B2B34B" w14:textId="77777777" w:rsidR="008E1E21" w:rsidRPr="0037562D" w:rsidRDefault="008E1E21">
            <w:pPr>
              <w:pStyle w:val="responses"/>
              <w:numPr>
                <w:ilvl w:val="0"/>
                <w:numId w:val="0"/>
              </w:numPr>
              <w:ind w:left="1321" w:hanging="357"/>
            </w:pPr>
            <w:r w:rsidRPr="0037562D">
              <w:t>Provide the price at which was sold:</w:t>
            </w:r>
          </w:p>
          <w:p w14:paraId="0F94F5A1" w14:textId="77777777" w:rsidR="008E1E21" w:rsidRPr="0037562D" w:rsidRDefault="008E1E21">
            <w:pPr>
              <w:pStyle w:val="responses"/>
            </w:pPr>
            <w:r w:rsidRPr="0037562D">
              <w:t>Sold to a cooperative:</w:t>
            </w:r>
          </w:p>
          <w:p w14:paraId="609FC980" w14:textId="77777777" w:rsidR="008E1E21" w:rsidRPr="0037562D" w:rsidRDefault="008E1E21">
            <w:pPr>
              <w:pStyle w:val="responses"/>
              <w:numPr>
                <w:ilvl w:val="0"/>
                <w:numId w:val="0"/>
              </w:numPr>
              <w:ind w:left="1321" w:hanging="357"/>
            </w:pPr>
            <w:r w:rsidRPr="0037562D">
              <w:t>Provide the price at which was sold:</w:t>
            </w:r>
          </w:p>
          <w:p w14:paraId="6D020D30" w14:textId="77777777" w:rsidR="008E1E21" w:rsidRPr="0037562D" w:rsidRDefault="008E1E21">
            <w:pPr>
              <w:pStyle w:val="responses"/>
            </w:pPr>
            <w:r w:rsidRPr="0037562D">
              <w:t>Sold in the marketplace:</w:t>
            </w:r>
          </w:p>
          <w:p w14:paraId="02C0D48A" w14:textId="77777777" w:rsidR="008E1E21" w:rsidRPr="0037562D" w:rsidRDefault="008E1E21">
            <w:pPr>
              <w:pStyle w:val="responses"/>
              <w:numPr>
                <w:ilvl w:val="0"/>
                <w:numId w:val="0"/>
              </w:numPr>
              <w:ind w:left="1321" w:hanging="357"/>
            </w:pPr>
            <w:r w:rsidRPr="0037562D">
              <w:t>Provide the price at which was sold:</w:t>
            </w:r>
          </w:p>
          <w:p w14:paraId="3AA66D67" w14:textId="77777777" w:rsidR="008E1E21" w:rsidRPr="0037562D" w:rsidRDefault="008E1E21">
            <w:pPr>
              <w:pStyle w:val="responses"/>
            </w:pPr>
            <w:r w:rsidRPr="0037562D">
              <w:t>Sold to a trader or supermarket:</w:t>
            </w:r>
          </w:p>
          <w:p w14:paraId="1DBFD5E6" w14:textId="77777777" w:rsidR="008E1E21" w:rsidRPr="0037562D" w:rsidRDefault="008E1E21">
            <w:pPr>
              <w:pStyle w:val="responses"/>
              <w:numPr>
                <w:ilvl w:val="0"/>
                <w:numId w:val="0"/>
              </w:numPr>
              <w:ind w:left="1321" w:hanging="357"/>
            </w:pPr>
            <w:r w:rsidRPr="0037562D">
              <w:t>Provide the price at which was sold:</w:t>
            </w:r>
          </w:p>
          <w:p w14:paraId="637D9BFD" w14:textId="77777777" w:rsidR="008E1E21" w:rsidRPr="0037562D" w:rsidRDefault="008E1E21">
            <w:pPr>
              <w:pStyle w:val="responses"/>
            </w:pPr>
            <w:r w:rsidRPr="0037562D">
              <w:t>Gifts:</w:t>
            </w:r>
          </w:p>
          <w:p w14:paraId="64D62508" w14:textId="77777777" w:rsidR="008E1E21" w:rsidRPr="0037562D" w:rsidRDefault="008E1E21">
            <w:pPr>
              <w:pStyle w:val="responses"/>
            </w:pPr>
            <w:r w:rsidRPr="0037562D">
              <w:t>Wasted/lost:</w:t>
            </w:r>
          </w:p>
          <w:p w14:paraId="065781DF" w14:textId="77777777" w:rsidR="008E1E21" w:rsidRPr="0037562D" w:rsidRDefault="008E1E21">
            <w:pPr>
              <w:pStyle w:val="responses"/>
            </w:pPr>
            <w:r w:rsidRPr="0037562D">
              <w:lastRenderedPageBreak/>
              <w:t>Other use (please specify):</w:t>
            </w:r>
          </w:p>
          <w:p w14:paraId="661DF2F2" w14:textId="77777777" w:rsidR="008E1E21" w:rsidRPr="0037562D" w:rsidRDefault="008E1E21">
            <w:pPr>
              <w:pStyle w:val="questions6"/>
            </w:pPr>
            <w:r w:rsidRPr="0037562D">
              <w:t>Other produce (please specify)</w:t>
            </w:r>
            <w:r w:rsidRPr="0037562D">
              <w:rPr>
                <w:u w:val="none"/>
              </w:rPr>
              <w:t xml:space="preserve"> (please specify the production unit)</w:t>
            </w:r>
          </w:p>
          <w:p w14:paraId="25FE0AD4" w14:textId="77777777" w:rsidR="008E1E21" w:rsidRPr="0037562D" w:rsidRDefault="008E1E21">
            <w:pPr>
              <w:pStyle w:val="responses"/>
            </w:pPr>
            <w:r w:rsidRPr="0037562D">
              <w:t>Human consumption (on-farm):</w:t>
            </w:r>
          </w:p>
          <w:p w14:paraId="1DF2237C" w14:textId="77777777" w:rsidR="008E1E21" w:rsidRPr="0037562D" w:rsidRDefault="008E1E21">
            <w:pPr>
              <w:pStyle w:val="responses"/>
            </w:pPr>
            <w:r w:rsidRPr="0037562D">
              <w:t>On-farm use:</w:t>
            </w:r>
          </w:p>
          <w:p w14:paraId="6D4815EC" w14:textId="77777777" w:rsidR="008E1E21" w:rsidRPr="0037562D" w:rsidRDefault="008E1E21">
            <w:pPr>
              <w:pStyle w:val="responses"/>
            </w:pPr>
            <w:r w:rsidRPr="0037562D">
              <w:t>Sold on-farm direct to consumer:</w:t>
            </w:r>
          </w:p>
          <w:p w14:paraId="017E02B0" w14:textId="77777777" w:rsidR="008E1E21" w:rsidRPr="0037562D" w:rsidRDefault="008E1E21">
            <w:pPr>
              <w:pStyle w:val="responses"/>
              <w:numPr>
                <w:ilvl w:val="0"/>
                <w:numId w:val="0"/>
              </w:numPr>
              <w:ind w:left="1321" w:hanging="357"/>
            </w:pPr>
            <w:r w:rsidRPr="0037562D">
              <w:t>Provide the price at which was sold:</w:t>
            </w:r>
          </w:p>
          <w:p w14:paraId="5A39C877" w14:textId="77777777" w:rsidR="008E1E21" w:rsidRPr="0037562D" w:rsidRDefault="008E1E21">
            <w:pPr>
              <w:pStyle w:val="responses"/>
            </w:pPr>
            <w:r w:rsidRPr="0037562D">
              <w:t>Sold to a cooperative:</w:t>
            </w:r>
          </w:p>
          <w:p w14:paraId="75CC75B7" w14:textId="77777777" w:rsidR="008E1E21" w:rsidRPr="0037562D" w:rsidRDefault="008E1E21">
            <w:pPr>
              <w:pStyle w:val="responses"/>
              <w:numPr>
                <w:ilvl w:val="0"/>
                <w:numId w:val="0"/>
              </w:numPr>
              <w:ind w:left="1321" w:hanging="357"/>
            </w:pPr>
            <w:r w:rsidRPr="0037562D">
              <w:t>Provide the price at which was sold:</w:t>
            </w:r>
          </w:p>
          <w:p w14:paraId="3FCCD5C8" w14:textId="77777777" w:rsidR="008E1E21" w:rsidRPr="0037562D" w:rsidRDefault="008E1E21">
            <w:pPr>
              <w:pStyle w:val="responses"/>
            </w:pPr>
            <w:r w:rsidRPr="0037562D">
              <w:t>Sold in the marketplace:</w:t>
            </w:r>
          </w:p>
          <w:p w14:paraId="30322D81" w14:textId="77777777" w:rsidR="008E1E21" w:rsidRPr="0037562D" w:rsidRDefault="008E1E21">
            <w:pPr>
              <w:pStyle w:val="responses"/>
              <w:numPr>
                <w:ilvl w:val="0"/>
                <w:numId w:val="0"/>
              </w:numPr>
              <w:ind w:left="1321" w:hanging="357"/>
            </w:pPr>
            <w:r w:rsidRPr="0037562D">
              <w:t>Provide the price at which was sold:</w:t>
            </w:r>
          </w:p>
          <w:p w14:paraId="10086B28" w14:textId="77777777" w:rsidR="008E1E21" w:rsidRPr="0037562D" w:rsidRDefault="008E1E21">
            <w:pPr>
              <w:pStyle w:val="responses"/>
            </w:pPr>
            <w:r w:rsidRPr="0037562D">
              <w:t>Sold to a trader or supermarket:</w:t>
            </w:r>
          </w:p>
          <w:p w14:paraId="2E03A756" w14:textId="77777777" w:rsidR="008E1E21" w:rsidRPr="0037562D" w:rsidRDefault="008E1E21">
            <w:pPr>
              <w:pStyle w:val="responses"/>
              <w:numPr>
                <w:ilvl w:val="0"/>
                <w:numId w:val="0"/>
              </w:numPr>
              <w:ind w:left="1321" w:hanging="357"/>
            </w:pPr>
            <w:r w:rsidRPr="0037562D">
              <w:t>Provide the price at which was sold:</w:t>
            </w:r>
          </w:p>
          <w:p w14:paraId="5D3764DC" w14:textId="77777777" w:rsidR="008E1E21" w:rsidRPr="0037562D" w:rsidRDefault="008E1E21">
            <w:pPr>
              <w:pStyle w:val="responses"/>
            </w:pPr>
            <w:r w:rsidRPr="0037562D">
              <w:t>Gifts:</w:t>
            </w:r>
          </w:p>
          <w:p w14:paraId="312524DD" w14:textId="77777777" w:rsidR="008E1E21" w:rsidRPr="0037562D" w:rsidRDefault="008E1E21">
            <w:pPr>
              <w:pStyle w:val="responses"/>
            </w:pPr>
            <w:r w:rsidRPr="0037562D">
              <w:t>Wasted/lost:</w:t>
            </w:r>
          </w:p>
          <w:p w14:paraId="7903FD0F" w14:textId="77777777" w:rsidR="008E1E21" w:rsidRPr="0037562D" w:rsidRDefault="008E1E21">
            <w:pPr>
              <w:pStyle w:val="responses"/>
            </w:pPr>
            <w:r w:rsidRPr="0037562D">
              <w:t>Other use (please specify):</w:t>
            </w:r>
          </w:p>
        </w:tc>
      </w:tr>
      <w:tr w:rsidR="008E1E21" w:rsidRPr="0037562D" w14:paraId="44325F57"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6D8C8E0C" w14:textId="77777777" w:rsidR="008E1E21" w:rsidRPr="0037562D" w:rsidRDefault="008E1E21">
            <w:pPr>
              <w:pStyle w:val="questions2"/>
              <w:rPr>
                <w:rFonts w:ascii="Calibri" w:eastAsia="Times New Roman" w:hAnsi="Calibri" w:cs="Calibri"/>
                <w:kern w:val="0"/>
                <w14:ligatures w14:val="none"/>
              </w:rPr>
            </w:pPr>
            <w:r w:rsidRPr="0037562D">
              <w:rPr>
                <w:rFonts w:ascii="Calibri" w:eastAsia="Times New Roman" w:hAnsi="Calibri" w:cs="Calibri"/>
                <w:kern w:val="0"/>
                <w14:ligatures w14:val="none"/>
              </w:rPr>
              <w:lastRenderedPageBreak/>
              <w:t>LIVESTOCK # 2</w:t>
            </w:r>
          </w:p>
        </w:tc>
      </w:tr>
      <w:tr w:rsidR="008E1E21" w:rsidRPr="0037562D" w14:paraId="67C476A3"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5B80658B" w14:textId="77777777" w:rsidR="008E1E21" w:rsidRPr="0037562D" w:rsidRDefault="008E1E21">
            <w:pPr>
              <w:spacing w:after="0"/>
              <w:rPr>
                <w:rFonts w:ascii="Calibri" w:eastAsia="Times New Roman" w:hAnsi="Calibri" w:cs="Calibri"/>
                <w:b/>
                <w:kern w:val="0"/>
                <w14:ligatures w14:val="none"/>
              </w:rPr>
            </w:pPr>
            <w:r w:rsidRPr="0037562D">
              <w:rPr>
                <w:rFonts w:ascii="Calibri" w:eastAsia="Times New Roman" w:hAnsi="Calibri" w:cs="Calibri"/>
                <w:b/>
                <w:kern w:val="0"/>
                <w14:ligatures w14:val="none"/>
              </w:rPr>
              <w:t>…</w:t>
            </w:r>
          </w:p>
        </w:tc>
      </w:tr>
      <w:tr w:rsidR="008E1E21" w:rsidRPr="0037562D" w14:paraId="101A8966"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77082FB1" w14:textId="77777777" w:rsidR="008E1E21" w:rsidRPr="0037562D" w:rsidRDefault="008E1E21">
            <w:pPr>
              <w:pStyle w:val="questions2"/>
              <w:rPr>
                <w:rFonts w:ascii="Calibri" w:eastAsia="Times New Roman" w:hAnsi="Calibri" w:cs="Calibri"/>
                <w:kern w:val="0"/>
                <w14:ligatures w14:val="none"/>
              </w:rPr>
            </w:pPr>
            <w:r w:rsidRPr="0037562D">
              <w:rPr>
                <w:rFonts w:ascii="Calibri" w:eastAsia="Times New Roman" w:hAnsi="Calibri" w:cs="Calibri"/>
                <w:kern w:val="0"/>
                <w14:ligatures w14:val="none"/>
              </w:rPr>
              <w:t>LIVESTOCK # 3</w:t>
            </w:r>
          </w:p>
        </w:tc>
      </w:tr>
      <w:tr w:rsidR="008E1E21" w:rsidRPr="0037562D" w14:paraId="0D2761AB"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6515B757" w14:textId="77777777" w:rsidR="008E1E21" w:rsidRPr="0037562D" w:rsidRDefault="008E1E21">
            <w:pPr>
              <w:spacing w:after="0"/>
              <w:rPr>
                <w:rFonts w:ascii="Calibri" w:eastAsia="Times New Roman" w:hAnsi="Calibri" w:cs="Calibri"/>
                <w:b/>
                <w:kern w:val="0"/>
                <w14:ligatures w14:val="none"/>
              </w:rPr>
            </w:pPr>
            <w:r w:rsidRPr="0037562D">
              <w:rPr>
                <w:rFonts w:ascii="Calibri" w:eastAsia="Times New Roman" w:hAnsi="Calibri" w:cs="Calibri"/>
                <w:b/>
                <w:kern w:val="0"/>
                <w14:ligatures w14:val="none"/>
              </w:rPr>
              <w:t>…</w:t>
            </w:r>
          </w:p>
        </w:tc>
      </w:tr>
    </w:tbl>
    <w:p w14:paraId="3ADAA787" w14:textId="77777777" w:rsidR="008E1E21" w:rsidRPr="0037562D" w:rsidRDefault="008E1E21" w:rsidP="008E1E21">
      <w:pPr>
        <w:pStyle w:val="Questions"/>
      </w:pPr>
      <w:r w:rsidRPr="0037562D">
        <w:t>Are the livestock you keep exotic or local?</w:t>
      </w:r>
    </w:p>
    <w:p w14:paraId="7159A7AD" w14:textId="77777777" w:rsidR="008E1E21" w:rsidRPr="0037562D" w:rsidRDefault="008E1E21" w:rsidP="008E1E21">
      <w:pPr>
        <w:pStyle w:val="responses"/>
      </w:pPr>
      <w:r w:rsidRPr="0037562D">
        <w:t>Only or mainly local breeds are kept.</w:t>
      </w:r>
    </w:p>
    <w:p w14:paraId="17829C8C" w14:textId="77777777" w:rsidR="008E1E21" w:rsidRPr="0037562D" w:rsidRDefault="008E1E21" w:rsidP="008E1E21">
      <w:pPr>
        <w:pStyle w:val="responses"/>
      </w:pPr>
      <w:r w:rsidRPr="0037562D">
        <w:t>75% are local breeds, and 25% are exotic breeds and</w:t>
      </w:r>
    </w:p>
    <w:p w14:paraId="08BC74B7" w14:textId="77777777" w:rsidR="008E1E21" w:rsidRPr="0037562D" w:rsidRDefault="008E1E21" w:rsidP="008E1E21">
      <w:pPr>
        <w:pStyle w:val="responses"/>
      </w:pPr>
      <w:r w:rsidRPr="0037562D">
        <w:t>75% are exotic breeds and 25% are local breeds.</w:t>
      </w:r>
    </w:p>
    <w:p w14:paraId="40D63964" w14:textId="77777777" w:rsidR="008E1E21" w:rsidRPr="0037562D" w:rsidRDefault="008E1E21" w:rsidP="008E1E21">
      <w:pPr>
        <w:pStyle w:val="responses"/>
      </w:pPr>
      <w:r w:rsidRPr="0037562D">
        <w:t>Equal numbers of exotic breeds and local breeds are kept.</w:t>
      </w:r>
    </w:p>
    <w:p w14:paraId="756491E8" w14:textId="40E8DE63" w:rsidR="008E1E21" w:rsidRPr="0037562D" w:rsidRDefault="008E1E21" w:rsidP="008E1E21">
      <w:pPr>
        <w:pStyle w:val="responses"/>
      </w:pPr>
      <w:r w:rsidRPr="0037562D">
        <w:t>Only exotic breeds are kept.</w:t>
      </w:r>
    </w:p>
    <w:p w14:paraId="2E3E76A8" w14:textId="77777777" w:rsidR="008E1E21" w:rsidRPr="0037562D" w:rsidRDefault="008E1E21" w:rsidP="008E1E21">
      <w:pPr>
        <w:pStyle w:val="responses"/>
      </w:pPr>
      <w:r w:rsidRPr="0037562D">
        <w:t>No exotic or local breeds are kept.</w:t>
      </w:r>
    </w:p>
    <w:p w14:paraId="2D5ACACC" w14:textId="77777777" w:rsidR="008E1E21" w:rsidRPr="0037562D" w:rsidRDefault="008E1E21" w:rsidP="008E1E21">
      <w:pPr>
        <w:pStyle w:val="responses"/>
      </w:pPr>
      <w:r w:rsidRPr="0037562D">
        <w:t>I don't know.</w:t>
      </w:r>
    </w:p>
    <w:p w14:paraId="0F22BDB1" w14:textId="77777777" w:rsidR="008E1E21" w:rsidRPr="0037562D" w:rsidRDefault="008E1E21" w:rsidP="008E1E21">
      <w:pPr>
        <w:pStyle w:val="Questions"/>
      </w:pPr>
      <w:r w:rsidRPr="0037562D">
        <w:lastRenderedPageBreak/>
        <w:t>Have the livestock received any vaccinations in the last 12 months?</w:t>
      </w:r>
    </w:p>
    <w:p w14:paraId="42D3F103" w14:textId="77777777" w:rsidR="008E1E21" w:rsidRPr="0037562D" w:rsidRDefault="008E1E21" w:rsidP="008E1E21">
      <w:pPr>
        <w:pStyle w:val="responses"/>
      </w:pPr>
      <w:r w:rsidRPr="0037562D">
        <w:t>Yes</w:t>
      </w:r>
    </w:p>
    <w:p w14:paraId="57D1E564" w14:textId="77777777" w:rsidR="008E1E21" w:rsidRPr="0037562D" w:rsidRDefault="008E1E21" w:rsidP="008E1E21">
      <w:pPr>
        <w:pStyle w:val="responses"/>
      </w:pPr>
      <w:r w:rsidRPr="0037562D">
        <w:t>No</w:t>
      </w:r>
    </w:p>
    <w:p w14:paraId="2A5A1D59" w14:textId="77777777" w:rsidR="008E1E21" w:rsidRPr="0037562D" w:rsidRDefault="008E1E21" w:rsidP="008E1E21">
      <w:pPr>
        <w:pStyle w:val="Questions"/>
      </w:pPr>
      <w:r w:rsidRPr="0037562D">
        <w:t>Have the livestock received preventative antibiotics in the last 12 months?</w:t>
      </w:r>
    </w:p>
    <w:p w14:paraId="5E24A803" w14:textId="77777777" w:rsidR="008E1E21" w:rsidRPr="0037562D" w:rsidRDefault="008E1E21" w:rsidP="008E1E21">
      <w:pPr>
        <w:pStyle w:val="responses"/>
      </w:pPr>
      <w:r w:rsidRPr="0037562D">
        <w:t>Yes</w:t>
      </w:r>
    </w:p>
    <w:p w14:paraId="3F4E5C46" w14:textId="77777777" w:rsidR="008E1E21" w:rsidRPr="0037562D" w:rsidRDefault="008E1E21" w:rsidP="008E1E21">
      <w:pPr>
        <w:pStyle w:val="responses"/>
      </w:pPr>
      <w:r w:rsidRPr="0037562D">
        <w:t>No</w:t>
      </w:r>
    </w:p>
    <w:p w14:paraId="002A071D" w14:textId="77777777" w:rsidR="008E1E21" w:rsidRPr="0037562D" w:rsidRDefault="008E1E21" w:rsidP="008E1E21">
      <w:pPr>
        <w:pStyle w:val="Questions"/>
      </w:pPr>
      <w:r w:rsidRPr="0037562D">
        <w:t>In the last 12 months, where was fish production carried out?</w:t>
      </w:r>
    </w:p>
    <w:p w14:paraId="675F9D4E" w14:textId="77777777" w:rsidR="008E1E21" w:rsidRPr="0037562D" w:rsidRDefault="008E1E21" w:rsidP="008E1E21">
      <w:pPr>
        <w:pStyle w:val="responses"/>
      </w:pPr>
      <w:r w:rsidRPr="0037562D">
        <w:t>Wetland</w:t>
      </w:r>
    </w:p>
    <w:p w14:paraId="5A2294E6" w14:textId="77777777" w:rsidR="008E1E21" w:rsidRPr="0037562D" w:rsidRDefault="008E1E21" w:rsidP="008E1E21">
      <w:pPr>
        <w:pStyle w:val="responses"/>
      </w:pPr>
      <w:r w:rsidRPr="0037562D">
        <w:t>Paddy field</w:t>
      </w:r>
    </w:p>
    <w:p w14:paraId="7BB7226E" w14:textId="77777777" w:rsidR="008E1E21" w:rsidRPr="0037562D" w:rsidRDefault="008E1E21" w:rsidP="008E1E21">
      <w:pPr>
        <w:pStyle w:val="responses"/>
      </w:pPr>
      <w:r w:rsidRPr="0037562D">
        <w:t>Other (please specify)</w:t>
      </w:r>
    </w:p>
    <w:p w14:paraId="0696E327" w14:textId="098A6E05" w:rsidR="008E1E21" w:rsidRPr="0037562D" w:rsidRDefault="008E1E21" w:rsidP="00162C68">
      <w:pPr>
        <w:pStyle w:val="Questions"/>
      </w:pPr>
      <w:r w:rsidRPr="0037562D">
        <w:t>What is the total surface area in hectares / acres of water bodies, wetlands, paddy fields or other aquaculture systems used for producing fish?</w:t>
      </w:r>
    </w:p>
    <w:p w14:paraId="659511DA" w14:textId="77777777" w:rsidR="008E1E21" w:rsidRPr="0037562D" w:rsidRDefault="008E1E21" w:rsidP="008E1E21">
      <w:pPr>
        <w:pStyle w:val="Questions"/>
      </w:pPr>
      <w:r w:rsidRPr="0037562D">
        <w:t>List the main 3 fish species produced in the last 12 months, in terms of animal numbers.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8E1E21" w:rsidRPr="0037562D" w14:paraId="3EB8693B"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22DACB5D" w14:textId="77777777" w:rsidR="008E1E21" w:rsidRPr="0037562D" w:rsidRDefault="008E1E21">
            <w:pPr>
              <w:pStyle w:val="questions2"/>
              <w:rPr>
                <w:rFonts w:ascii="Calibri" w:eastAsia="Times New Roman" w:hAnsi="Calibri" w:cs="Calibri"/>
                <w:kern w:val="0"/>
                <w14:ligatures w14:val="none"/>
              </w:rPr>
            </w:pPr>
            <w:r w:rsidRPr="0037562D">
              <w:rPr>
                <w:rFonts w:ascii="Calibri" w:eastAsia="Times New Roman" w:hAnsi="Calibri" w:cs="Calibri"/>
                <w:kern w:val="0"/>
                <w14:ligatures w14:val="none"/>
              </w:rPr>
              <w:t>FISH # 1</w:t>
            </w:r>
          </w:p>
        </w:tc>
      </w:tr>
      <w:tr w:rsidR="008E1E21" w:rsidRPr="0037562D" w14:paraId="79C29059"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43A9C9FC"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t>Name of the fish species:</w:t>
            </w:r>
          </w:p>
          <w:p w14:paraId="63B6A24F"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t>Total number kept in the last 12 months:</w:t>
            </w:r>
          </w:p>
          <w:p w14:paraId="707DA1C3" w14:textId="77777777" w:rsidR="008E1E21" w:rsidRPr="0037562D" w:rsidRDefault="008E1E21">
            <w:pPr>
              <w:pStyle w:val="questions3"/>
              <w:rPr>
                <w:rFonts w:ascii="Calibri" w:eastAsia="Times New Roman" w:hAnsi="Calibri" w:cs="Calibri"/>
              </w:rPr>
            </w:pPr>
            <w:r w:rsidRPr="0037562D">
              <w:rPr>
                <w:rFonts w:ascii="Calibri" w:eastAsia="Times New Roman" w:hAnsi="Calibri" w:cs="Calibri"/>
              </w:rPr>
              <w:t xml:space="preserve">What did the fish get kept for? </w:t>
            </w:r>
          </w:p>
          <w:p w14:paraId="1EB3B9B7" w14:textId="77777777" w:rsidR="008E1E21" w:rsidRPr="0037562D" w:rsidRDefault="008E1E21">
            <w:pPr>
              <w:pStyle w:val="Hint"/>
              <w:rPr>
                <w:rFonts w:ascii="Calibri" w:eastAsia="Times New Roman" w:hAnsi="Calibri" w:cs="Calibri"/>
              </w:rPr>
            </w:pPr>
            <w:r w:rsidRPr="0037562D">
              <w:t>Hint: Please, allocate the amount produced for the following purposes:</w:t>
            </w:r>
          </w:p>
          <w:p w14:paraId="6FE86F54" w14:textId="77777777" w:rsidR="008E1E21" w:rsidRPr="0037562D" w:rsidRDefault="008E1E21">
            <w:pPr>
              <w:pStyle w:val="questions6"/>
            </w:pPr>
            <w:r w:rsidRPr="0037562D">
              <w:t>Meat production</w:t>
            </w:r>
            <w:r w:rsidRPr="0037562D">
              <w:rPr>
                <w:u w:val="none"/>
              </w:rPr>
              <w:t xml:space="preserve"> (please specify the production unit)</w:t>
            </w:r>
          </w:p>
          <w:p w14:paraId="4303DF27" w14:textId="77777777" w:rsidR="008E1E21" w:rsidRPr="0037562D" w:rsidRDefault="008E1E21">
            <w:pPr>
              <w:pStyle w:val="responses"/>
            </w:pPr>
            <w:r w:rsidRPr="0037562D">
              <w:t>Human consumption (on-farm):</w:t>
            </w:r>
          </w:p>
          <w:p w14:paraId="0694BBE7" w14:textId="77777777" w:rsidR="008E1E21" w:rsidRPr="0037562D" w:rsidRDefault="008E1E21">
            <w:pPr>
              <w:pStyle w:val="responses"/>
            </w:pPr>
            <w:r w:rsidRPr="0037562D">
              <w:t>Own livestock consumption:</w:t>
            </w:r>
          </w:p>
          <w:p w14:paraId="12F95381" w14:textId="77777777" w:rsidR="008E1E21" w:rsidRPr="0037562D" w:rsidRDefault="008E1E21">
            <w:pPr>
              <w:pStyle w:val="responses"/>
            </w:pPr>
            <w:r w:rsidRPr="0037562D">
              <w:t>Sold on-farm direct to consumer:</w:t>
            </w:r>
          </w:p>
          <w:p w14:paraId="02053364" w14:textId="77777777" w:rsidR="008E1E21" w:rsidRPr="0037562D" w:rsidRDefault="008E1E21">
            <w:pPr>
              <w:pStyle w:val="responses"/>
              <w:numPr>
                <w:ilvl w:val="0"/>
                <w:numId w:val="0"/>
              </w:numPr>
              <w:ind w:left="1321" w:hanging="357"/>
            </w:pPr>
            <w:r w:rsidRPr="0037562D">
              <w:t>Provide the price at which was sold:</w:t>
            </w:r>
          </w:p>
          <w:p w14:paraId="1C91274C" w14:textId="77777777" w:rsidR="008E1E21" w:rsidRPr="0037562D" w:rsidRDefault="008E1E21">
            <w:pPr>
              <w:pStyle w:val="responses"/>
            </w:pPr>
            <w:r w:rsidRPr="0037562D">
              <w:t>Sold to a cooperative:</w:t>
            </w:r>
          </w:p>
          <w:p w14:paraId="079D4949" w14:textId="77777777" w:rsidR="008E1E21" w:rsidRPr="0037562D" w:rsidRDefault="008E1E21">
            <w:pPr>
              <w:pStyle w:val="responses"/>
              <w:numPr>
                <w:ilvl w:val="0"/>
                <w:numId w:val="0"/>
              </w:numPr>
              <w:ind w:left="1321" w:hanging="357"/>
            </w:pPr>
            <w:r w:rsidRPr="0037562D">
              <w:lastRenderedPageBreak/>
              <w:t>Provide the price at which was sold:</w:t>
            </w:r>
          </w:p>
          <w:p w14:paraId="38112241" w14:textId="77777777" w:rsidR="008E1E21" w:rsidRPr="0037562D" w:rsidRDefault="008E1E21">
            <w:pPr>
              <w:pStyle w:val="responses"/>
            </w:pPr>
            <w:r w:rsidRPr="0037562D">
              <w:t>Sold in the marketplace:</w:t>
            </w:r>
          </w:p>
          <w:p w14:paraId="045BDBF4" w14:textId="77777777" w:rsidR="008E1E21" w:rsidRPr="0037562D" w:rsidRDefault="008E1E21">
            <w:pPr>
              <w:pStyle w:val="responses"/>
              <w:numPr>
                <w:ilvl w:val="0"/>
                <w:numId w:val="0"/>
              </w:numPr>
              <w:ind w:left="1321" w:hanging="357"/>
            </w:pPr>
            <w:r w:rsidRPr="0037562D">
              <w:t>Provide the price at which was sold:</w:t>
            </w:r>
          </w:p>
          <w:p w14:paraId="5311C5EE" w14:textId="77777777" w:rsidR="008E1E21" w:rsidRPr="0037562D" w:rsidRDefault="008E1E21">
            <w:pPr>
              <w:pStyle w:val="responses"/>
            </w:pPr>
            <w:r w:rsidRPr="0037562D">
              <w:t>Sold to a trader or supermarket:</w:t>
            </w:r>
          </w:p>
          <w:p w14:paraId="6BE30E54" w14:textId="77777777" w:rsidR="008E1E21" w:rsidRPr="0037562D" w:rsidRDefault="008E1E21">
            <w:pPr>
              <w:pStyle w:val="responses"/>
              <w:numPr>
                <w:ilvl w:val="0"/>
                <w:numId w:val="0"/>
              </w:numPr>
              <w:ind w:left="1321" w:hanging="357"/>
            </w:pPr>
            <w:r w:rsidRPr="0037562D">
              <w:t>Provide the price at which was sold:</w:t>
            </w:r>
          </w:p>
          <w:p w14:paraId="00A9A8AD" w14:textId="77777777" w:rsidR="008E1E21" w:rsidRPr="0037562D" w:rsidRDefault="008E1E21">
            <w:pPr>
              <w:pStyle w:val="responses"/>
            </w:pPr>
            <w:r w:rsidRPr="0037562D">
              <w:t>Gifts:</w:t>
            </w:r>
          </w:p>
          <w:p w14:paraId="07B8A794" w14:textId="77777777" w:rsidR="008E1E21" w:rsidRPr="0037562D" w:rsidRDefault="008E1E21">
            <w:pPr>
              <w:pStyle w:val="responses"/>
            </w:pPr>
            <w:r w:rsidRPr="0037562D">
              <w:t>Wasted/lost:</w:t>
            </w:r>
          </w:p>
          <w:p w14:paraId="52018B1E" w14:textId="77777777" w:rsidR="008E1E21" w:rsidRPr="0037562D" w:rsidRDefault="008E1E21">
            <w:pPr>
              <w:pStyle w:val="responses"/>
            </w:pPr>
            <w:r w:rsidRPr="0037562D">
              <w:t>Other (please specify):</w:t>
            </w:r>
          </w:p>
          <w:p w14:paraId="2042E5A4" w14:textId="77777777" w:rsidR="008E1E21" w:rsidRPr="0037562D" w:rsidRDefault="008E1E21">
            <w:pPr>
              <w:pStyle w:val="questions6"/>
            </w:pPr>
            <w:r w:rsidRPr="0037562D">
              <w:t>Breeding production</w:t>
            </w:r>
            <w:r w:rsidRPr="0037562D">
              <w:rPr>
                <w:u w:val="none"/>
              </w:rPr>
              <w:t xml:space="preserve"> (please specify the production unit)</w:t>
            </w:r>
          </w:p>
          <w:p w14:paraId="41707761" w14:textId="77777777" w:rsidR="008E1E21" w:rsidRPr="0037562D" w:rsidRDefault="008E1E21">
            <w:pPr>
              <w:pStyle w:val="responses"/>
            </w:pPr>
            <w:r w:rsidRPr="0037562D">
              <w:t>On-farm use</w:t>
            </w:r>
          </w:p>
          <w:p w14:paraId="12A0A3ED" w14:textId="77777777" w:rsidR="008E1E21" w:rsidRPr="0037562D" w:rsidRDefault="008E1E21">
            <w:pPr>
              <w:pStyle w:val="responses"/>
            </w:pPr>
            <w:r w:rsidRPr="0037562D">
              <w:t>Sold on-farm direct to consumer:</w:t>
            </w:r>
          </w:p>
          <w:p w14:paraId="37BD6CDA" w14:textId="77777777" w:rsidR="008E1E21" w:rsidRPr="0037562D" w:rsidRDefault="008E1E21">
            <w:pPr>
              <w:pStyle w:val="responses"/>
              <w:numPr>
                <w:ilvl w:val="0"/>
                <w:numId w:val="0"/>
              </w:numPr>
              <w:ind w:left="1321" w:hanging="357"/>
            </w:pPr>
            <w:r w:rsidRPr="0037562D">
              <w:t>Provide the price at which was sold:</w:t>
            </w:r>
          </w:p>
          <w:p w14:paraId="7905B20C" w14:textId="77777777" w:rsidR="008E1E21" w:rsidRPr="0037562D" w:rsidRDefault="008E1E21">
            <w:pPr>
              <w:pStyle w:val="responses"/>
            </w:pPr>
            <w:r w:rsidRPr="0037562D">
              <w:t>Sold to a cooperative:</w:t>
            </w:r>
          </w:p>
          <w:p w14:paraId="6A8C61CE" w14:textId="77777777" w:rsidR="008E1E21" w:rsidRPr="0037562D" w:rsidRDefault="008E1E21">
            <w:pPr>
              <w:pStyle w:val="responses"/>
              <w:numPr>
                <w:ilvl w:val="0"/>
                <w:numId w:val="0"/>
              </w:numPr>
              <w:ind w:left="1321" w:hanging="357"/>
            </w:pPr>
            <w:r w:rsidRPr="0037562D">
              <w:t>Provide the price at which was sold:</w:t>
            </w:r>
          </w:p>
          <w:p w14:paraId="269107F6" w14:textId="77777777" w:rsidR="008E1E21" w:rsidRPr="0037562D" w:rsidRDefault="008E1E21">
            <w:pPr>
              <w:pStyle w:val="responses"/>
            </w:pPr>
            <w:r w:rsidRPr="0037562D">
              <w:t>Sold in the marketplace:</w:t>
            </w:r>
          </w:p>
          <w:p w14:paraId="24EB1FF7" w14:textId="77777777" w:rsidR="008E1E21" w:rsidRPr="0037562D" w:rsidRDefault="008E1E21">
            <w:pPr>
              <w:pStyle w:val="responses"/>
              <w:numPr>
                <w:ilvl w:val="0"/>
                <w:numId w:val="0"/>
              </w:numPr>
              <w:ind w:left="1321" w:hanging="357"/>
            </w:pPr>
            <w:r w:rsidRPr="0037562D">
              <w:t>Provide the price at which was sold:</w:t>
            </w:r>
          </w:p>
          <w:p w14:paraId="6B361806" w14:textId="77777777" w:rsidR="008E1E21" w:rsidRPr="0037562D" w:rsidRDefault="008E1E21">
            <w:pPr>
              <w:pStyle w:val="responses"/>
            </w:pPr>
            <w:r w:rsidRPr="0037562D">
              <w:t>Sold to a trader or supermarket:</w:t>
            </w:r>
          </w:p>
          <w:p w14:paraId="1544A175" w14:textId="77777777" w:rsidR="008E1E21" w:rsidRPr="0037562D" w:rsidRDefault="008E1E21">
            <w:pPr>
              <w:pStyle w:val="responses"/>
              <w:numPr>
                <w:ilvl w:val="0"/>
                <w:numId w:val="0"/>
              </w:numPr>
              <w:ind w:left="1321" w:hanging="357"/>
            </w:pPr>
            <w:r w:rsidRPr="0037562D">
              <w:t>Provide the price at which was sold:</w:t>
            </w:r>
          </w:p>
          <w:p w14:paraId="04F2C1FA" w14:textId="77777777" w:rsidR="008E1E21" w:rsidRPr="0037562D" w:rsidRDefault="008E1E21">
            <w:pPr>
              <w:pStyle w:val="responses"/>
            </w:pPr>
            <w:r w:rsidRPr="0037562D">
              <w:t>Gifts:</w:t>
            </w:r>
          </w:p>
          <w:p w14:paraId="70083755" w14:textId="77777777" w:rsidR="008E1E21" w:rsidRPr="0037562D" w:rsidRDefault="008E1E21">
            <w:pPr>
              <w:pStyle w:val="responses"/>
            </w:pPr>
            <w:r w:rsidRPr="0037562D">
              <w:t>Wasted/lost:</w:t>
            </w:r>
          </w:p>
          <w:p w14:paraId="063FBBD5" w14:textId="77777777" w:rsidR="008E1E21" w:rsidRPr="0037562D" w:rsidRDefault="008E1E21">
            <w:pPr>
              <w:pStyle w:val="responses"/>
            </w:pPr>
            <w:r w:rsidRPr="0037562D">
              <w:t>Other use (please specify):</w:t>
            </w:r>
          </w:p>
          <w:p w14:paraId="561588E9" w14:textId="77777777" w:rsidR="008E1E21" w:rsidRPr="0037562D" w:rsidRDefault="008E1E21">
            <w:pPr>
              <w:pStyle w:val="questions6"/>
            </w:pPr>
            <w:r w:rsidRPr="0037562D">
              <w:t>Ornamental production</w:t>
            </w:r>
            <w:r w:rsidRPr="0037562D">
              <w:rPr>
                <w:u w:val="none"/>
              </w:rPr>
              <w:t xml:space="preserve"> (please specify the production unit)</w:t>
            </w:r>
          </w:p>
          <w:p w14:paraId="133224C5" w14:textId="77777777" w:rsidR="008E1E21" w:rsidRPr="0037562D" w:rsidRDefault="008E1E21">
            <w:pPr>
              <w:pStyle w:val="responses"/>
            </w:pPr>
            <w:r w:rsidRPr="0037562D">
              <w:t>On-farm use:</w:t>
            </w:r>
          </w:p>
          <w:p w14:paraId="05B9500B" w14:textId="77777777" w:rsidR="008E1E21" w:rsidRPr="0037562D" w:rsidRDefault="008E1E21">
            <w:pPr>
              <w:pStyle w:val="responses"/>
            </w:pPr>
            <w:r w:rsidRPr="0037562D">
              <w:t>Sold on-farm direct to consumer:</w:t>
            </w:r>
          </w:p>
          <w:p w14:paraId="31406B7F" w14:textId="77777777" w:rsidR="008E1E21" w:rsidRPr="0037562D" w:rsidRDefault="008E1E21">
            <w:pPr>
              <w:pStyle w:val="responses"/>
              <w:numPr>
                <w:ilvl w:val="0"/>
                <w:numId w:val="0"/>
              </w:numPr>
              <w:ind w:left="1321" w:hanging="357"/>
            </w:pPr>
            <w:r w:rsidRPr="0037562D">
              <w:t>Provide the price at which was sold:</w:t>
            </w:r>
          </w:p>
          <w:p w14:paraId="0F68B524" w14:textId="77777777" w:rsidR="008E1E21" w:rsidRPr="0037562D" w:rsidRDefault="008E1E21">
            <w:pPr>
              <w:pStyle w:val="responses"/>
            </w:pPr>
            <w:r w:rsidRPr="0037562D">
              <w:t>Sold to a cooperative:</w:t>
            </w:r>
          </w:p>
          <w:p w14:paraId="3EF9DCED" w14:textId="77777777" w:rsidR="008E1E21" w:rsidRPr="0037562D" w:rsidRDefault="008E1E21">
            <w:pPr>
              <w:pStyle w:val="responses"/>
              <w:numPr>
                <w:ilvl w:val="0"/>
                <w:numId w:val="0"/>
              </w:numPr>
              <w:ind w:left="1321" w:hanging="357"/>
            </w:pPr>
            <w:r w:rsidRPr="0037562D">
              <w:t>Provide the price at which was sold:</w:t>
            </w:r>
          </w:p>
          <w:p w14:paraId="129D4871" w14:textId="77777777" w:rsidR="008E1E21" w:rsidRPr="0037562D" w:rsidRDefault="008E1E21">
            <w:pPr>
              <w:pStyle w:val="responses"/>
            </w:pPr>
            <w:r w:rsidRPr="0037562D">
              <w:t>Sold in the marketplace:</w:t>
            </w:r>
          </w:p>
          <w:p w14:paraId="36F0D072" w14:textId="77777777" w:rsidR="008E1E21" w:rsidRPr="0037562D" w:rsidRDefault="008E1E21">
            <w:pPr>
              <w:pStyle w:val="responses"/>
              <w:numPr>
                <w:ilvl w:val="0"/>
                <w:numId w:val="0"/>
              </w:numPr>
              <w:ind w:left="1321" w:hanging="357"/>
            </w:pPr>
            <w:r w:rsidRPr="0037562D">
              <w:t>Provide the price at which was sold:</w:t>
            </w:r>
          </w:p>
          <w:p w14:paraId="4F79847F" w14:textId="77777777" w:rsidR="008E1E21" w:rsidRPr="0037562D" w:rsidRDefault="008E1E21">
            <w:pPr>
              <w:pStyle w:val="responses"/>
            </w:pPr>
            <w:r w:rsidRPr="0037562D">
              <w:t>Sold to a trader or supermarket:</w:t>
            </w:r>
          </w:p>
          <w:p w14:paraId="03DCE93C" w14:textId="77777777" w:rsidR="008E1E21" w:rsidRPr="0037562D" w:rsidRDefault="008E1E21">
            <w:pPr>
              <w:pStyle w:val="responses"/>
              <w:numPr>
                <w:ilvl w:val="0"/>
                <w:numId w:val="0"/>
              </w:numPr>
              <w:ind w:left="1321" w:hanging="357"/>
            </w:pPr>
            <w:r w:rsidRPr="0037562D">
              <w:lastRenderedPageBreak/>
              <w:t>Provide the price at which was sold:</w:t>
            </w:r>
          </w:p>
          <w:p w14:paraId="4CEC6841" w14:textId="77777777" w:rsidR="008E1E21" w:rsidRPr="0037562D" w:rsidRDefault="008E1E21">
            <w:pPr>
              <w:pStyle w:val="responses"/>
            </w:pPr>
            <w:r w:rsidRPr="0037562D">
              <w:t>Gifts:</w:t>
            </w:r>
          </w:p>
          <w:p w14:paraId="24686E11" w14:textId="77777777" w:rsidR="008E1E21" w:rsidRPr="0037562D" w:rsidRDefault="008E1E21">
            <w:pPr>
              <w:pStyle w:val="responses"/>
            </w:pPr>
            <w:r w:rsidRPr="0037562D">
              <w:t>Wasted/lost:</w:t>
            </w:r>
          </w:p>
          <w:p w14:paraId="55533D98" w14:textId="77777777" w:rsidR="008E1E21" w:rsidRPr="0037562D" w:rsidRDefault="008E1E21">
            <w:pPr>
              <w:pStyle w:val="responses"/>
            </w:pPr>
            <w:r w:rsidRPr="0037562D">
              <w:t>Other use (please specify):</w:t>
            </w:r>
          </w:p>
          <w:p w14:paraId="756ECBA1" w14:textId="77777777" w:rsidR="008E1E21" w:rsidRPr="0037562D" w:rsidRDefault="008E1E21">
            <w:pPr>
              <w:pStyle w:val="questions6"/>
            </w:pPr>
            <w:r w:rsidRPr="0037562D">
              <w:t>Other produce</w:t>
            </w:r>
            <w:r w:rsidRPr="0037562D">
              <w:rPr>
                <w:u w:val="none"/>
              </w:rPr>
              <w:t xml:space="preserve"> (please specify the production unit)</w:t>
            </w:r>
          </w:p>
          <w:p w14:paraId="3686D068" w14:textId="77777777" w:rsidR="008E1E21" w:rsidRPr="0037562D" w:rsidRDefault="008E1E21">
            <w:pPr>
              <w:pStyle w:val="responses"/>
            </w:pPr>
            <w:r w:rsidRPr="0037562D">
              <w:t>Human consumption (on-farm):</w:t>
            </w:r>
          </w:p>
          <w:p w14:paraId="6CF5F56D" w14:textId="77777777" w:rsidR="008E1E21" w:rsidRPr="0037562D" w:rsidRDefault="008E1E21">
            <w:pPr>
              <w:pStyle w:val="responses"/>
            </w:pPr>
            <w:r w:rsidRPr="0037562D">
              <w:t>On-farm use:</w:t>
            </w:r>
          </w:p>
          <w:p w14:paraId="32D55A06" w14:textId="77777777" w:rsidR="008E1E21" w:rsidRPr="0037562D" w:rsidRDefault="008E1E21">
            <w:pPr>
              <w:pStyle w:val="responses"/>
            </w:pPr>
            <w:r w:rsidRPr="0037562D">
              <w:t>Own livestock consumption:</w:t>
            </w:r>
          </w:p>
          <w:p w14:paraId="3DEB62BC" w14:textId="77777777" w:rsidR="008E1E21" w:rsidRPr="0037562D" w:rsidRDefault="008E1E21">
            <w:pPr>
              <w:pStyle w:val="responses"/>
            </w:pPr>
            <w:r w:rsidRPr="0037562D">
              <w:t>Sold on-farm direct to consumer:</w:t>
            </w:r>
          </w:p>
          <w:p w14:paraId="0A3795E0" w14:textId="77777777" w:rsidR="008E1E21" w:rsidRPr="0037562D" w:rsidRDefault="008E1E21">
            <w:pPr>
              <w:pStyle w:val="responses"/>
              <w:numPr>
                <w:ilvl w:val="0"/>
                <w:numId w:val="0"/>
              </w:numPr>
              <w:ind w:left="1321" w:hanging="357"/>
            </w:pPr>
            <w:r w:rsidRPr="0037562D">
              <w:t>Provide the price at which was sold:</w:t>
            </w:r>
          </w:p>
          <w:p w14:paraId="117D621C" w14:textId="77777777" w:rsidR="008E1E21" w:rsidRPr="0037562D" w:rsidRDefault="008E1E21">
            <w:pPr>
              <w:pStyle w:val="responses"/>
            </w:pPr>
            <w:r w:rsidRPr="0037562D">
              <w:t>Sold to a cooperative:</w:t>
            </w:r>
          </w:p>
          <w:p w14:paraId="12297456" w14:textId="77777777" w:rsidR="008E1E21" w:rsidRPr="0037562D" w:rsidRDefault="008E1E21">
            <w:pPr>
              <w:pStyle w:val="responses"/>
              <w:numPr>
                <w:ilvl w:val="0"/>
                <w:numId w:val="0"/>
              </w:numPr>
              <w:ind w:left="1321" w:hanging="357"/>
            </w:pPr>
            <w:r w:rsidRPr="0037562D">
              <w:t>Provide the price at which was sold:</w:t>
            </w:r>
          </w:p>
          <w:p w14:paraId="5B60C881" w14:textId="77777777" w:rsidR="008E1E21" w:rsidRPr="0037562D" w:rsidRDefault="008E1E21">
            <w:pPr>
              <w:pStyle w:val="responses"/>
            </w:pPr>
            <w:r w:rsidRPr="0037562D">
              <w:t>Sold in the marketplace:</w:t>
            </w:r>
          </w:p>
          <w:p w14:paraId="2AF8DEB9" w14:textId="77777777" w:rsidR="008E1E21" w:rsidRPr="0037562D" w:rsidRDefault="008E1E21">
            <w:pPr>
              <w:pStyle w:val="responses"/>
              <w:numPr>
                <w:ilvl w:val="0"/>
                <w:numId w:val="0"/>
              </w:numPr>
              <w:ind w:left="1321" w:hanging="357"/>
            </w:pPr>
            <w:r w:rsidRPr="0037562D">
              <w:t>Provide the price at which was sold:</w:t>
            </w:r>
          </w:p>
          <w:p w14:paraId="28851B3A" w14:textId="77777777" w:rsidR="008E1E21" w:rsidRPr="0037562D" w:rsidRDefault="008E1E21">
            <w:pPr>
              <w:pStyle w:val="responses"/>
            </w:pPr>
            <w:r w:rsidRPr="0037562D">
              <w:t>Sold to a trader or supermarket:</w:t>
            </w:r>
          </w:p>
          <w:p w14:paraId="15724681" w14:textId="77777777" w:rsidR="008E1E21" w:rsidRPr="0037562D" w:rsidRDefault="008E1E21">
            <w:pPr>
              <w:pStyle w:val="responses"/>
              <w:numPr>
                <w:ilvl w:val="0"/>
                <w:numId w:val="0"/>
              </w:numPr>
              <w:ind w:left="1321" w:hanging="357"/>
            </w:pPr>
            <w:r w:rsidRPr="0037562D">
              <w:t>Provide the price at which was sold:</w:t>
            </w:r>
          </w:p>
          <w:p w14:paraId="5C0792CF" w14:textId="77777777" w:rsidR="008E1E21" w:rsidRPr="0037562D" w:rsidRDefault="008E1E21">
            <w:pPr>
              <w:pStyle w:val="responses"/>
            </w:pPr>
            <w:r w:rsidRPr="0037562D">
              <w:t>Gifts:</w:t>
            </w:r>
          </w:p>
          <w:p w14:paraId="29980823" w14:textId="77777777" w:rsidR="008E1E21" w:rsidRPr="0037562D" w:rsidRDefault="008E1E21">
            <w:pPr>
              <w:pStyle w:val="responses"/>
            </w:pPr>
            <w:r w:rsidRPr="0037562D">
              <w:t>Wasted/lost:</w:t>
            </w:r>
          </w:p>
          <w:p w14:paraId="487CE0A2" w14:textId="77777777" w:rsidR="008E1E21" w:rsidRPr="0037562D" w:rsidRDefault="008E1E21">
            <w:pPr>
              <w:pStyle w:val="responses"/>
            </w:pPr>
            <w:r w:rsidRPr="0037562D">
              <w:t>Other use (please specify):</w:t>
            </w:r>
          </w:p>
        </w:tc>
      </w:tr>
      <w:tr w:rsidR="008E1E21" w:rsidRPr="0037562D" w14:paraId="0919B813"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38289CF2" w14:textId="77777777" w:rsidR="008E1E21" w:rsidRPr="0037562D" w:rsidRDefault="008E1E21">
            <w:pPr>
              <w:pStyle w:val="questions2"/>
              <w:rPr>
                <w:rFonts w:ascii="Calibri" w:eastAsia="Times New Roman" w:hAnsi="Calibri" w:cs="Calibri"/>
                <w:kern w:val="0"/>
                <w14:ligatures w14:val="none"/>
              </w:rPr>
            </w:pPr>
            <w:r w:rsidRPr="0037562D">
              <w:rPr>
                <w:rFonts w:ascii="Calibri" w:eastAsia="Times New Roman" w:hAnsi="Calibri" w:cs="Calibri"/>
                <w:kern w:val="0"/>
                <w14:ligatures w14:val="none"/>
              </w:rPr>
              <w:lastRenderedPageBreak/>
              <w:t>FISH # 2</w:t>
            </w:r>
          </w:p>
        </w:tc>
      </w:tr>
      <w:tr w:rsidR="008E1E21" w:rsidRPr="0037562D" w14:paraId="281CD437"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3AB7614F" w14:textId="77777777" w:rsidR="008E1E21" w:rsidRPr="0037562D" w:rsidRDefault="008E1E21">
            <w:pPr>
              <w:spacing w:after="0"/>
              <w:rPr>
                <w:rFonts w:ascii="Calibri" w:eastAsia="Times New Roman" w:hAnsi="Calibri" w:cs="Calibri"/>
                <w:b/>
                <w:kern w:val="0"/>
                <w14:ligatures w14:val="none"/>
              </w:rPr>
            </w:pPr>
            <w:r w:rsidRPr="0037562D">
              <w:rPr>
                <w:rFonts w:ascii="Calibri" w:eastAsia="Times New Roman" w:hAnsi="Calibri" w:cs="Calibri"/>
                <w:b/>
                <w:kern w:val="0"/>
                <w14:ligatures w14:val="none"/>
              </w:rPr>
              <w:t>…</w:t>
            </w:r>
          </w:p>
        </w:tc>
      </w:tr>
      <w:tr w:rsidR="008E1E21" w:rsidRPr="0037562D" w14:paraId="02E8212F"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75060484" w14:textId="77777777" w:rsidR="008E1E21" w:rsidRPr="0037562D" w:rsidRDefault="008E1E21">
            <w:pPr>
              <w:pStyle w:val="questions2"/>
              <w:rPr>
                <w:rFonts w:ascii="Calibri" w:eastAsia="Times New Roman" w:hAnsi="Calibri" w:cs="Calibri"/>
                <w:kern w:val="0"/>
                <w14:ligatures w14:val="none"/>
              </w:rPr>
            </w:pPr>
            <w:r w:rsidRPr="0037562D">
              <w:rPr>
                <w:rFonts w:ascii="Calibri" w:eastAsia="Times New Roman" w:hAnsi="Calibri" w:cs="Calibri"/>
                <w:kern w:val="0"/>
                <w14:ligatures w14:val="none"/>
              </w:rPr>
              <w:t>FISH # 3</w:t>
            </w:r>
          </w:p>
        </w:tc>
      </w:tr>
      <w:tr w:rsidR="008E1E21" w:rsidRPr="0037562D" w14:paraId="296B4784" w14:textId="77777777">
        <w:trPr>
          <w:trHeight w:val="300"/>
        </w:trPr>
        <w:tc>
          <w:tcPr>
            <w:tcW w:w="9350" w:type="dxa"/>
            <w:tcBorders>
              <w:top w:val="single" w:sz="4" w:space="0" w:color="auto"/>
              <w:left w:val="single" w:sz="4" w:space="0" w:color="auto"/>
              <w:bottom w:val="single" w:sz="4" w:space="0" w:color="auto"/>
              <w:right w:val="single" w:sz="4" w:space="0" w:color="auto"/>
            </w:tcBorders>
            <w:noWrap/>
            <w:vAlign w:val="bottom"/>
          </w:tcPr>
          <w:p w14:paraId="1E4DCAD6" w14:textId="77777777" w:rsidR="008E1E21" w:rsidRPr="0037562D" w:rsidRDefault="008E1E21">
            <w:pPr>
              <w:spacing w:after="0"/>
              <w:rPr>
                <w:rFonts w:ascii="Calibri" w:eastAsia="Times New Roman" w:hAnsi="Calibri" w:cs="Calibri"/>
                <w:b/>
                <w:kern w:val="0"/>
                <w14:ligatures w14:val="none"/>
              </w:rPr>
            </w:pPr>
            <w:r w:rsidRPr="0037562D">
              <w:rPr>
                <w:rFonts w:ascii="Calibri" w:eastAsia="Times New Roman" w:hAnsi="Calibri" w:cs="Calibri"/>
                <w:b/>
                <w:kern w:val="0"/>
                <w14:ligatures w14:val="none"/>
              </w:rPr>
              <w:t>…</w:t>
            </w:r>
          </w:p>
        </w:tc>
      </w:tr>
    </w:tbl>
    <w:p w14:paraId="0A992B0C" w14:textId="08DE2333" w:rsidR="00B33947" w:rsidRPr="0037562D" w:rsidRDefault="008E1E21" w:rsidP="00E63B48">
      <w:pPr>
        <w:pStyle w:val="Questions"/>
      </w:pPr>
      <w:r w:rsidRPr="0037562D">
        <w:br w:type="page"/>
      </w:r>
      <w:bookmarkStart w:id="269" w:name="_Toc166680178"/>
      <w:r w:rsidR="00B33947" w:rsidRPr="0037562D">
        <w:lastRenderedPageBreak/>
        <w:t>Labour</w:t>
      </w:r>
      <w:bookmarkEnd w:id="266"/>
      <w:bookmarkEnd w:id="269"/>
      <w:r w:rsidR="008A39F9" w:rsidRPr="0037562D">
        <w:t xml:space="preserve"> productivity</w:t>
      </w:r>
    </w:p>
    <w:p w14:paraId="13525DA6" w14:textId="77777777" w:rsidR="00B33947" w:rsidRPr="0037562D" w:rsidRDefault="00B33947" w:rsidP="00B33947">
      <w:pPr>
        <w:pStyle w:val="Questions"/>
      </w:pPr>
      <w:r w:rsidRPr="0037562D">
        <w:t>Household members working PERMANENTLY (all year around) on your farm:</w:t>
      </w:r>
    </w:p>
    <w:tbl>
      <w:tblPr>
        <w:tblW w:w="0" w:type="auto"/>
        <w:tblLayout w:type="fixed"/>
        <w:tblLook w:val="04A0" w:firstRow="1" w:lastRow="0" w:firstColumn="1" w:lastColumn="0" w:noHBand="0" w:noVBand="1"/>
      </w:tblPr>
      <w:tblGrid>
        <w:gridCol w:w="1440"/>
        <w:gridCol w:w="1440"/>
        <w:gridCol w:w="1440"/>
        <w:gridCol w:w="1440"/>
        <w:gridCol w:w="1440"/>
        <w:gridCol w:w="1440"/>
        <w:gridCol w:w="1440"/>
        <w:gridCol w:w="1440"/>
        <w:gridCol w:w="1440"/>
      </w:tblGrid>
      <w:tr w:rsidR="00B33947" w:rsidRPr="0037562D" w14:paraId="11BFC25C" w14:textId="77777777">
        <w:trPr>
          <w:trHeight w:val="2070"/>
        </w:trPr>
        <w:tc>
          <w:tcPr>
            <w:tcW w:w="1440" w:type="dxa"/>
            <w:tcMar>
              <w:left w:w="108" w:type="dxa"/>
              <w:right w:w="108" w:type="dxa"/>
            </w:tcMar>
            <w:vAlign w:val="center"/>
          </w:tcPr>
          <w:p w14:paraId="59DF64F2" w14:textId="77777777" w:rsidR="00B33947" w:rsidRPr="0037562D" w:rsidRDefault="00B33947">
            <w:pPr>
              <w:jc w:val="center"/>
            </w:pPr>
            <w:r w:rsidRPr="0037562D">
              <w:rPr>
                <w:rFonts w:ascii="Calibri" w:eastAsia="Calibri" w:hAnsi="Calibri" w:cs="Calibri"/>
                <w:b/>
                <w:bCs/>
              </w:rPr>
              <w:t>Household members</w:t>
            </w:r>
          </w:p>
        </w:tc>
        <w:tc>
          <w:tcPr>
            <w:tcW w:w="1440" w:type="dxa"/>
            <w:tcMar>
              <w:left w:w="108" w:type="dxa"/>
              <w:right w:w="108" w:type="dxa"/>
            </w:tcMar>
            <w:vAlign w:val="center"/>
          </w:tcPr>
          <w:p w14:paraId="6A30883B" w14:textId="77777777" w:rsidR="00B33947" w:rsidRPr="0037562D" w:rsidRDefault="00B33947">
            <w:pPr>
              <w:jc w:val="center"/>
            </w:pPr>
            <w:r w:rsidRPr="0037562D">
              <w:rPr>
                <w:rFonts w:ascii="Calibri" w:eastAsia="Calibri" w:hAnsi="Calibri" w:cs="Calibri"/>
                <w:b/>
                <w:bCs/>
              </w:rPr>
              <w:t>Number of workers</w:t>
            </w:r>
          </w:p>
        </w:tc>
        <w:tc>
          <w:tcPr>
            <w:tcW w:w="1440" w:type="dxa"/>
            <w:tcMar>
              <w:left w:w="108" w:type="dxa"/>
              <w:right w:w="108" w:type="dxa"/>
            </w:tcMar>
            <w:vAlign w:val="center"/>
          </w:tcPr>
          <w:p w14:paraId="62E723FC" w14:textId="77777777" w:rsidR="00B33947" w:rsidRPr="0037562D" w:rsidRDefault="00B33947">
            <w:pPr>
              <w:jc w:val="center"/>
            </w:pPr>
            <w:r w:rsidRPr="0037562D">
              <w:rPr>
                <w:rFonts w:ascii="Calibri" w:eastAsia="Calibri" w:hAnsi="Calibri" w:cs="Calibri"/>
                <w:b/>
                <w:bCs/>
              </w:rPr>
              <w:t>Average number of hours worked per day</w:t>
            </w:r>
          </w:p>
        </w:tc>
        <w:tc>
          <w:tcPr>
            <w:tcW w:w="1440" w:type="dxa"/>
            <w:tcMar>
              <w:left w:w="108" w:type="dxa"/>
              <w:right w:w="108" w:type="dxa"/>
            </w:tcMar>
            <w:vAlign w:val="center"/>
          </w:tcPr>
          <w:p w14:paraId="585C719B" w14:textId="77777777" w:rsidR="00B33947" w:rsidRPr="0037562D" w:rsidRDefault="00B33947">
            <w:pPr>
              <w:jc w:val="center"/>
            </w:pPr>
            <w:r w:rsidRPr="0037562D">
              <w:rPr>
                <w:rFonts w:ascii="Calibri" w:eastAsia="Calibri" w:hAnsi="Calibri" w:cs="Calibri"/>
                <w:b/>
                <w:bCs/>
              </w:rPr>
              <w:t>In what production activities did these household members work?</w:t>
            </w:r>
          </w:p>
        </w:tc>
        <w:tc>
          <w:tcPr>
            <w:tcW w:w="1440" w:type="dxa"/>
            <w:tcMar>
              <w:left w:w="108" w:type="dxa"/>
              <w:right w:w="108" w:type="dxa"/>
            </w:tcMar>
            <w:vAlign w:val="center"/>
          </w:tcPr>
          <w:p w14:paraId="6D7F3932" w14:textId="77777777" w:rsidR="00B33947" w:rsidRPr="0037562D" w:rsidRDefault="00B33947">
            <w:pPr>
              <w:jc w:val="center"/>
            </w:pPr>
            <w:r w:rsidRPr="0037562D">
              <w:rPr>
                <w:rFonts w:ascii="Calibri" w:eastAsia="Calibri" w:hAnsi="Calibri" w:cs="Calibri"/>
                <w:b/>
                <w:bCs/>
              </w:rPr>
              <w:t>Select the activities perform for CROP production (including perennial crops):</w:t>
            </w:r>
          </w:p>
        </w:tc>
        <w:tc>
          <w:tcPr>
            <w:tcW w:w="1440" w:type="dxa"/>
            <w:tcMar>
              <w:left w:w="108" w:type="dxa"/>
              <w:right w:w="108" w:type="dxa"/>
            </w:tcMar>
            <w:vAlign w:val="center"/>
          </w:tcPr>
          <w:p w14:paraId="44C236F7" w14:textId="77777777" w:rsidR="00B33947" w:rsidRPr="0037562D" w:rsidRDefault="00B33947">
            <w:pPr>
              <w:jc w:val="center"/>
            </w:pPr>
            <w:r w:rsidRPr="0037562D">
              <w:rPr>
                <w:rFonts w:ascii="Calibri" w:eastAsia="Calibri" w:hAnsi="Calibri" w:cs="Calibri"/>
                <w:b/>
                <w:bCs/>
              </w:rPr>
              <w:t>Select the activities perform for LIVESTOCK production:</w:t>
            </w:r>
          </w:p>
        </w:tc>
        <w:tc>
          <w:tcPr>
            <w:tcW w:w="1440" w:type="dxa"/>
            <w:tcMar>
              <w:left w:w="108" w:type="dxa"/>
              <w:right w:w="108" w:type="dxa"/>
            </w:tcMar>
            <w:vAlign w:val="center"/>
          </w:tcPr>
          <w:p w14:paraId="69C368AF" w14:textId="77777777" w:rsidR="00B33947" w:rsidRPr="0037562D" w:rsidRDefault="00B33947">
            <w:pPr>
              <w:jc w:val="center"/>
            </w:pPr>
            <w:r w:rsidRPr="0037562D">
              <w:rPr>
                <w:rFonts w:ascii="Calibri" w:eastAsia="Calibri" w:hAnsi="Calibri" w:cs="Calibri"/>
                <w:b/>
                <w:bCs/>
              </w:rPr>
              <w:t>Select the activities perform for FISH production:</w:t>
            </w:r>
          </w:p>
        </w:tc>
        <w:tc>
          <w:tcPr>
            <w:tcW w:w="1440" w:type="dxa"/>
            <w:tcMar>
              <w:left w:w="108" w:type="dxa"/>
              <w:right w:w="108" w:type="dxa"/>
            </w:tcMar>
            <w:vAlign w:val="center"/>
          </w:tcPr>
          <w:p w14:paraId="0894024E" w14:textId="77777777" w:rsidR="00B33947" w:rsidRPr="0037562D" w:rsidRDefault="00B33947">
            <w:pPr>
              <w:jc w:val="center"/>
            </w:pPr>
            <w:r w:rsidRPr="0037562D">
              <w:rPr>
                <w:rFonts w:ascii="Calibri" w:eastAsia="Calibri" w:hAnsi="Calibri" w:cs="Calibri"/>
                <w:b/>
                <w:bCs/>
              </w:rPr>
              <w:t>Select the activities perform for TREES production (e.g., for wood, bark, rubber):</w:t>
            </w:r>
          </w:p>
        </w:tc>
        <w:tc>
          <w:tcPr>
            <w:tcW w:w="1440" w:type="dxa"/>
            <w:tcMar>
              <w:left w:w="108" w:type="dxa"/>
              <w:right w:w="108" w:type="dxa"/>
            </w:tcMar>
            <w:vAlign w:val="center"/>
          </w:tcPr>
          <w:p w14:paraId="31292010" w14:textId="77777777" w:rsidR="00B33947" w:rsidRPr="0037562D" w:rsidRDefault="00B33947">
            <w:pPr>
              <w:jc w:val="center"/>
            </w:pPr>
            <w:r w:rsidRPr="0037562D">
              <w:rPr>
                <w:rFonts w:ascii="Calibri" w:eastAsia="Calibri" w:hAnsi="Calibri" w:cs="Calibri"/>
                <w:b/>
                <w:bCs/>
              </w:rPr>
              <w:t>Select the activities perform for HONEY production:</w:t>
            </w:r>
          </w:p>
        </w:tc>
      </w:tr>
      <w:tr w:rsidR="00B33947" w:rsidRPr="0037562D" w14:paraId="465227F0" w14:textId="77777777">
        <w:trPr>
          <w:trHeight w:val="1260"/>
        </w:trPr>
        <w:tc>
          <w:tcPr>
            <w:tcW w:w="1440" w:type="dxa"/>
            <w:tcMar>
              <w:left w:w="108" w:type="dxa"/>
              <w:right w:w="108" w:type="dxa"/>
            </w:tcMar>
            <w:vAlign w:val="center"/>
          </w:tcPr>
          <w:p w14:paraId="048FEDE9" w14:textId="77777777" w:rsidR="00B33947" w:rsidRPr="0037562D" w:rsidRDefault="00B33947" w:rsidP="00630BC0">
            <w:pPr>
              <w:pStyle w:val="ListParagraph"/>
              <w:numPr>
                <w:ilvl w:val="0"/>
                <w:numId w:val="10"/>
              </w:numPr>
              <w:spacing w:after="0" w:line="240" w:lineRule="auto"/>
            </w:pPr>
            <w:r w:rsidRPr="0037562D">
              <w:t xml:space="preserve">Male adults of working age (≥18 and ≤65 years old) </w:t>
            </w:r>
          </w:p>
        </w:tc>
        <w:tc>
          <w:tcPr>
            <w:tcW w:w="1440" w:type="dxa"/>
            <w:tcMar>
              <w:left w:w="108" w:type="dxa"/>
              <w:right w:w="108" w:type="dxa"/>
            </w:tcMar>
            <w:vAlign w:val="center"/>
          </w:tcPr>
          <w:p w14:paraId="20A6B6BF"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36BD9295"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21AD25C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0A8E763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1659132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7240F22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409759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0951635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125C99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058A287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203E168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08F2D14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66522B1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794AE21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48D0B86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0A3EAF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21F1763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474FF90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6210BF4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Processing (milling, grinding, grating, etc.).</w:t>
            </w:r>
          </w:p>
          <w:p w14:paraId="3787FDA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771B0C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3BDFE2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0ACBF22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4D1600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601D7C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665033D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2DE0F78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A85A42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63F7546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w:t>
            </w:r>
            <w:r w:rsidRPr="0037562D">
              <w:rPr>
                <w:rFonts w:ascii="Calibri" w:eastAsia="Calibri" w:hAnsi="Calibri" w:cs="Calibri"/>
                <w:i/>
                <w:iCs/>
                <w:color w:val="808080" w:themeColor="background1" w:themeShade="80"/>
              </w:rPr>
              <w:lastRenderedPageBreak/>
              <w:t>and shelter (e.g., cleaning, repairs)</w:t>
            </w:r>
          </w:p>
          <w:p w14:paraId="226D739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5BF7697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D95509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440CB2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64BF6AE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1E749C1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7A953AC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49FDD4D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29DC0F0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7A3888B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Filleting and processing.</w:t>
            </w:r>
          </w:p>
          <w:p w14:paraId="65E15E7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11F11B6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9B4E5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BDC24F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27821E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45D8CC0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2917CC83"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110D784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4CCB5E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30F295B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Pest and disease management.</w:t>
            </w:r>
          </w:p>
          <w:p w14:paraId="6566CC6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33BC38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56BD34C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339DF1B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4D4F8B6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7FA464B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60B84F9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19D32E8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55AD9C01"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0046C8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693272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r>
      <w:tr w:rsidR="00B33947" w:rsidRPr="0037562D" w14:paraId="6B833640" w14:textId="77777777">
        <w:trPr>
          <w:trHeight w:val="555"/>
        </w:trPr>
        <w:tc>
          <w:tcPr>
            <w:tcW w:w="1440" w:type="dxa"/>
            <w:tcMar>
              <w:left w:w="108" w:type="dxa"/>
              <w:right w:w="108" w:type="dxa"/>
            </w:tcMar>
            <w:vAlign w:val="center"/>
          </w:tcPr>
          <w:p w14:paraId="58D2F475" w14:textId="77777777" w:rsidR="00B33947" w:rsidRPr="0037562D" w:rsidRDefault="00B33947" w:rsidP="00630BC0">
            <w:pPr>
              <w:pStyle w:val="ListParagraph"/>
              <w:numPr>
                <w:ilvl w:val="0"/>
                <w:numId w:val="10"/>
              </w:numPr>
              <w:spacing w:after="0" w:line="240" w:lineRule="auto"/>
            </w:pPr>
            <w:r w:rsidRPr="0037562D">
              <w:lastRenderedPageBreak/>
              <w:t>Female adults of working age (≥18 and ≤65 years old)</w:t>
            </w:r>
          </w:p>
        </w:tc>
        <w:tc>
          <w:tcPr>
            <w:tcW w:w="1440" w:type="dxa"/>
            <w:tcMar>
              <w:left w:w="108" w:type="dxa"/>
              <w:right w:w="108" w:type="dxa"/>
            </w:tcMar>
            <w:vAlign w:val="center"/>
          </w:tcPr>
          <w:p w14:paraId="2FF91747"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01FED26B"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27DAFB4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16E5E92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0D2E1CF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3D18FDA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02C6C6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1EADB17F"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087F26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10EF845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4FB5E80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10936B9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0293AD9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7678427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7E9BA92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34B6062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4617DCA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1C794A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7424AFC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Processing (milling, grinding, grating, etc.).</w:t>
            </w:r>
          </w:p>
          <w:p w14:paraId="3E7797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0CF6CE9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360175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486D914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2E6AE45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55C713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5150A2A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1D7BC29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FE42A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5F4C3E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w:t>
            </w:r>
            <w:r w:rsidRPr="0037562D">
              <w:rPr>
                <w:rFonts w:ascii="Calibri" w:eastAsia="Calibri" w:hAnsi="Calibri" w:cs="Calibri"/>
                <w:i/>
                <w:iCs/>
                <w:color w:val="808080" w:themeColor="background1" w:themeShade="80"/>
              </w:rPr>
              <w:lastRenderedPageBreak/>
              <w:t>of housing and shelter (e.g., cleaning, repairs)</w:t>
            </w:r>
          </w:p>
          <w:p w14:paraId="0B0FC13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767310D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75945F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6DD1FE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C1E4D6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518BD90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7D12E53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58F08E3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1F8C3A4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61A4AA6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05293D5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1A2398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28C722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10416B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54E733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44B2A63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149F193F"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36983F2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09BACC8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5E441979"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Pest and disease management.</w:t>
            </w:r>
          </w:p>
          <w:p w14:paraId="7592220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023056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13617BE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DDAFE3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7557AF1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3FE5E6A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71CE0C3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08B6EC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6C9E9A8B"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B9BA9D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DCFE4A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r>
      <w:tr w:rsidR="00B33947" w:rsidRPr="0037562D" w14:paraId="5B223B67" w14:textId="77777777">
        <w:trPr>
          <w:trHeight w:val="150"/>
        </w:trPr>
        <w:tc>
          <w:tcPr>
            <w:tcW w:w="1440" w:type="dxa"/>
            <w:tcMar>
              <w:left w:w="108" w:type="dxa"/>
              <w:right w:w="108" w:type="dxa"/>
            </w:tcMar>
            <w:vAlign w:val="center"/>
          </w:tcPr>
          <w:p w14:paraId="23C52AD1" w14:textId="77777777" w:rsidR="00B33947" w:rsidRPr="0037562D" w:rsidRDefault="00B33947" w:rsidP="00630BC0">
            <w:pPr>
              <w:pStyle w:val="ListParagraph"/>
              <w:numPr>
                <w:ilvl w:val="0"/>
                <w:numId w:val="10"/>
              </w:numPr>
              <w:spacing w:after="0" w:line="240" w:lineRule="auto"/>
            </w:pPr>
            <w:r w:rsidRPr="0037562D">
              <w:lastRenderedPageBreak/>
              <w:t xml:space="preserve">Male adults not of working age (&gt;65 years old) </w:t>
            </w:r>
          </w:p>
        </w:tc>
        <w:tc>
          <w:tcPr>
            <w:tcW w:w="1440" w:type="dxa"/>
            <w:tcMar>
              <w:left w:w="108" w:type="dxa"/>
              <w:right w:w="108" w:type="dxa"/>
            </w:tcMar>
            <w:vAlign w:val="center"/>
          </w:tcPr>
          <w:p w14:paraId="5E084740"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7EA24C58"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3357D3F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4B6B784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74F23BE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0BF197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4E4B814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41AB2F40"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5F40756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46E4D16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53412B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062960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7C60822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D6DE8A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1C82805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5583771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2F7D224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6E998F2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Cleaning.</w:t>
            </w:r>
          </w:p>
          <w:p w14:paraId="1414D6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7E81736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4734223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361140A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4EEAABC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1BCD9C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39F8FFB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2075D71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63C919C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34EF606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5E53341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Management of housing and shelter (e.g., cleaning, repairs)</w:t>
            </w:r>
          </w:p>
          <w:p w14:paraId="3901AE1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1081A0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7F13BF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C955C9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690D4CF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3E4D95B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417550F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4CB0ED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3A80F2D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7FF0F3C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59C4F2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739EF1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3B1F11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C7B13F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28B8BF7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5295496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442E288C"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39D64FD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6DC0A6F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Pruning and training.</w:t>
            </w:r>
          </w:p>
          <w:p w14:paraId="12D1573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040C004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5B742E3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131EB0B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B6DBB5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5BB9ADA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7D48F6A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732C3E7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0365193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58847565"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6C98828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1D5336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activity (Please specify).</w:t>
            </w:r>
          </w:p>
        </w:tc>
      </w:tr>
      <w:tr w:rsidR="00B33947" w:rsidRPr="0037562D" w14:paraId="5815752B" w14:textId="77777777">
        <w:trPr>
          <w:trHeight w:val="2970"/>
        </w:trPr>
        <w:tc>
          <w:tcPr>
            <w:tcW w:w="1440" w:type="dxa"/>
            <w:tcMar>
              <w:left w:w="108" w:type="dxa"/>
              <w:right w:w="108" w:type="dxa"/>
            </w:tcMar>
            <w:vAlign w:val="center"/>
          </w:tcPr>
          <w:p w14:paraId="4B4DCCB6" w14:textId="77777777" w:rsidR="00B33947" w:rsidRPr="0037562D" w:rsidRDefault="00B33947" w:rsidP="00630BC0">
            <w:pPr>
              <w:pStyle w:val="ListParagraph"/>
              <w:numPr>
                <w:ilvl w:val="0"/>
                <w:numId w:val="10"/>
              </w:numPr>
              <w:spacing w:after="0" w:line="240" w:lineRule="auto"/>
            </w:pPr>
            <w:r w:rsidRPr="0037562D">
              <w:lastRenderedPageBreak/>
              <w:t>Female adults not of working age (&gt;65 years old)</w:t>
            </w:r>
          </w:p>
        </w:tc>
        <w:tc>
          <w:tcPr>
            <w:tcW w:w="1440" w:type="dxa"/>
            <w:tcMar>
              <w:left w:w="108" w:type="dxa"/>
              <w:right w:w="108" w:type="dxa"/>
            </w:tcMar>
            <w:vAlign w:val="center"/>
          </w:tcPr>
          <w:p w14:paraId="02B34A59"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3337DED9"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016CEC4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4AB00D5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5EFBD3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7DFB98C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38200B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405DF45E"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6F7495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66A5FF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0941DED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3F0F7C7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50275D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1359B1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508BA7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18998A2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Sorting.</w:t>
            </w:r>
          </w:p>
          <w:p w14:paraId="55557FA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4C0E74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6185BB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62792B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5D7FE8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F146A3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1D3B2E8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0274982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4DFE095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25B8AA5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386BBFB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18A7CAB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Wool management</w:t>
            </w:r>
          </w:p>
          <w:p w14:paraId="7817CD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44207DF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2D8E89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038739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0B6B07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B9D55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7DF7EB8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2B136B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2301260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w:t>
            </w:r>
            <w:r w:rsidRPr="0037562D">
              <w:rPr>
                <w:rFonts w:ascii="Calibri" w:eastAsia="Calibri" w:hAnsi="Calibri" w:cs="Calibri"/>
                <w:i/>
                <w:iCs/>
                <w:color w:val="808080" w:themeColor="background1" w:themeShade="80"/>
              </w:rPr>
              <w:lastRenderedPageBreak/>
              <w:t>management.</w:t>
            </w:r>
          </w:p>
          <w:p w14:paraId="7E1DBD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6093B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3B2C0A8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239C2FC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9E216F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3197357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0EA806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0F4DB4E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332203EB"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3AFD2DD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w:t>
            </w:r>
            <w:r w:rsidRPr="0037562D">
              <w:rPr>
                <w:rFonts w:ascii="Calibri" w:eastAsia="Calibri" w:hAnsi="Calibri" w:cs="Calibri"/>
                <w:i/>
                <w:iCs/>
                <w:color w:val="808080" w:themeColor="background1" w:themeShade="80"/>
              </w:rPr>
              <w:lastRenderedPageBreak/>
              <w:t>management.</w:t>
            </w:r>
          </w:p>
          <w:p w14:paraId="1DD4079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6A3403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6866B3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70EF57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23EB70F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A5A211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0EB4CD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492BF13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35D1EEB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51BF1E7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2BFFD7F4"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10C6BA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Marketing and sales.</w:t>
            </w:r>
          </w:p>
          <w:p w14:paraId="2489DDF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02AE409F" w14:textId="77777777">
        <w:trPr>
          <w:trHeight w:val="990"/>
        </w:trPr>
        <w:tc>
          <w:tcPr>
            <w:tcW w:w="1440" w:type="dxa"/>
            <w:tcMar>
              <w:left w:w="108" w:type="dxa"/>
              <w:right w:w="108" w:type="dxa"/>
            </w:tcMar>
            <w:vAlign w:val="center"/>
          </w:tcPr>
          <w:p w14:paraId="4A3CD90C" w14:textId="77777777" w:rsidR="00B33947" w:rsidRPr="0037562D" w:rsidRDefault="00B33947" w:rsidP="00630BC0">
            <w:pPr>
              <w:pStyle w:val="ListParagraph"/>
              <w:numPr>
                <w:ilvl w:val="0"/>
                <w:numId w:val="10"/>
              </w:numPr>
              <w:spacing w:after="0" w:line="240" w:lineRule="auto"/>
            </w:pPr>
            <w:r w:rsidRPr="0037562D">
              <w:lastRenderedPageBreak/>
              <w:t>Male children (&lt;18 years old)</w:t>
            </w:r>
          </w:p>
        </w:tc>
        <w:tc>
          <w:tcPr>
            <w:tcW w:w="1440" w:type="dxa"/>
            <w:tcMar>
              <w:left w:w="108" w:type="dxa"/>
              <w:right w:w="108" w:type="dxa"/>
            </w:tcMar>
            <w:vAlign w:val="center"/>
          </w:tcPr>
          <w:p w14:paraId="1B5F86D1"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3AC3B128"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00700B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65880B0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2F1BCE8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58CF052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1906A46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2EDD01F1"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6FA059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58A49B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553B1C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57C2CE5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6772FB9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412B49E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34BE8ED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Shelling / Threshing / Peeling.</w:t>
            </w:r>
          </w:p>
          <w:p w14:paraId="0D7A8D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31A16D9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18F621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35808CC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1FA504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18B8349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DC6D92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0084910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78BC31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66D6106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3D3FF07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58FA110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Waste management</w:t>
            </w:r>
          </w:p>
          <w:p w14:paraId="0C6B172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0364DB9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4F48D2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37CDA20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6CCCBA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9AE27A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093404E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2BAD574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33FA29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1F19734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Disease prevention and health management.</w:t>
            </w:r>
          </w:p>
          <w:p w14:paraId="2E68F95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0C33149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1EA9BA5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705ECBD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FBEB2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1E4D96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5374B09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EA658F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0EB078C4"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2315BA0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w:t>
            </w:r>
            <w:r w:rsidRPr="0037562D">
              <w:rPr>
                <w:rFonts w:ascii="Calibri" w:eastAsia="Calibri" w:hAnsi="Calibri" w:cs="Calibri"/>
                <w:i/>
                <w:iCs/>
                <w:color w:val="808080" w:themeColor="background1" w:themeShade="80"/>
              </w:rPr>
              <w:lastRenderedPageBreak/>
              <w:t>and nutrient management.</w:t>
            </w:r>
          </w:p>
          <w:p w14:paraId="138EEC6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6D0ED11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6C77BA9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83D1F7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6BED33D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5EB3CA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2C83130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3B7D17F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490DD35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3272BF8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772A539D" w14:textId="77777777" w:rsidR="00B33947" w:rsidRPr="0037562D" w:rsidRDefault="00B33947">
            <w:pPr>
              <w:spacing w:after="0"/>
            </w:pPr>
            <w:r w:rsidRPr="00964508">
              <w:rPr>
                <w:rFonts w:ascii="Wingdings" w:eastAsia="Wingdings" w:hAnsi="Wingdings" w:cs="Wingdings"/>
                <w:i/>
                <w:color w:val="808080" w:themeColor="background1" w:themeShade="80"/>
              </w:rPr>
              <w:lastRenderedPageBreak/>
              <w:t>Ø</w:t>
            </w:r>
            <w:r w:rsidRPr="0037562D">
              <w:rPr>
                <w:rFonts w:ascii="Calibri" w:eastAsia="Calibri" w:hAnsi="Calibri" w:cs="Calibri"/>
                <w:i/>
                <w:color w:val="808080" w:themeColor="background1" w:themeShade="80"/>
              </w:rPr>
              <w:t xml:space="preserve"> Packaging and labeling.</w:t>
            </w:r>
          </w:p>
          <w:p w14:paraId="2DD6A9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1F2C546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087BB459" w14:textId="77777777">
        <w:trPr>
          <w:trHeight w:val="3495"/>
        </w:trPr>
        <w:tc>
          <w:tcPr>
            <w:tcW w:w="1440" w:type="dxa"/>
            <w:tcMar>
              <w:left w:w="108" w:type="dxa"/>
              <w:right w:w="108" w:type="dxa"/>
            </w:tcMar>
            <w:vAlign w:val="center"/>
          </w:tcPr>
          <w:p w14:paraId="71F1C164" w14:textId="77777777" w:rsidR="00B33947" w:rsidRPr="0037562D" w:rsidRDefault="00B33947" w:rsidP="00630BC0">
            <w:pPr>
              <w:pStyle w:val="ListParagraph"/>
              <w:numPr>
                <w:ilvl w:val="0"/>
                <w:numId w:val="10"/>
              </w:numPr>
              <w:spacing w:after="0" w:line="240" w:lineRule="auto"/>
            </w:pPr>
            <w:r w:rsidRPr="0037562D">
              <w:lastRenderedPageBreak/>
              <w:t>Female children (&lt;18 years old)</w:t>
            </w:r>
          </w:p>
        </w:tc>
        <w:tc>
          <w:tcPr>
            <w:tcW w:w="1440" w:type="dxa"/>
            <w:tcMar>
              <w:left w:w="108" w:type="dxa"/>
              <w:right w:w="108" w:type="dxa"/>
            </w:tcMar>
            <w:vAlign w:val="center"/>
          </w:tcPr>
          <w:p w14:paraId="62950AEC"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0AD0D861"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0909B02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53B74A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39A0503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56329EC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6F03279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6712B521" w14:textId="77777777" w:rsidR="00B33947" w:rsidRPr="0037562D" w:rsidRDefault="00B33947">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53BB94C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Land preparation.</w:t>
            </w:r>
          </w:p>
          <w:p w14:paraId="5E4724F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6A627BB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5F31D13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1534C0E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23D8B95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Supervision.</w:t>
            </w:r>
          </w:p>
          <w:p w14:paraId="4C4B995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0B45C0A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0DFC5C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256EA29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206024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2362D5A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21AA150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4F6308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43AF48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3678C60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52528A2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438B0B8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Milking and dairy management</w:t>
            </w:r>
          </w:p>
          <w:p w14:paraId="484622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45A8FD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7F0F15E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00C796C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03EF5C8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10BD8EE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31FC31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048C00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09EA2B8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779537E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w:t>
            </w:r>
            <w:r w:rsidRPr="0037562D">
              <w:rPr>
                <w:rFonts w:ascii="Calibri" w:eastAsia="Calibri" w:hAnsi="Calibri" w:cs="Calibri"/>
                <w:i/>
                <w:iCs/>
                <w:color w:val="808080" w:themeColor="background1" w:themeShade="80"/>
              </w:rPr>
              <w:lastRenderedPageBreak/>
              <w:t>management.</w:t>
            </w:r>
          </w:p>
          <w:p w14:paraId="328E92E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22A676A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6723544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5165706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3B94F66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CBCC97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189DF7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314E3D5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2193B7B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3AFB355B"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523AAA0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Fertilization and nutrient management.</w:t>
            </w:r>
          </w:p>
          <w:p w14:paraId="2F9A34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49DCD7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38419B5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7F1F0B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27AB68B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5DD8AC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4F21BAA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5C0261B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626BD3D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5DABC76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Honey processing.</w:t>
            </w:r>
          </w:p>
          <w:p w14:paraId="220EDAB9"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2EE9A62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498E4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bl>
    <w:p w14:paraId="0CC2614C" w14:textId="77777777" w:rsidR="00B33947" w:rsidRPr="0037562D" w:rsidRDefault="00B33947" w:rsidP="00B33947">
      <w:r w:rsidRPr="0037562D">
        <w:lastRenderedPageBreak/>
        <w:br w:type="page"/>
      </w:r>
    </w:p>
    <w:p w14:paraId="181B6579" w14:textId="77777777" w:rsidR="00B33947" w:rsidRPr="0037562D" w:rsidRDefault="00B33947" w:rsidP="00B33947">
      <w:pPr>
        <w:pStyle w:val="Questions"/>
      </w:pPr>
      <w:r w:rsidRPr="0037562D">
        <w:lastRenderedPageBreak/>
        <w:t>Household members working SEASONALLY (only during peak periods) on your farm:</w:t>
      </w:r>
    </w:p>
    <w:tbl>
      <w:tblPr>
        <w:tblW w:w="0" w:type="auto"/>
        <w:tblLayout w:type="fixed"/>
        <w:tblLook w:val="04A0" w:firstRow="1" w:lastRow="0" w:firstColumn="1" w:lastColumn="0" w:noHBand="0" w:noVBand="1"/>
      </w:tblPr>
      <w:tblGrid>
        <w:gridCol w:w="1440"/>
        <w:gridCol w:w="1440"/>
        <w:gridCol w:w="1440"/>
        <w:gridCol w:w="1440"/>
        <w:gridCol w:w="1440"/>
        <w:gridCol w:w="1440"/>
        <w:gridCol w:w="1440"/>
        <w:gridCol w:w="1440"/>
        <w:gridCol w:w="1440"/>
      </w:tblGrid>
      <w:tr w:rsidR="00B33947" w:rsidRPr="0037562D" w14:paraId="7BB1BF25" w14:textId="77777777" w:rsidTr="38A640D1">
        <w:trPr>
          <w:trHeight w:val="420"/>
        </w:trPr>
        <w:tc>
          <w:tcPr>
            <w:tcW w:w="1440" w:type="dxa"/>
            <w:tcMar>
              <w:left w:w="108" w:type="dxa"/>
              <w:right w:w="108" w:type="dxa"/>
            </w:tcMar>
            <w:vAlign w:val="center"/>
          </w:tcPr>
          <w:p w14:paraId="6E1083A8" w14:textId="77777777" w:rsidR="00B33947" w:rsidRPr="0037562D" w:rsidRDefault="00B33947">
            <w:pPr>
              <w:jc w:val="center"/>
            </w:pPr>
            <w:r w:rsidRPr="0037562D">
              <w:rPr>
                <w:rFonts w:ascii="Times New Roman" w:eastAsia="Times New Roman" w:hAnsi="Times New Roman" w:cs="Times New Roman"/>
                <w:b/>
                <w:bCs/>
                <w:sz w:val="24"/>
                <w:szCs w:val="24"/>
              </w:rPr>
              <w:t>SEASON 1</w:t>
            </w:r>
          </w:p>
        </w:tc>
        <w:tc>
          <w:tcPr>
            <w:tcW w:w="11520" w:type="dxa"/>
            <w:gridSpan w:val="8"/>
            <w:tcMar>
              <w:left w:w="108" w:type="dxa"/>
              <w:right w:w="108" w:type="dxa"/>
            </w:tcMar>
            <w:vAlign w:val="center"/>
          </w:tcPr>
          <w:p w14:paraId="0A97C6C9" w14:textId="77777777" w:rsidR="00B33947" w:rsidRPr="0037562D" w:rsidRDefault="00B33947" w:rsidP="38A640D1">
            <w:pPr>
              <w:rPr>
                <w:rFonts w:ascii="Times New Roman" w:eastAsia="Times New Roman" w:hAnsi="Times New Roman" w:cs="Times New Roman"/>
                <w:i/>
                <w:color w:val="808080" w:themeColor="background1" w:themeShade="80"/>
                <w:sz w:val="24"/>
                <w:szCs w:val="24"/>
              </w:rPr>
            </w:pPr>
            <w:r w:rsidRPr="0037562D">
              <w:rPr>
                <w:rFonts w:ascii="Times New Roman" w:eastAsia="Times New Roman" w:hAnsi="Times New Roman" w:cs="Times New Roman"/>
                <w:b/>
                <w:sz w:val="24"/>
                <w:szCs w:val="24"/>
              </w:rPr>
              <w:t xml:space="preserve">Select the months worked per year for SEASON 1: </w:t>
            </w:r>
            <w:r w:rsidRPr="0037562D">
              <w:rPr>
                <w:rFonts w:ascii="Times New Roman" w:eastAsia="Times New Roman" w:hAnsi="Times New Roman" w:cs="Times New Roman"/>
                <w:i/>
                <w:color w:val="808080" w:themeColor="background1" w:themeShade="80"/>
                <w:sz w:val="24"/>
                <w:szCs w:val="24"/>
              </w:rPr>
              <w:t>JAN  FEB  MAR  ABR  MAY  JUN JUL  AGO  SEP  OCT  NOV  DEC</w:t>
            </w:r>
          </w:p>
        </w:tc>
      </w:tr>
      <w:tr w:rsidR="00B33947" w:rsidRPr="0037562D" w14:paraId="68C0BD95" w14:textId="77777777" w:rsidTr="38A640D1">
        <w:trPr>
          <w:trHeight w:val="2070"/>
        </w:trPr>
        <w:tc>
          <w:tcPr>
            <w:tcW w:w="1440" w:type="dxa"/>
            <w:tcMar>
              <w:left w:w="108" w:type="dxa"/>
              <w:right w:w="108" w:type="dxa"/>
            </w:tcMar>
            <w:vAlign w:val="center"/>
          </w:tcPr>
          <w:p w14:paraId="6CFEDC22" w14:textId="77777777" w:rsidR="00B33947" w:rsidRPr="0037562D" w:rsidRDefault="00B33947">
            <w:pPr>
              <w:jc w:val="center"/>
            </w:pPr>
            <w:r w:rsidRPr="0037562D">
              <w:rPr>
                <w:rFonts w:ascii="Times New Roman" w:eastAsia="Times New Roman" w:hAnsi="Times New Roman" w:cs="Times New Roman"/>
                <w:b/>
                <w:bCs/>
                <w:sz w:val="24"/>
                <w:szCs w:val="24"/>
              </w:rPr>
              <w:t>Household members</w:t>
            </w:r>
          </w:p>
        </w:tc>
        <w:tc>
          <w:tcPr>
            <w:tcW w:w="1440" w:type="dxa"/>
            <w:tcMar>
              <w:left w:w="108" w:type="dxa"/>
              <w:right w:w="108" w:type="dxa"/>
            </w:tcMar>
            <w:vAlign w:val="center"/>
          </w:tcPr>
          <w:p w14:paraId="0850018F" w14:textId="77777777" w:rsidR="00B33947" w:rsidRPr="0037562D" w:rsidRDefault="00B33947">
            <w:pPr>
              <w:jc w:val="center"/>
            </w:pPr>
            <w:r w:rsidRPr="0037562D">
              <w:rPr>
                <w:rFonts w:ascii="Times New Roman" w:eastAsia="Times New Roman" w:hAnsi="Times New Roman" w:cs="Times New Roman"/>
                <w:b/>
                <w:bCs/>
                <w:sz w:val="24"/>
                <w:szCs w:val="24"/>
              </w:rPr>
              <w:t>Number of workers</w:t>
            </w:r>
          </w:p>
        </w:tc>
        <w:tc>
          <w:tcPr>
            <w:tcW w:w="1440" w:type="dxa"/>
            <w:tcMar>
              <w:left w:w="108" w:type="dxa"/>
              <w:right w:w="108" w:type="dxa"/>
            </w:tcMar>
            <w:vAlign w:val="center"/>
          </w:tcPr>
          <w:p w14:paraId="00589283" w14:textId="77777777" w:rsidR="00B33947" w:rsidRPr="0037562D" w:rsidRDefault="00B33947">
            <w:pPr>
              <w:jc w:val="center"/>
            </w:pPr>
            <w:r w:rsidRPr="0037562D">
              <w:rPr>
                <w:rFonts w:ascii="Times New Roman" w:eastAsia="Times New Roman" w:hAnsi="Times New Roman" w:cs="Times New Roman"/>
                <w:b/>
                <w:bCs/>
                <w:sz w:val="24"/>
                <w:szCs w:val="24"/>
              </w:rPr>
              <w:t>Average number of hours worked per day</w:t>
            </w:r>
          </w:p>
        </w:tc>
        <w:tc>
          <w:tcPr>
            <w:tcW w:w="1440" w:type="dxa"/>
            <w:tcMar>
              <w:left w:w="108" w:type="dxa"/>
              <w:right w:w="108" w:type="dxa"/>
            </w:tcMar>
            <w:vAlign w:val="center"/>
          </w:tcPr>
          <w:p w14:paraId="60F94A9C" w14:textId="77777777" w:rsidR="00B33947" w:rsidRPr="0037562D" w:rsidRDefault="00B33947">
            <w:pPr>
              <w:jc w:val="center"/>
            </w:pPr>
            <w:r w:rsidRPr="0037562D">
              <w:rPr>
                <w:rFonts w:ascii="Times New Roman" w:eastAsia="Times New Roman" w:hAnsi="Times New Roman" w:cs="Times New Roman"/>
                <w:b/>
                <w:bCs/>
                <w:sz w:val="24"/>
                <w:szCs w:val="24"/>
              </w:rPr>
              <w:t>In what production activities did these household members work?</w:t>
            </w:r>
          </w:p>
        </w:tc>
        <w:tc>
          <w:tcPr>
            <w:tcW w:w="1440" w:type="dxa"/>
            <w:tcMar>
              <w:left w:w="108" w:type="dxa"/>
              <w:right w:w="108" w:type="dxa"/>
            </w:tcMar>
            <w:vAlign w:val="center"/>
          </w:tcPr>
          <w:p w14:paraId="56B02427"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CROP production (including perennial crops):</w:t>
            </w:r>
          </w:p>
        </w:tc>
        <w:tc>
          <w:tcPr>
            <w:tcW w:w="1440" w:type="dxa"/>
            <w:tcMar>
              <w:left w:w="108" w:type="dxa"/>
              <w:right w:w="108" w:type="dxa"/>
            </w:tcMar>
            <w:vAlign w:val="center"/>
          </w:tcPr>
          <w:p w14:paraId="3E67E075"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LIVESTOCK production:</w:t>
            </w:r>
          </w:p>
        </w:tc>
        <w:tc>
          <w:tcPr>
            <w:tcW w:w="1440" w:type="dxa"/>
            <w:tcMar>
              <w:left w:w="108" w:type="dxa"/>
              <w:right w:w="108" w:type="dxa"/>
            </w:tcMar>
            <w:vAlign w:val="center"/>
          </w:tcPr>
          <w:p w14:paraId="321ABEBF"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FISH production:</w:t>
            </w:r>
          </w:p>
        </w:tc>
        <w:tc>
          <w:tcPr>
            <w:tcW w:w="1440" w:type="dxa"/>
            <w:tcMar>
              <w:left w:w="108" w:type="dxa"/>
              <w:right w:w="108" w:type="dxa"/>
            </w:tcMar>
            <w:vAlign w:val="center"/>
          </w:tcPr>
          <w:p w14:paraId="471481D9"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TREES production (e.g., for wood, bark, rubber):</w:t>
            </w:r>
          </w:p>
        </w:tc>
        <w:tc>
          <w:tcPr>
            <w:tcW w:w="1440" w:type="dxa"/>
            <w:tcMar>
              <w:left w:w="108" w:type="dxa"/>
              <w:right w:w="108" w:type="dxa"/>
            </w:tcMar>
            <w:vAlign w:val="center"/>
          </w:tcPr>
          <w:p w14:paraId="78C64136"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HONEY production:</w:t>
            </w:r>
          </w:p>
        </w:tc>
      </w:tr>
      <w:tr w:rsidR="00B33947" w:rsidRPr="0037562D" w14:paraId="4659A958" w14:textId="77777777" w:rsidTr="38A640D1">
        <w:trPr>
          <w:trHeight w:val="555"/>
        </w:trPr>
        <w:tc>
          <w:tcPr>
            <w:tcW w:w="1440" w:type="dxa"/>
            <w:tcMar>
              <w:left w:w="108" w:type="dxa"/>
              <w:right w:w="108" w:type="dxa"/>
            </w:tcMar>
            <w:vAlign w:val="center"/>
          </w:tcPr>
          <w:p w14:paraId="4535FED4" w14:textId="77777777" w:rsidR="00B33947" w:rsidRPr="0037562D" w:rsidRDefault="00B33947" w:rsidP="00630BC0">
            <w:pPr>
              <w:pStyle w:val="ListParagraph"/>
              <w:numPr>
                <w:ilvl w:val="0"/>
                <w:numId w:val="9"/>
              </w:numPr>
              <w:spacing w:after="0" w:line="240" w:lineRule="auto"/>
            </w:pPr>
            <w:r w:rsidRPr="0037562D">
              <w:t>Male adults of working age (</w:t>
            </w:r>
            <w:r w:rsidRPr="0037562D">
              <w:rPr>
                <w:color w:val="000000" w:themeColor="text1"/>
              </w:rPr>
              <w:t>≥18 and ≤65</w:t>
            </w:r>
            <w:r w:rsidRPr="0037562D">
              <w:t xml:space="preserve"> years old) </w:t>
            </w:r>
          </w:p>
        </w:tc>
        <w:tc>
          <w:tcPr>
            <w:tcW w:w="1440" w:type="dxa"/>
            <w:tcMar>
              <w:left w:w="108" w:type="dxa"/>
              <w:right w:w="108" w:type="dxa"/>
            </w:tcMar>
            <w:vAlign w:val="center"/>
          </w:tcPr>
          <w:p w14:paraId="437DF4F7"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522B7B6D"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692ADA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2C06277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032522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42B5D8A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5544B2D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478DD9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27EAF0F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B2BD24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5B2DF83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0D98C99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3979D39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1B6EA6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314B1AC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294F28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5CCABE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68F890B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22D3FDD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Processing (milling, grinding, grating, etc.).</w:t>
            </w:r>
          </w:p>
          <w:p w14:paraId="39BE00A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492B5DC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FB8AE9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0B0E01B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33657C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575EDB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6D28359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3A9DC7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51F7FF4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320840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w:t>
            </w:r>
            <w:r w:rsidRPr="0037562D">
              <w:rPr>
                <w:rFonts w:ascii="Calibri" w:eastAsia="Calibri" w:hAnsi="Calibri" w:cs="Calibri"/>
                <w:i/>
                <w:iCs/>
                <w:color w:val="808080" w:themeColor="background1" w:themeShade="80"/>
              </w:rPr>
              <w:lastRenderedPageBreak/>
              <w:t>of housing and shelter (e.g., cleaning, repairs)</w:t>
            </w:r>
          </w:p>
          <w:p w14:paraId="01B15A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0BEC12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A8C418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1B9FB7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06F21B9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111A463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38040F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0ED3C72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6D8C876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4333388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1F0CA9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43D243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461EF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C37B04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2F71923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3042C4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4222FB14"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530707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4FC905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6DEE054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Pest and disease management.</w:t>
            </w:r>
          </w:p>
          <w:p w14:paraId="5F4DDBB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8F31B2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316583E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E83165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25FD73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0738888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1EDB3EB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5C020D3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55C18777"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7C76B8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19398C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activity (Please specify).</w:t>
            </w:r>
          </w:p>
        </w:tc>
      </w:tr>
      <w:tr w:rsidR="00B33947" w:rsidRPr="0037562D" w14:paraId="705FFB5C" w14:textId="77777777" w:rsidTr="38A640D1">
        <w:trPr>
          <w:trHeight w:val="1845"/>
        </w:trPr>
        <w:tc>
          <w:tcPr>
            <w:tcW w:w="1440" w:type="dxa"/>
            <w:tcMar>
              <w:left w:w="108" w:type="dxa"/>
              <w:right w:w="108" w:type="dxa"/>
            </w:tcMar>
            <w:vAlign w:val="center"/>
          </w:tcPr>
          <w:p w14:paraId="78C269B6" w14:textId="77777777" w:rsidR="00B33947" w:rsidRPr="0037562D" w:rsidRDefault="00B33947" w:rsidP="00630BC0">
            <w:pPr>
              <w:pStyle w:val="ListParagraph"/>
              <w:numPr>
                <w:ilvl w:val="0"/>
                <w:numId w:val="9"/>
              </w:numPr>
              <w:spacing w:after="0" w:line="240" w:lineRule="auto"/>
            </w:pPr>
            <w:r w:rsidRPr="0037562D">
              <w:lastRenderedPageBreak/>
              <w:t>Female adults of working age (</w:t>
            </w:r>
            <w:r w:rsidRPr="0037562D">
              <w:rPr>
                <w:color w:val="000000" w:themeColor="text1"/>
              </w:rPr>
              <w:t>≥18 and ≤65</w:t>
            </w:r>
            <w:r w:rsidRPr="0037562D">
              <w:t xml:space="preserve"> years old)</w:t>
            </w:r>
          </w:p>
        </w:tc>
        <w:tc>
          <w:tcPr>
            <w:tcW w:w="1440" w:type="dxa"/>
            <w:tcMar>
              <w:left w:w="108" w:type="dxa"/>
              <w:right w:w="108" w:type="dxa"/>
            </w:tcMar>
            <w:vAlign w:val="center"/>
          </w:tcPr>
          <w:p w14:paraId="555E55AA"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1F093FFD"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40E88F9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34D9AD6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1DDD696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5221AEB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7137BC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024492AB"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1BBB61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E9241C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4BF2C4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3B6ABA2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0875143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0E960B0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2D30EA9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48A4C32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73DE90C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3C64AFD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Cleaning.</w:t>
            </w:r>
          </w:p>
          <w:p w14:paraId="7DBB39C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12A368B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21F633B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D2BB70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1119211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0C176D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79C9567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3C084E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25B5BB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47E28E3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5977D31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Management of housing and shelter (e.g., cleaning, repairs)</w:t>
            </w:r>
          </w:p>
          <w:p w14:paraId="64E9E8C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7C9408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622EA5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4847F8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3A1DC7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238D521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7F92B31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39EC58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3B1CA6D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553A1E3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31A4F03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1FA0C4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5969E2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E3E072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CA513A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03EF8EC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184599CD"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412A0CB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053687A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Pruning and training.</w:t>
            </w:r>
          </w:p>
          <w:p w14:paraId="17FEA38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1ED348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2A84EF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48D2524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7AB683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15CA4B4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0CB6538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49AE79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4589ED7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5767EE48"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492D2A4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4BAE13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activity (Please specify).</w:t>
            </w:r>
          </w:p>
        </w:tc>
      </w:tr>
      <w:tr w:rsidR="00B33947" w:rsidRPr="0037562D" w14:paraId="015650B1" w14:textId="77777777" w:rsidTr="38A640D1">
        <w:trPr>
          <w:trHeight w:val="150"/>
        </w:trPr>
        <w:tc>
          <w:tcPr>
            <w:tcW w:w="1440" w:type="dxa"/>
            <w:tcMar>
              <w:left w:w="108" w:type="dxa"/>
              <w:right w:w="108" w:type="dxa"/>
            </w:tcMar>
            <w:vAlign w:val="center"/>
          </w:tcPr>
          <w:p w14:paraId="2D3AF195" w14:textId="77777777" w:rsidR="00B33947" w:rsidRPr="0037562D" w:rsidRDefault="00B33947" w:rsidP="00630BC0">
            <w:pPr>
              <w:pStyle w:val="ListParagraph"/>
              <w:numPr>
                <w:ilvl w:val="0"/>
                <w:numId w:val="9"/>
              </w:numPr>
              <w:spacing w:after="0" w:line="240" w:lineRule="auto"/>
            </w:pPr>
            <w:r w:rsidRPr="0037562D">
              <w:lastRenderedPageBreak/>
              <w:t xml:space="preserve">Male adults not of working age (&gt;65 years old) </w:t>
            </w:r>
          </w:p>
        </w:tc>
        <w:tc>
          <w:tcPr>
            <w:tcW w:w="1440" w:type="dxa"/>
            <w:tcMar>
              <w:left w:w="108" w:type="dxa"/>
              <w:right w:w="108" w:type="dxa"/>
            </w:tcMar>
            <w:vAlign w:val="center"/>
          </w:tcPr>
          <w:p w14:paraId="4952B007"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0437E0A7"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6EB20D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3FBEE4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195DE77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4284C4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7A6007B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51140D62"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09523AA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32A0C82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5D2C1FF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00D33AB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428085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79145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7B1E50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550A0BE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Sorting.</w:t>
            </w:r>
          </w:p>
          <w:p w14:paraId="7D76D3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52AA9B4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7614C6E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161F04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3EFF5D0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5A0EFB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6A1A452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0CDCEAE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122C56B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4A0695A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79A8CB5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5B8E8D7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Wool management</w:t>
            </w:r>
          </w:p>
          <w:p w14:paraId="06D70B6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02DCD56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6CF343E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4B80E84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B5D052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2A9A821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047D10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4CFC885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0F08135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w:t>
            </w:r>
            <w:r w:rsidRPr="0037562D">
              <w:rPr>
                <w:rFonts w:ascii="Calibri" w:eastAsia="Calibri" w:hAnsi="Calibri" w:cs="Calibri"/>
                <w:i/>
                <w:iCs/>
                <w:color w:val="808080" w:themeColor="background1" w:themeShade="80"/>
              </w:rPr>
              <w:lastRenderedPageBreak/>
              <w:t>management.</w:t>
            </w:r>
          </w:p>
          <w:p w14:paraId="43DB4D0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4F2787A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3A8CA1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4028514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5C1CFE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752A27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82FBA9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7A1653B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4596DFBC"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48120F2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w:t>
            </w:r>
            <w:r w:rsidRPr="0037562D">
              <w:rPr>
                <w:rFonts w:ascii="Calibri" w:eastAsia="Calibri" w:hAnsi="Calibri" w:cs="Calibri"/>
                <w:i/>
                <w:iCs/>
                <w:color w:val="808080" w:themeColor="background1" w:themeShade="80"/>
              </w:rPr>
              <w:lastRenderedPageBreak/>
              <w:t>management.</w:t>
            </w:r>
          </w:p>
          <w:p w14:paraId="77DB4B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32DAA79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095CD19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8E106A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7BC970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9F9B93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7C439BA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48B6DDF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2A6EEC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7C7AAAC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08F6466C"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6AF864A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Marketing and sales.</w:t>
            </w:r>
          </w:p>
          <w:p w14:paraId="5639C5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706C7332" w14:textId="77777777" w:rsidTr="38A640D1">
        <w:trPr>
          <w:trHeight w:val="2970"/>
        </w:trPr>
        <w:tc>
          <w:tcPr>
            <w:tcW w:w="1440" w:type="dxa"/>
            <w:tcMar>
              <w:left w:w="108" w:type="dxa"/>
              <w:right w:w="108" w:type="dxa"/>
            </w:tcMar>
            <w:vAlign w:val="center"/>
          </w:tcPr>
          <w:p w14:paraId="67625517" w14:textId="77777777" w:rsidR="00B33947" w:rsidRPr="0037562D" w:rsidRDefault="00B33947" w:rsidP="00630BC0">
            <w:pPr>
              <w:pStyle w:val="ListParagraph"/>
              <w:numPr>
                <w:ilvl w:val="0"/>
                <w:numId w:val="9"/>
              </w:numPr>
              <w:spacing w:after="0" w:line="240" w:lineRule="auto"/>
            </w:pPr>
            <w:r w:rsidRPr="0037562D">
              <w:lastRenderedPageBreak/>
              <w:t>Female adults not of working age (&gt;65 years old)</w:t>
            </w:r>
          </w:p>
        </w:tc>
        <w:tc>
          <w:tcPr>
            <w:tcW w:w="1440" w:type="dxa"/>
            <w:tcMar>
              <w:left w:w="108" w:type="dxa"/>
              <w:right w:w="108" w:type="dxa"/>
            </w:tcMar>
            <w:vAlign w:val="center"/>
          </w:tcPr>
          <w:p w14:paraId="42673570"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0C79E614"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3B7C3F5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2895ED2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1AB7CC2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181EFB7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77A19FC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0E7C75AF"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57BB77F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4DF529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513F27A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7EE0E49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14AF6F0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2942E2C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06024BC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Shelling / Threshing / Peeling.</w:t>
            </w:r>
          </w:p>
          <w:p w14:paraId="2121CB3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287DC0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7B400F2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6391ECE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7039906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6B66051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3DDB0B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2AD0942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1ED151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5F29A1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5B3364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5DA01B2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Waste management</w:t>
            </w:r>
          </w:p>
          <w:p w14:paraId="623DE56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7B95A80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375B32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40AE9B7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59015E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3A6072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36E40A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07B267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62312C9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13888B3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Disease prevention and health management.</w:t>
            </w:r>
          </w:p>
          <w:p w14:paraId="7851F8E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7BC67EA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08F674B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71E8371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49575E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4D9A43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4C7CD4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6BEA5CE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18FAE136"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6B9E9F9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w:t>
            </w:r>
            <w:r w:rsidRPr="0037562D">
              <w:rPr>
                <w:rFonts w:ascii="Calibri" w:eastAsia="Calibri" w:hAnsi="Calibri" w:cs="Calibri"/>
                <w:i/>
                <w:iCs/>
                <w:color w:val="808080" w:themeColor="background1" w:themeShade="80"/>
              </w:rPr>
              <w:lastRenderedPageBreak/>
              <w:t>and nutrient management.</w:t>
            </w:r>
          </w:p>
          <w:p w14:paraId="3F5E69C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240D01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21FB03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35CB3C2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50CFA3D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8CD831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0F2AD93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79DC780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19F5D5A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0713109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01710472" w14:textId="77777777" w:rsidR="00B33947" w:rsidRPr="0037562D" w:rsidRDefault="00B33947">
            <w:pPr>
              <w:spacing w:after="0"/>
            </w:pPr>
            <w:r w:rsidRPr="00964508">
              <w:rPr>
                <w:rFonts w:ascii="Wingdings" w:eastAsia="Wingdings" w:hAnsi="Wingdings" w:cs="Wingdings"/>
                <w:i/>
                <w:color w:val="808080" w:themeColor="background1" w:themeShade="80"/>
              </w:rPr>
              <w:lastRenderedPageBreak/>
              <w:t>Ø</w:t>
            </w:r>
            <w:r w:rsidRPr="0037562D">
              <w:rPr>
                <w:rFonts w:ascii="Calibri" w:eastAsia="Calibri" w:hAnsi="Calibri" w:cs="Calibri"/>
                <w:i/>
                <w:color w:val="808080" w:themeColor="background1" w:themeShade="80"/>
              </w:rPr>
              <w:t xml:space="preserve"> Packaging and labeling.</w:t>
            </w:r>
          </w:p>
          <w:p w14:paraId="67C43FB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ECE039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35087955" w14:textId="77777777" w:rsidTr="38A640D1">
        <w:trPr>
          <w:trHeight w:val="990"/>
        </w:trPr>
        <w:tc>
          <w:tcPr>
            <w:tcW w:w="1440" w:type="dxa"/>
            <w:tcMar>
              <w:left w:w="108" w:type="dxa"/>
              <w:right w:w="108" w:type="dxa"/>
            </w:tcMar>
            <w:vAlign w:val="center"/>
          </w:tcPr>
          <w:p w14:paraId="0B8C3FFA" w14:textId="77777777" w:rsidR="00B33947" w:rsidRPr="0037562D" w:rsidRDefault="00B33947" w:rsidP="00630BC0">
            <w:pPr>
              <w:pStyle w:val="ListParagraph"/>
              <w:numPr>
                <w:ilvl w:val="0"/>
                <w:numId w:val="9"/>
              </w:numPr>
              <w:spacing w:after="0" w:line="240" w:lineRule="auto"/>
            </w:pPr>
            <w:r w:rsidRPr="0037562D">
              <w:lastRenderedPageBreak/>
              <w:t>Male children (&lt;18 years old)</w:t>
            </w:r>
          </w:p>
        </w:tc>
        <w:tc>
          <w:tcPr>
            <w:tcW w:w="1440" w:type="dxa"/>
            <w:tcMar>
              <w:left w:w="108" w:type="dxa"/>
              <w:right w:w="108" w:type="dxa"/>
            </w:tcMar>
            <w:vAlign w:val="center"/>
          </w:tcPr>
          <w:p w14:paraId="1E7F0236"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0984816D"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3B65E1B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4E91801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3EEB3B2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6148663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3185FD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7C66C004" w14:textId="77777777" w:rsidR="00B33947" w:rsidRPr="0037562D" w:rsidRDefault="00B33947">
            <w:r w:rsidRPr="0037562D">
              <w:rPr>
                <w:rFonts w:ascii="Wingdings" w:eastAsia="Wingdings" w:hAnsi="Wingdings" w:cs="Wingdings"/>
                <w:i/>
                <w:iCs/>
                <w:color w:val="808080" w:themeColor="background1" w:themeShade="80"/>
                <w:sz w:val="24"/>
                <w:szCs w:val="24"/>
              </w:rPr>
              <w:lastRenderedPageBreak/>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0CE1672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Land preparation.</w:t>
            </w:r>
          </w:p>
          <w:p w14:paraId="3E3EBC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07D24D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2A060A4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44C4D77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4E8B381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Supervision.</w:t>
            </w:r>
          </w:p>
          <w:p w14:paraId="4DF2A85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7131B67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1B33279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1483871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14E1EA5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39E746B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7891E9F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0CAC8F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4E8C39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7484871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1B3FF59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7FBD998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Milking and dairy management</w:t>
            </w:r>
          </w:p>
          <w:p w14:paraId="27B739D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3B33B6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49DE66C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7419BDE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1A96358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F917A1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B06186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3E302E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06F34F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3F495D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w:t>
            </w:r>
            <w:r w:rsidRPr="0037562D">
              <w:rPr>
                <w:rFonts w:ascii="Calibri" w:eastAsia="Calibri" w:hAnsi="Calibri" w:cs="Calibri"/>
                <w:i/>
                <w:iCs/>
                <w:color w:val="808080" w:themeColor="background1" w:themeShade="80"/>
              </w:rPr>
              <w:lastRenderedPageBreak/>
              <w:t>management.</w:t>
            </w:r>
          </w:p>
          <w:p w14:paraId="7C8CB6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3D3C65B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116571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61192AF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1D91EC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2184EB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98F8BB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2F05D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2A511C1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04AFEFB6"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6C8BB98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Fertilization and nutrient management.</w:t>
            </w:r>
          </w:p>
          <w:p w14:paraId="475A95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792F57F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284F671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0931CF3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56E75B3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4A3AFA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1695EBD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10845E1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411B1F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48A5ADE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Honey processing.</w:t>
            </w:r>
          </w:p>
          <w:p w14:paraId="170E5895"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C690CC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51C983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57A6E061" w14:textId="77777777" w:rsidTr="38A640D1">
        <w:trPr>
          <w:trHeight w:val="3495"/>
        </w:trPr>
        <w:tc>
          <w:tcPr>
            <w:tcW w:w="1440" w:type="dxa"/>
            <w:tcMar>
              <w:left w:w="108" w:type="dxa"/>
              <w:right w:w="108" w:type="dxa"/>
            </w:tcMar>
            <w:vAlign w:val="center"/>
          </w:tcPr>
          <w:p w14:paraId="21237551" w14:textId="77777777" w:rsidR="00B33947" w:rsidRPr="0037562D" w:rsidRDefault="00B33947" w:rsidP="00630BC0">
            <w:pPr>
              <w:pStyle w:val="ListParagraph"/>
              <w:numPr>
                <w:ilvl w:val="0"/>
                <w:numId w:val="9"/>
              </w:numPr>
              <w:spacing w:after="0" w:line="240" w:lineRule="auto"/>
            </w:pPr>
            <w:r w:rsidRPr="0037562D">
              <w:lastRenderedPageBreak/>
              <w:t>Female children (&lt;18 years old)</w:t>
            </w:r>
          </w:p>
        </w:tc>
        <w:tc>
          <w:tcPr>
            <w:tcW w:w="1440" w:type="dxa"/>
            <w:tcMar>
              <w:left w:w="108" w:type="dxa"/>
              <w:right w:w="108" w:type="dxa"/>
            </w:tcMar>
            <w:vAlign w:val="center"/>
          </w:tcPr>
          <w:p w14:paraId="68586A2F"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22EE6B09"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2F8D09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50B4DC9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457F49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3F2CBF0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32A9737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29C07D98"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589EFB5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661E4C7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3368731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4913BE2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1572A9A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6AE20F3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7D6F15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29963CC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03A6AF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2CA4E29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4C953CE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144D59E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767EEEC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E9B056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Animal feeding</w:t>
            </w:r>
          </w:p>
          <w:p w14:paraId="1C2C558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6BDB078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4CBC587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709B0E2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077B7D4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7812DB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21C365B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602161E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7BB6185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13D07C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c>
          <w:tcPr>
            <w:tcW w:w="1440" w:type="dxa"/>
            <w:tcMar>
              <w:left w:w="108" w:type="dxa"/>
              <w:right w:w="108" w:type="dxa"/>
            </w:tcMar>
          </w:tcPr>
          <w:p w14:paraId="403C6BF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690690B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3BEB6A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515C6B7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6193B3D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7A66D90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6A0DBE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7420F83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2FDF6B3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921D66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22B260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Soil preparation.</w:t>
            </w:r>
          </w:p>
          <w:p w14:paraId="1C5FAB7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1D42FAC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2D9AB33A"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22DA8E3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358F8FA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5F86DD2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53DFC33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A50F3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1EA7574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4CCD0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Hive management.</w:t>
            </w:r>
          </w:p>
          <w:p w14:paraId="1064F3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0BD623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312AC82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514D451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1C60D47C"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49C44AF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A7C25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68F9B806" w14:textId="77777777" w:rsidTr="38A640D1">
        <w:trPr>
          <w:trHeight w:val="510"/>
        </w:trPr>
        <w:tc>
          <w:tcPr>
            <w:tcW w:w="1440" w:type="dxa"/>
            <w:tcMar>
              <w:left w:w="108" w:type="dxa"/>
              <w:right w:w="108" w:type="dxa"/>
            </w:tcMar>
            <w:vAlign w:val="center"/>
          </w:tcPr>
          <w:p w14:paraId="37FAD5F6" w14:textId="77777777" w:rsidR="00B33947" w:rsidRPr="0037562D" w:rsidRDefault="00B33947">
            <w:pPr>
              <w:jc w:val="center"/>
            </w:pPr>
            <w:r w:rsidRPr="0037562D">
              <w:rPr>
                <w:rFonts w:ascii="Times New Roman" w:eastAsia="Times New Roman" w:hAnsi="Times New Roman" w:cs="Times New Roman"/>
                <w:b/>
                <w:bCs/>
                <w:sz w:val="24"/>
                <w:szCs w:val="24"/>
              </w:rPr>
              <w:t>SEASON 2</w:t>
            </w:r>
          </w:p>
        </w:tc>
        <w:tc>
          <w:tcPr>
            <w:tcW w:w="11520" w:type="dxa"/>
            <w:gridSpan w:val="8"/>
            <w:tcMar>
              <w:left w:w="108" w:type="dxa"/>
              <w:right w:w="108" w:type="dxa"/>
            </w:tcMar>
            <w:vAlign w:val="center"/>
          </w:tcPr>
          <w:p w14:paraId="2CEF0759" w14:textId="77777777" w:rsidR="00B33947" w:rsidRPr="0037562D" w:rsidRDefault="00B33947" w:rsidP="38A640D1">
            <w:pPr>
              <w:rPr>
                <w:rFonts w:ascii="Times New Roman" w:eastAsia="Times New Roman" w:hAnsi="Times New Roman" w:cs="Times New Roman"/>
                <w:i/>
                <w:color w:val="808080" w:themeColor="background1" w:themeShade="80"/>
                <w:sz w:val="24"/>
                <w:szCs w:val="24"/>
              </w:rPr>
            </w:pPr>
            <w:r w:rsidRPr="0037562D">
              <w:rPr>
                <w:rFonts w:ascii="Times New Roman" w:eastAsia="Times New Roman" w:hAnsi="Times New Roman" w:cs="Times New Roman"/>
                <w:b/>
                <w:sz w:val="24"/>
                <w:szCs w:val="24"/>
              </w:rPr>
              <w:t xml:space="preserve">Select the months worked per year for SEASON 1: </w:t>
            </w:r>
            <w:r w:rsidRPr="0037562D">
              <w:rPr>
                <w:rFonts w:ascii="Times New Roman" w:eastAsia="Times New Roman" w:hAnsi="Times New Roman" w:cs="Times New Roman"/>
                <w:i/>
                <w:color w:val="808080" w:themeColor="background1" w:themeShade="80"/>
                <w:sz w:val="24"/>
                <w:szCs w:val="24"/>
              </w:rPr>
              <w:t>JAN  FEB  MAR  ABR  MAY  JUN JUL  AGO  SEP  OCT  NOV  DEC</w:t>
            </w:r>
          </w:p>
        </w:tc>
      </w:tr>
      <w:tr w:rsidR="00B33947" w:rsidRPr="0037562D" w14:paraId="1101F3B9" w14:textId="77777777" w:rsidTr="38A640D1">
        <w:trPr>
          <w:trHeight w:val="2070"/>
        </w:trPr>
        <w:tc>
          <w:tcPr>
            <w:tcW w:w="1440" w:type="dxa"/>
            <w:tcMar>
              <w:left w:w="108" w:type="dxa"/>
              <w:right w:w="108" w:type="dxa"/>
            </w:tcMar>
            <w:vAlign w:val="center"/>
          </w:tcPr>
          <w:p w14:paraId="4F159E16" w14:textId="77777777" w:rsidR="00B33947" w:rsidRPr="0037562D" w:rsidRDefault="00B33947">
            <w:pPr>
              <w:jc w:val="center"/>
            </w:pPr>
            <w:r w:rsidRPr="0037562D">
              <w:rPr>
                <w:rFonts w:ascii="Times New Roman" w:eastAsia="Times New Roman" w:hAnsi="Times New Roman" w:cs="Times New Roman"/>
                <w:b/>
                <w:bCs/>
                <w:sz w:val="24"/>
                <w:szCs w:val="24"/>
              </w:rPr>
              <w:t>Household members</w:t>
            </w:r>
          </w:p>
        </w:tc>
        <w:tc>
          <w:tcPr>
            <w:tcW w:w="1440" w:type="dxa"/>
            <w:tcMar>
              <w:left w:w="108" w:type="dxa"/>
              <w:right w:w="108" w:type="dxa"/>
            </w:tcMar>
            <w:vAlign w:val="center"/>
          </w:tcPr>
          <w:p w14:paraId="0B5E9F04" w14:textId="77777777" w:rsidR="00B33947" w:rsidRPr="0037562D" w:rsidRDefault="00B33947">
            <w:pPr>
              <w:jc w:val="center"/>
            </w:pPr>
            <w:r w:rsidRPr="0037562D">
              <w:rPr>
                <w:rFonts w:ascii="Times New Roman" w:eastAsia="Times New Roman" w:hAnsi="Times New Roman" w:cs="Times New Roman"/>
                <w:b/>
                <w:bCs/>
                <w:sz w:val="24"/>
                <w:szCs w:val="24"/>
              </w:rPr>
              <w:t>Number of workers</w:t>
            </w:r>
          </w:p>
        </w:tc>
        <w:tc>
          <w:tcPr>
            <w:tcW w:w="1440" w:type="dxa"/>
            <w:tcMar>
              <w:left w:w="108" w:type="dxa"/>
              <w:right w:w="108" w:type="dxa"/>
            </w:tcMar>
            <w:vAlign w:val="center"/>
          </w:tcPr>
          <w:p w14:paraId="48071AF1" w14:textId="77777777" w:rsidR="00B33947" w:rsidRPr="0037562D" w:rsidRDefault="00B33947">
            <w:pPr>
              <w:jc w:val="center"/>
            </w:pPr>
            <w:r w:rsidRPr="0037562D">
              <w:rPr>
                <w:rFonts w:ascii="Times New Roman" w:eastAsia="Times New Roman" w:hAnsi="Times New Roman" w:cs="Times New Roman"/>
                <w:b/>
                <w:bCs/>
                <w:sz w:val="24"/>
                <w:szCs w:val="24"/>
              </w:rPr>
              <w:t>Average number of hours worked per day</w:t>
            </w:r>
          </w:p>
        </w:tc>
        <w:tc>
          <w:tcPr>
            <w:tcW w:w="1440" w:type="dxa"/>
            <w:tcMar>
              <w:left w:w="108" w:type="dxa"/>
              <w:right w:w="108" w:type="dxa"/>
            </w:tcMar>
            <w:vAlign w:val="center"/>
          </w:tcPr>
          <w:p w14:paraId="53A17C1F" w14:textId="77777777" w:rsidR="00B33947" w:rsidRPr="0037562D" w:rsidRDefault="00B33947">
            <w:pPr>
              <w:jc w:val="center"/>
            </w:pPr>
            <w:r w:rsidRPr="0037562D">
              <w:rPr>
                <w:rFonts w:ascii="Times New Roman" w:eastAsia="Times New Roman" w:hAnsi="Times New Roman" w:cs="Times New Roman"/>
                <w:b/>
                <w:bCs/>
                <w:sz w:val="24"/>
                <w:szCs w:val="24"/>
              </w:rPr>
              <w:t>In what production activities did these household members work?</w:t>
            </w:r>
          </w:p>
        </w:tc>
        <w:tc>
          <w:tcPr>
            <w:tcW w:w="1440" w:type="dxa"/>
            <w:tcMar>
              <w:left w:w="108" w:type="dxa"/>
              <w:right w:w="108" w:type="dxa"/>
            </w:tcMar>
            <w:vAlign w:val="center"/>
          </w:tcPr>
          <w:p w14:paraId="752392AA"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CROP production (including perennial crops):</w:t>
            </w:r>
          </w:p>
        </w:tc>
        <w:tc>
          <w:tcPr>
            <w:tcW w:w="1440" w:type="dxa"/>
            <w:tcMar>
              <w:left w:w="108" w:type="dxa"/>
              <w:right w:w="108" w:type="dxa"/>
            </w:tcMar>
            <w:vAlign w:val="center"/>
          </w:tcPr>
          <w:p w14:paraId="70BE890D"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LIVESTOCK production:</w:t>
            </w:r>
          </w:p>
        </w:tc>
        <w:tc>
          <w:tcPr>
            <w:tcW w:w="1440" w:type="dxa"/>
            <w:tcMar>
              <w:left w:w="108" w:type="dxa"/>
              <w:right w:w="108" w:type="dxa"/>
            </w:tcMar>
            <w:vAlign w:val="center"/>
          </w:tcPr>
          <w:p w14:paraId="589CBD52"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FISH production:</w:t>
            </w:r>
          </w:p>
        </w:tc>
        <w:tc>
          <w:tcPr>
            <w:tcW w:w="1440" w:type="dxa"/>
            <w:tcMar>
              <w:left w:w="108" w:type="dxa"/>
              <w:right w:w="108" w:type="dxa"/>
            </w:tcMar>
            <w:vAlign w:val="center"/>
          </w:tcPr>
          <w:p w14:paraId="1017C789"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TREES production (e.g., for wood, bark, rubber):</w:t>
            </w:r>
          </w:p>
        </w:tc>
        <w:tc>
          <w:tcPr>
            <w:tcW w:w="1440" w:type="dxa"/>
            <w:tcMar>
              <w:left w:w="108" w:type="dxa"/>
              <w:right w:w="108" w:type="dxa"/>
            </w:tcMar>
            <w:vAlign w:val="center"/>
          </w:tcPr>
          <w:p w14:paraId="7B4E96F3"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HONEY production:</w:t>
            </w:r>
          </w:p>
        </w:tc>
      </w:tr>
      <w:tr w:rsidR="00B33947" w:rsidRPr="0037562D" w14:paraId="2C9687EF" w14:textId="77777777" w:rsidTr="38A640D1">
        <w:trPr>
          <w:trHeight w:val="420"/>
        </w:trPr>
        <w:tc>
          <w:tcPr>
            <w:tcW w:w="1440" w:type="dxa"/>
            <w:tcMar>
              <w:left w:w="108" w:type="dxa"/>
              <w:right w:w="108" w:type="dxa"/>
            </w:tcMar>
            <w:vAlign w:val="center"/>
          </w:tcPr>
          <w:p w14:paraId="12EFB509"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1100CFEC"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6735464E"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01D719AC"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34008E36"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145C8656"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3C9A5E1F"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09198CAE"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34369247" w14:textId="77777777" w:rsidR="00B33947" w:rsidRPr="0037562D" w:rsidRDefault="00B33947">
            <w:pPr>
              <w:jc w:val="center"/>
            </w:pPr>
            <w:r w:rsidRPr="0037562D">
              <w:rPr>
                <w:rFonts w:ascii="Times New Roman" w:eastAsia="Times New Roman" w:hAnsi="Times New Roman" w:cs="Times New Roman"/>
                <w:b/>
                <w:bCs/>
                <w:sz w:val="24"/>
                <w:szCs w:val="24"/>
              </w:rPr>
              <w:t>…</w:t>
            </w:r>
          </w:p>
        </w:tc>
      </w:tr>
      <w:tr w:rsidR="00B33947" w:rsidRPr="0037562D" w14:paraId="3ECBB293" w14:textId="77777777" w:rsidTr="38A640D1">
        <w:trPr>
          <w:trHeight w:val="510"/>
        </w:trPr>
        <w:tc>
          <w:tcPr>
            <w:tcW w:w="1440" w:type="dxa"/>
            <w:tcMar>
              <w:left w:w="108" w:type="dxa"/>
              <w:right w:w="108" w:type="dxa"/>
            </w:tcMar>
            <w:vAlign w:val="center"/>
          </w:tcPr>
          <w:p w14:paraId="25E9A302" w14:textId="77777777" w:rsidR="00B33947" w:rsidRPr="0037562D" w:rsidRDefault="00B33947">
            <w:pPr>
              <w:jc w:val="center"/>
            </w:pPr>
            <w:r w:rsidRPr="0037562D">
              <w:rPr>
                <w:rFonts w:ascii="Times New Roman" w:eastAsia="Times New Roman" w:hAnsi="Times New Roman" w:cs="Times New Roman"/>
                <w:b/>
                <w:bCs/>
                <w:sz w:val="24"/>
                <w:szCs w:val="24"/>
              </w:rPr>
              <w:t>SEASON 3</w:t>
            </w:r>
          </w:p>
        </w:tc>
        <w:tc>
          <w:tcPr>
            <w:tcW w:w="11520" w:type="dxa"/>
            <w:gridSpan w:val="8"/>
            <w:tcMar>
              <w:left w:w="108" w:type="dxa"/>
              <w:right w:w="108" w:type="dxa"/>
            </w:tcMar>
            <w:vAlign w:val="center"/>
          </w:tcPr>
          <w:p w14:paraId="0F1F4CA3" w14:textId="77777777" w:rsidR="00B33947" w:rsidRPr="0037562D" w:rsidRDefault="00B33947">
            <w:pPr>
              <w:rPr>
                <w:rFonts w:ascii="Times New Roman" w:eastAsia="Times New Roman" w:hAnsi="Times New Roman" w:cs="Times New Roman"/>
                <w:i/>
                <w:color w:val="808080" w:themeColor="background1" w:themeShade="80"/>
                <w:sz w:val="24"/>
                <w:szCs w:val="24"/>
              </w:rPr>
            </w:pPr>
            <w:r w:rsidRPr="0037562D">
              <w:rPr>
                <w:rFonts w:ascii="Times New Roman" w:eastAsia="Times New Roman" w:hAnsi="Times New Roman" w:cs="Times New Roman"/>
                <w:b/>
                <w:sz w:val="24"/>
                <w:szCs w:val="24"/>
              </w:rPr>
              <w:t xml:space="preserve">Select the months worked per year for SEASON 1: </w:t>
            </w:r>
            <w:r w:rsidRPr="0037562D">
              <w:rPr>
                <w:rFonts w:ascii="Times New Roman" w:eastAsia="Times New Roman" w:hAnsi="Times New Roman" w:cs="Times New Roman"/>
                <w:i/>
                <w:color w:val="808080" w:themeColor="background1" w:themeShade="80"/>
                <w:sz w:val="24"/>
                <w:szCs w:val="24"/>
              </w:rPr>
              <w:t>JAN  FEB  MAR  ABR  MAY  JUN JUL  AGO  SEP  OCT  NOV  DEC</w:t>
            </w:r>
          </w:p>
        </w:tc>
      </w:tr>
      <w:tr w:rsidR="00B33947" w:rsidRPr="0037562D" w14:paraId="69C91AC6" w14:textId="77777777" w:rsidTr="38A640D1">
        <w:trPr>
          <w:trHeight w:val="2070"/>
        </w:trPr>
        <w:tc>
          <w:tcPr>
            <w:tcW w:w="1440" w:type="dxa"/>
            <w:tcMar>
              <w:left w:w="108" w:type="dxa"/>
              <w:right w:w="108" w:type="dxa"/>
            </w:tcMar>
            <w:vAlign w:val="center"/>
          </w:tcPr>
          <w:p w14:paraId="278E956F" w14:textId="77777777" w:rsidR="00B33947" w:rsidRPr="0037562D" w:rsidRDefault="00B33947">
            <w:pPr>
              <w:jc w:val="center"/>
            </w:pPr>
            <w:r w:rsidRPr="0037562D">
              <w:rPr>
                <w:rFonts w:ascii="Times New Roman" w:eastAsia="Times New Roman" w:hAnsi="Times New Roman" w:cs="Times New Roman"/>
                <w:b/>
                <w:bCs/>
                <w:sz w:val="24"/>
                <w:szCs w:val="24"/>
              </w:rPr>
              <w:lastRenderedPageBreak/>
              <w:t>Household members</w:t>
            </w:r>
          </w:p>
        </w:tc>
        <w:tc>
          <w:tcPr>
            <w:tcW w:w="1440" w:type="dxa"/>
            <w:tcMar>
              <w:left w:w="108" w:type="dxa"/>
              <w:right w:w="108" w:type="dxa"/>
            </w:tcMar>
            <w:vAlign w:val="center"/>
          </w:tcPr>
          <w:p w14:paraId="2407899C" w14:textId="77777777" w:rsidR="00B33947" w:rsidRPr="0037562D" w:rsidRDefault="00B33947">
            <w:pPr>
              <w:jc w:val="center"/>
            </w:pPr>
            <w:r w:rsidRPr="0037562D">
              <w:rPr>
                <w:rFonts w:ascii="Times New Roman" w:eastAsia="Times New Roman" w:hAnsi="Times New Roman" w:cs="Times New Roman"/>
                <w:b/>
                <w:bCs/>
                <w:sz w:val="24"/>
                <w:szCs w:val="24"/>
              </w:rPr>
              <w:t>Number of workers</w:t>
            </w:r>
          </w:p>
        </w:tc>
        <w:tc>
          <w:tcPr>
            <w:tcW w:w="1440" w:type="dxa"/>
            <w:tcMar>
              <w:left w:w="108" w:type="dxa"/>
              <w:right w:w="108" w:type="dxa"/>
            </w:tcMar>
            <w:vAlign w:val="center"/>
          </w:tcPr>
          <w:p w14:paraId="5036E7AF" w14:textId="77777777" w:rsidR="00B33947" w:rsidRPr="0037562D" w:rsidRDefault="00B33947">
            <w:pPr>
              <w:jc w:val="center"/>
            </w:pPr>
            <w:r w:rsidRPr="0037562D">
              <w:rPr>
                <w:rFonts w:ascii="Times New Roman" w:eastAsia="Times New Roman" w:hAnsi="Times New Roman" w:cs="Times New Roman"/>
                <w:b/>
                <w:bCs/>
                <w:sz w:val="24"/>
                <w:szCs w:val="24"/>
              </w:rPr>
              <w:t>Average number of hours worked per day</w:t>
            </w:r>
          </w:p>
        </w:tc>
        <w:tc>
          <w:tcPr>
            <w:tcW w:w="1440" w:type="dxa"/>
            <w:tcMar>
              <w:left w:w="108" w:type="dxa"/>
              <w:right w:w="108" w:type="dxa"/>
            </w:tcMar>
            <w:vAlign w:val="center"/>
          </w:tcPr>
          <w:p w14:paraId="6562FF63" w14:textId="77777777" w:rsidR="00B33947" w:rsidRPr="0037562D" w:rsidRDefault="00B33947">
            <w:pPr>
              <w:jc w:val="center"/>
            </w:pPr>
            <w:r w:rsidRPr="0037562D">
              <w:rPr>
                <w:rFonts w:ascii="Times New Roman" w:eastAsia="Times New Roman" w:hAnsi="Times New Roman" w:cs="Times New Roman"/>
                <w:b/>
                <w:bCs/>
                <w:sz w:val="24"/>
                <w:szCs w:val="24"/>
              </w:rPr>
              <w:t>In what production activities did these household members work?</w:t>
            </w:r>
          </w:p>
        </w:tc>
        <w:tc>
          <w:tcPr>
            <w:tcW w:w="1440" w:type="dxa"/>
            <w:tcMar>
              <w:left w:w="108" w:type="dxa"/>
              <w:right w:w="108" w:type="dxa"/>
            </w:tcMar>
            <w:vAlign w:val="center"/>
          </w:tcPr>
          <w:p w14:paraId="21EC5880"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CROP production (including perennial crops):</w:t>
            </w:r>
          </w:p>
        </w:tc>
        <w:tc>
          <w:tcPr>
            <w:tcW w:w="1440" w:type="dxa"/>
            <w:tcMar>
              <w:left w:w="108" w:type="dxa"/>
              <w:right w:w="108" w:type="dxa"/>
            </w:tcMar>
            <w:vAlign w:val="center"/>
          </w:tcPr>
          <w:p w14:paraId="030BF0AF"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LIVESTOCK production:</w:t>
            </w:r>
          </w:p>
        </w:tc>
        <w:tc>
          <w:tcPr>
            <w:tcW w:w="1440" w:type="dxa"/>
            <w:tcMar>
              <w:left w:w="108" w:type="dxa"/>
              <w:right w:w="108" w:type="dxa"/>
            </w:tcMar>
            <w:vAlign w:val="center"/>
          </w:tcPr>
          <w:p w14:paraId="7C1D164E"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FISH production:</w:t>
            </w:r>
          </w:p>
        </w:tc>
        <w:tc>
          <w:tcPr>
            <w:tcW w:w="1440" w:type="dxa"/>
            <w:tcMar>
              <w:left w:w="108" w:type="dxa"/>
              <w:right w:w="108" w:type="dxa"/>
            </w:tcMar>
            <w:vAlign w:val="center"/>
          </w:tcPr>
          <w:p w14:paraId="02ED990A"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TREES production (e.g., for wood, bark, rubber):</w:t>
            </w:r>
          </w:p>
        </w:tc>
        <w:tc>
          <w:tcPr>
            <w:tcW w:w="1440" w:type="dxa"/>
            <w:tcMar>
              <w:left w:w="108" w:type="dxa"/>
              <w:right w:w="108" w:type="dxa"/>
            </w:tcMar>
            <w:vAlign w:val="center"/>
          </w:tcPr>
          <w:p w14:paraId="7014D1FF"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HONEY production:</w:t>
            </w:r>
          </w:p>
        </w:tc>
      </w:tr>
      <w:tr w:rsidR="00B33947" w:rsidRPr="0037562D" w14:paraId="42FD03C7" w14:textId="77777777" w:rsidTr="38A640D1">
        <w:trPr>
          <w:trHeight w:val="420"/>
        </w:trPr>
        <w:tc>
          <w:tcPr>
            <w:tcW w:w="1440" w:type="dxa"/>
            <w:tcMar>
              <w:left w:w="108" w:type="dxa"/>
              <w:right w:w="108" w:type="dxa"/>
            </w:tcMar>
            <w:vAlign w:val="center"/>
          </w:tcPr>
          <w:p w14:paraId="63150780"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38CDB715"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46F56497"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4F20C507"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37338505"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4E82E4BC"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0E8DEAEC"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757A256A"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69FA50DC" w14:textId="77777777" w:rsidR="00B33947" w:rsidRPr="0037562D" w:rsidRDefault="00B33947">
            <w:pPr>
              <w:jc w:val="center"/>
            </w:pPr>
            <w:r w:rsidRPr="0037562D">
              <w:rPr>
                <w:rFonts w:ascii="Times New Roman" w:eastAsia="Times New Roman" w:hAnsi="Times New Roman" w:cs="Times New Roman"/>
                <w:b/>
                <w:bCs/>
                <w:sz w:val="24"/>
                <w:szCs w:val="24"/>
              </w:rPr>
              <w:t>…</w:t>
            </w:r>
          </w:p>
        </w:tc>
      </w:tr>
      <w:tr w:rsidR="00B33947" w:rsidRPr="0037562D" w14:paraId="468D388A" w14:textId="77777777" w:rsidTr="38A640D1">
        <w:trPr>
          <w:trHeight w:val="510"/>
        </w:trPr>
        <w:tc>
          <w:tcPr>
            <w:tcW w:w="1440" w:type="dxa"/>
            <w:tcMar>
              <w:left w:w="108" w:type="dxa"/>
              <w:right w:w="108" w:type="dxa"/>
            </w:tcMar>
            <w:vAlign w:val="center"/>
          </w:tcPr>
          <w:p w14:paraId="7F86CCCB" w14:textId="77777777" w:rsidR="00B33947" w:rsidRPr="0037562D" w:rsidRDefault="00B33947">
            <w:pPr>
              <w:jc w:val="center"/>
            </w:pPr>
            <w:r w:rsidRPr="0037562D">
              <w:rPr>
                <w:rFonts w:ascii="Times New Roman" w:eastAsia="Times New Roman" w:hAnsi="Times New Roman" w:cs="Times New Roman"/>
                <w:b/>
                <w:bCs/>
                <w:sz w:val="24"/>
                <w:szCs w:val="24"/>
              </w:rPr>
              <w:t>SEASON 4</w:t>
            </w:r>
          </w:p>
        </w:tc>
        <w:tc>
          <w:tcPr>
            <w:tcW w:w="11520" w:type="dxa"/>
            <w:gridSpan w:val="8"/>
            <w:tcMar>
              <w:left w:w="108" w:type="dxa"/>
              <w:right w:w="108" w:type="dxa"/>
            </w:tcMar>
            <w:vAlign w:val="center"/>
          </w:tcPr>
          <w:p w14:paraId="716B9056" w14:textId="77777777" w:rsidR="00B33947" w:rsidRPr="0037562D" w:rsidRDefault="00B33947">
            <w:pPr>
              <w:rPr>
                <w:rFonts w:ascii="Times New Roman" w:eastAsia="Times New Roman" w:hAnsi="Times New Roman" w:cs="Times New Roman"/>
                <w:i/>
                <w:color w:val="808080" w:themeColor="background1" w:themeShade="80"/>
                <w:sz w:val="24"/>
                <w:szCs w:val="24"/>
              </w:rPr>
            </w:pPr>
            <w:r w:rsidRPr="0037562D">
              <w:rPr>
                <w:rFonts w:ascii="Times New Roman" w:eastAsia="Times New Roman" w:hAnsi="Times New Roman" w:cs="Times New Roman"/>
                <w:b/>
                <w:sz w:val="24"/>
                <w:szCs w:val="24"/>
              </w:rPr>
              <w:t xml:space="preserve">Select the months worked per year for SEASON 1: </w:t>
            </w:r>
            <w:r w:rsidRPr="0037562D">
              <w:rPr>
                <w:rFonts w:ascii="Times New Roman" w:eastAsia="Times New Roman" w:hAnsi="Times New Roman" w:cs="Times New Roman"/>
                <w:i/>
                <w:color w:val="808080" w:themeColor="background1" w:themeShade="80"/>
                <w:sz w:val="24"/>
                <w:szCs w:val="24"/>
              </w:rPr>
              <w:t>JAN  FEB  MAR  ABR  MAY  JUN JUL  AGO  SEP  OCT  NOV  DEC</w:t>
            </w:r>
          </w:p>
        </w:tc>
      </w:tr>
      <w:tr w:rsidR="00B33947" w:rsidRPr="0037562D" w14:paraId="6B920B7C" w14:textId="77777777" w:rsidTr="38A640D1">
        <w:trPr>
          <w:trHeight w:val="2070"/>
        </w:trPr>
        <w:tc>
          <w:tcPr>
            <w:tcW w:w="1440" w:type="dxa"/>
            <w:tcMar>
              <w:left w:w="108" w:type="dxa"/>
              <w:right w:w="108" w:type="dxa"/>
            </w:tcMar>
            <w:vAlign w:val="center"/>
          </w:tcPr>
          <w:p w14:paraId="32BEE55E" w14:textId="77777777" w:rsidR="00B33947" w:rsidRPr="0037562D" w:rsidRDefault="00B33947">
            <w:pPr>
              <w:jc w:val="center"/>
            </w:pPr>
            <w:r w:rsidRPr="0037562D">
              <w:rPr>
                <w:rFonts w:ascii="Times New Roman" w:eastAsia="Times New Roman" w:hAnsi="Times New Roman" w:cs="Times New Roman"/>
                <w:b/>
                <w:bCs/>
                <w:sz w:val="24"/>
                <w:szCs w:val="24"/>
              </w:rPr>
              <w:t>Household members</w:t>
            </w:r>
          </w:p>
        </w:tc>
        <w:tc>
          <w:tcPr>
            <w:tcW w:w="1440" w:type="dxa"/>
            <w:tcMar>
              <w:left w:w="108" w:type="dxa"/>
              <w:right w:w="108" w:type="dxa"/>
            </w:tcMar>
            <w:vAlign w:val="center"/>
          </w:tcPr>
          <w:p w14:paraId="60721BD1" w14:textId="77777777" w:rsidR="00B33947" w:rsidRPr="0037562D" w:rsidRDefault="00B33947">
            <w:pPr>
              <w:jc w:val="center"/>
            </w:pPr>
            <w:r w:rsidRPr="0037562D">
              <w:rPr>
                <w:rFonts w:ascii="Times New Roman" w:eastAsia="Times New Roman" w:hAnsi="Times New Roman" w:cs="Times New Roman"/>
                <w:b/>
                <w:bCs/>
                <w:sz w:val="24"/>
                <w:szCs w:val="24"/>
              </w:rPr>
              <w:t>Number of workers</w:t>
            </w:r>
          </w:p>
        </w:tc>
        <w:tc>
          <w:tcPr>
            <w:tcW w:w="1440" w:type="dxa"/>
            <w:tcMar>
              <w:left w:w="108" w:type="dxa"/>
              <w:right w:w="108" w:type="dxa"/>
            </w:tcMar>
            <w:vAlign w:val="center"/>
          </w:tcPr>
          <w:p w14:paraId="14A20482" w14:textId="77777777" w:rsidR="00B33947" w:rsidRPr="0037562D" w:rsidRDefault="00B33947">
            <w:pPr>
              <w:jc w:val="center"/>
            </w:pPr>
            <w:r w:rsidRPr="0037562D">
              <w:rPr>
                <w:rFonts w:ascii="Times New Roman" w:eastAsia="Times New Roman" w:hAnsi="Times New Roman" w:cs="Times New Roman"/>
                <w:b/>
                <w:bCs/>
                <w:sz w:val="24"/>
                <w:szCs w:val="24"/>
              </w:rPr>
              <w:t>Average number of hours worked per day</w:t>
            </w:r>
          </w:p>
        </w:tc>
        <w:tc>
          <w:tcPr>
            <w:tcW w:w="1440" w:type="dxa"/>
            <w:tcMar>
              <w:left w:w="108" w:type="dxa"/>
              <w:right w:w="108" w:type="dxa"/>
            </w:tcMar>
            <w:vAlign w:val="center"/>
          </w:tcPr>
          <w:p w14:paraId="2693B211" w14:textId="77777777" w:rsidR="00B33947" w:rsidRPr="0037562D" w:rsidRDefault="00B33947">
            <w:pPr>
              <w:jc w:val="center"/>
            </w:pPr>
            <w:r w:rsidRPr="0037562D">
              <w:rPr>
                <w:rFonts w:ascii="Times New Roman" w:eastAsia="Times New Roman" w:hAnsi="Times New Roman" w:cs="Times New Roman"/>
                <w:b/>
                <w:bCs/>
                <w:sz w:val="24"/>
                <w:szCs w:val="24"/>
              </w:rPr>
              <w:t>In what production activities did these household members work?</w:t>
            </w:r>
          </w:p>
        </w:tc>
        <w:tc>
          <w:tcPr>
            <w:tcW w:w="1440" w:type="dxa"/>
            <w:tcMar>
              <w:left w:w="108" w:type="dxa"/>
              <w:right w:w="108" w:type="dxa"/>
            </w:tcMar>
            <w:vAlign w:val="center"/>
          </w:tcPr>
          <w:p w14:paraId="0B22EA8E"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CROP production (including perennial crops):</w:t>
            </w:r>
          </w:p>
        </w:tc>
        <w:tc>
          <w:tcPr>
            <w:tcW w:w="1440" w:type="dxa"/>
            <w:tcMar>
              <w:left w:w="108" w:type="dxa"/>
              <w:right w:w="108" w:type="dxa"/>
            </w:tcMar>
            <w:vAlign w:val="center"/>
          </w:tcPr>
          <w:p w14:paraId="558CFBC9"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LIVESTOCK production:</w:t>
            </w:r>
          </w:p>
        </w:tc>
        <w:tc>
          <w:tcPr>
            <w:tcW w:w="1440" w:type="dxa"/>
            <w:tcMar>
              <w:left w:w="108" w:type="dxa"/>
              <w:right w:w="108" w:type="dxa"/>
            </w:tcMar>
            <w:vAlign w:val="center"/>
          </w:tcPr>
          <w:p w14:paraId="1CA442AF"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FISH production:</w:t>
            </w:r>
          </w:p>
        </w:tc>
        <w:tc>
          <w:tcPr>
            <w:tcW w:w="1440" w:type="dxa"/>
            <w:tcMar>
              <w:left w:w="108" w:type="dxa"/>
              <w:right w:w="108" w:type="dxa"/>
            </w:tcMar>
            <w:vAlign w:val="center"/>
          </w:tcPr>
          <w:p w14:paraId="649F064B"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TREES production (e.g., for wood, bark, rubber):</w:t>
            </w:r>
          </w:p>
        </w:tc>
        <w:tc>
          <w:tcPr>
            <w:tcW w:w="1440" w:type="dxa"/>
            <w:tcMar>
              <w:left w:w="108" w:type="dxa"/>
              <w:right w:w="108" w:type="dxa"/>
            </w:tcMar>
            <w:vAlign w:val="center"/>
          </w:tcPr>
          <w:p w14:paraId="43C15977"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HONEY production:</w:t>
            </w:r>
          </w:p>
        </w:tc>
      </w:tr>
      <w:tr w:rsidR="00B33947" w:rsidRPr="0037562D" w14:paraId="6E5377E6" w14:textId="77777777" w:rsidTr="38A640D1">
        <w:trPr>
          <w:trHeight w:val="420"/>
        </w:trPr>
        <w:tc>
          <w:tcPr>
            <w:tcW w:w="1440" w:type="dxa"/>
            <w:tcMar>
              <w:left w:w="108" w:type="dxa"/>
              <w:right w:w="108" w:type="dxa"/>
            </w:tcMar>
            <w:vAlign w:val="center"/>
          </w:tcPr>
          <w:p w14:paraId="5CCF8B68"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2123FC42"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7C9143E5"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6BE692D0"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079B21B0"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6568149B"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64EB7CEF"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3924DBFA" w14:textId="77777777" w:rsidR="00B33947" w:rsidRPr="0037562D" w:rsidRDefault="00B33947">
            <w:pPr>
              <w:jc w:val="center"/>
            </w:pPr>
            <w:r w:rsidRPr="0037562D">
              <w:rPr>
                <w:rFonts w:ascii="Times New Roman" w:eastAsia="Times New Roman" w:hAnsi="Times New Roman" w:cs="Times New Roman"/>
                <w:b/>
                <w:bCs/>
                <w:sz w:val="24"/>
                <w:szCs w:val="24"/>
              </w:rPr>
              <w:t>…</w:t>
            </w:r>
          </w:p>
        </w:tc>
        <w:tc>
          <w:tcPr>
            <w:tcW w:w="1440" w:type="dxa"/>
            <w:tcMar>
              <w:left w:w="108" w:type="dxa"/>
              <w:right w:w="108" w:type="dxa"/>
            </w:tcMar>
            <w:vAlign w:val="center"/>
          </w:tcPr>
          <w:p w14:paraId="5617E906" w14:textId="77777777" w:rsidR="00B33947" w:rsidRPr="0037562D" w:rsidRDefault="00B33947">
            <w:pPr>
              <w:jc w:val="center"/>
            </w:pPr>
            <w:r w:rsidRPr="0037562D">
              <w:rPr>
                <w:rFonts w:ascii="Times New Roman" w:eastAsia="Times New Roman" w:hAnsi="Times New Roman" w:cs="Times New Roman"/>
                <w:b/>
                <w:bCs/>
                <w:sz w:val="24"/>
                <w:szCs w:val="24"/>
              </w:rPr>
              <w:t>…</w:t>
            </w:r>
          </w:p>
        </w:tc>
      </w:tr>
    </w:tbl>
    <w:p w14:paraId="132BA1E7" w14:textId="77777777" w:rsidR="00B33947" w:rsidRPr="0037562D" w:rsidRDefault="00B33947" w:rsidP="00B33947"/>
    <w:p w14:paraId="62FDCF89" w14:textId="77777777" w:rsidR="00B33947" w:rsidRPr="0037562D" w:rsidRDefault="00B33947" w:rsidP="00B33947">
      <w:pPr>
        <w:pStyle w:val="Questions"/>
      </w:pPr>
      <w:r w:rsidRPr="0037562D">
        <w:t>Hired/Free/Exchange Labourers working PERMANENTLY (all year around) on your farm:</w:t>
      </w:r>
    </w:p>
    <w:tbl>
      <w:tblPr>
        <w:tblW w:w="0" w:type="auto"/>
        <w:tblLayout w:type="fixed"/>
        <w:tblLook w:val="04A0" w:firstRow="1" w:lastRow="0" w:firstColumn="1" w:lastColumn="0" w:noHBand="0" w:noVBand="1"/>
      </w:tblPr>
      <w:tblGrid>
        <w:gridCol w:w="1440"/>
        <w:gridCol w:w="1440"/>
        <w:gridCol w:w="1440"/>
        <w:gridCol w:w="1440"/>
        <w:gridCol w:w="1440"/>
        <w:gridCol w:w="1440"/>
        <w:gridCol w:w="1440"/>
        <w:gridCol w:w="1440"/>
        <w:gridCol w:w="1440"/>
      </w:tblGrid>
      <w:tr w:rsidR="00B33947" w:rsidRPr="0037562D" w14:paraId="3E19E26A" w14:textId="77777777">
        <w:trPr>
          <w:trHeight w:val="2070"/>
        </w:trPr>
        <w:tc>
          <w:tcPr>
            <w:tcW w:w="1440" w:type="dxa"/>
            <w:tcMar>
              <w:left w:w="108" w:type="dxa"/>
              <w:right w:w="108" w:type="dxa"/>
            </w:tcMar>
            <w:vAlign w:val="center"/>
          </w:tcPr>
          <w:p w14:paraId="3E0F9F8C" w14:textId="77777777" w:rsidR="00B33947" w:rsidRPr="00964508" w:rsidRDefault="00B33947">
            <w:pPr>
              <w:jc w:val="center"/>
              <w:rPr>
                <w:rFonts w:ascii="Times New Roman" w:eastAsia="Times New Roman" w:hAnsi="Times New Roman" w:cs="Times New Roman"/>
                <w:b/>
                <w:sz w:val="24"/>
                <w:szCs w:val="24"/>
              </w:rPr>
            </w:pPr>
            <w:r w:rsidRPr="00964508">
              <w:rPr>
                <w:rFonts w:ascii="Times New Roman" w:eastAsia="Times New Roman" w:hAnsi="Times New Roman" w:cs="Times New Roman"/>
                <w:b/>
                <w:sz w:val="24"/>
                <w:szCs w:val="24"/>
              </w:rPr>
              <w:lastRenderedPageBreak/>
              <w:t>Hired / Free / Exchange Labourers</w:t>
            </w:r>
          </w:p>
        </w:tc>
        <w:tc>
          <w:tcPr>
            <w:tcW w:w="1440" w:type="dxa"/>
            <w:tcMar>
              <w:left w:w="108" w:type="dxa"/>
              <w:right w:w="108" w:type="dxa"/>
            </w:tcMar>
            <w:vAlign w:val="center"/>
          </w:tcPr>
          <w:p w14:paraId="7868A376" w14:textId="77777777" w:rsidR="00B33947" w:rsidRPr="0037562D" w:rsidRDefault="00B33947">
            <w:pPr>
              <w:jc w:val="center"/>
            </w:pPr>
            <w:r w:rsidRPr="0037562D">
              <w:rPr>
                <w:rFonts w:ascii="Times New Roman" w:eastAsia="Times New Roman" w:hAnsi="Times New Roman" w:cs="Times New Roman"/>
                <w:b/>
                <w:bCs/>
                <w:sz w:val="24"/>
                <w:szCs w:val="24"/>
              </w:rPr>
              <w:t>Number of workers</w:t>
            </w:r>
          </w:p>
        </w:tc>
        <w:tc>
          <w:tcPr>
            <w:tcW w:w="1440" w:type="dxa"/>
            <w:tcMar>
              <w:left w:w="108" w:type="dxa"/>
              <w:right w:w="108" w:type="dxa"/>
            </w:tcMar>
            <w:vAlign w:val="center"/>
          </w:tcPr>
          <w:p w14:paraId="6153CB65" w14:textId="77777777" w:rsidR="00B33947" w:rsidRPr="0037562D" w:rsidRDefault="00B33947">
            <w:pPr>
              <w:jc w:val="center"/>
            </w:pPr>
            <w:r w:rsidRPr="0037562D">
              <w:rPr>
                <w:rFonts w:ascii="Times New Roman" w:eastAsia="Times New Roman" w:hAnsi="Times New Roman" w:cs="Times New Roman"/>
                <w:b/>
                <w:bCs/>
                <w:sz w:val="24"/>
                <w:szCs w:val="24"/>
              </w:rPr>
              <w:t>Average number of hours worked per day</w:t>
            </w:r>
          </w:p>
        </w:tc>
        <w:tc>
          <w:tcPr>
            <w:tcW w:w="1440" w:type="dxa"/>
            <w:tcMar>
              <w:left w:w="108" w:type="dxa"/>
              <w:right w:w="108" w:type="dxa"/>
            </w:tcMar>
            <w:vAlign w:val="center"/>
          </w:tcPr>
          <w:p w14:paraId="66AEC053" w14:textId="77777777" w:rsidR="00B33947" w:rsidRPr="0037562D" w:rsidRDefault="00B33947">
            <w:pPr>
              <w:jc w:val="center"/>
            </w:pPr>
            <w:r w:rsidRPr="0037562D">
              <w:rPr>
                <w:rFonts w:ascii="Times New Roman" w:eastAsia="Times New Roman" w:hAnsi="Times New Roman" w:cs="Times New Roman"/>
                <w:b/>
                <w:bCs/>
                <w:sz w:val="24"/>
                <w:szCs w:val="24"/>
              </w:rPr>
              <w:t>In what production activities did these household members work?</w:t>
            </w:r>
          </w:p>
        </w:tc>
        <w:tc>
          <w:tcPr>
            <w:tcW w:w="1440" w:type="dxa"/>
            <w:tcMar>
              <w:left w:w="108" w:type="dxa"/>
              <w:right w:w="108" w:type="dxa"/>
            </w:tcMar>
            <w:vAlign w:val="center"/>
          </w:tcPr>
          <w:p w14:paraId="591519CD"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CROP production (including perennial crops):</w:t>
            </w:r>
          </w:p>
        </w:tc>
        <w:tc>
          <w:tcPr>
            <w:tcW w:w="1440" w:type="dxa"/>
            <w:tcMar>
              <w:left w:w="108" w:type="dxa"/>
              <w:right w:w="108" w:type="dxa"/>
            </w:tcMar>
            <w:vAlign w:val="center"/>
          </w:tcPr>
          <w:p w14:paraId="198BABA9"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LIVESTOCK production:</w:t>
            </w:r>
          </w:p>
        </w:tc>
        <w:tc>
          <w:tcPr>
            <w:tcW w:w="1440" w:type="dxa"/>
            <w:tcMar>
              <w:left w:w="108" w:type="dxa"/>
              <w:right w:w="108" w:type="dxa"/>
            </w:tcMar>
            <w:vAlign w:val="center"/>
          </w:tcPr>
          <w:p w14:paraId="1E45323C"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FISH production:</w:t>
            </w:r>
          </w:p>
        </w:tc>
        <w:tc>
          <w:tcPr>
            <w:tcW w:w="1440" w:type="dxa"/>
            <w:tcMar>
              <w:left w:w="108" w:type="dxa"/>
              <w:right w:w="108" w:type="dxa"/>
            </w:tcMar>
            <w:vAlign w:val="center"/>
          </w:tcPr>
          <w:p w14:paraId="5FA4F858"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TREES production (e.g., for wood, bark, rubber):</w:t>
            </w:r>
          </w:p>
        </w:tc>
        <w:tc>
          <w:tcPr>
            <w:tcW w:w="1440" w:type="dxa"/>
            <w:tcMar>
              <w:left w:w="108" w:type="dxa"/>
              <w:right w:w="108" w:type="dxa"/>
            </w:tcMar>
            <w:vAlign w:val="center"/>
          </w:tcPr>
          <w:p w14:paraId="56D82BEC" w14:textId="77777777" w:rsidR="00B33947" w:rsidRPr="0037562D" w:rsidRDefault="00B33947">
            <w:pPr>
              <w:jc w:val="center"/>
            </w:pPr>
            <w:r w:rsidRPr="0037562D">
              <w:rPr>
                <w:rFonts w:ascii="Times New Roman" w:eastAsia="Times New Roman" w:hAnsi="Times New Roman" w:cs="Times New Roman"/>
                <w:b/>
                <w:bCs/>
                <w:sz w:val="24"/>
                <w:szCs w:val="24"/>
              </w:rPr>
              <w:t>Select the activities perform for HONEY production:</w:t>
            </w:r>
          </w:p>
        </w:tc>
      </w:tr>
      <w:tr w:rsidR="00B33947" w:rsidRPr="0037562D" w14:paraId="331E78B3" w14:textId="77777777">
        <w:trPr>
          <w:trHeight w:val="1260"/>
        </w:trPr>
        <w:tc>
          <w:tcPr>
            <w:tcW w:w="1440" w:type="dxa"/>
            <w:tcMar>
              <w:left w:w="108" w:type="dxa"/>
              <w:right w:w="108" w:type="dxa"/>
            </w:tcMar>
            <w:vAlign w:val="center"/>
          </w:tcPr>
          <w:p w14:paraId="020FC2A5" w14:textId="77777777" w:rsidR="00B33947" w:rsidRPr="0037562D" w:rsidRDefault="00B33947" w:rsidP="00630BC0">
            <w:pPr>
              <w:pStyle w:val="ListParagraph"/>
              <w:numPr>
                <w:ilvl w:val="0"/>
                <w:numId w:val="8"/>
              </w:numPr>
              <w:spacing w:after="0" w:line="240" w:lineRule="auto"/>
            </w:pPr>
            <w:r w:rsidRPr="0037562D">
              <w:t>Male adults of working age (</w:t>
            </w:r>
            <w:r w:rsidRPr="0037562D">
              <w:rPr>
                <w:color w:val="000000" w:themeColor="text1"/>
              </w:rPr>
              <w:t>≥18 and ≤65</w:t>
            </w:r>
            <w:r w:rsidRPr="0037562D">
              <w:t xml:space="preserve"> years old) </w:t>
            </w:r>
          </w:p>
        </w:tc>
        <w:tc>
          <w:tcPr>
            <w:tcW w:w="1440" w:type="dxa"/>
            <w:tcMar>
              <w:left w:w="108" w:type="dxa"/>
              <w:right w:w="108" w:type="dxa"/>
            </w:tcMar>
            <w:vAlign w:val="center"/>
          </w:tcPr>
          <w:p w14:paraId="31AAE805"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0493C484"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33E6A50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3255529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0E4F01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07F70C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2BA9D93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2DFED1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23C5348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5F7C9F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4AF122B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1FCD474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2135551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60E912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47E33C5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738DBD4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1FA31C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4F7898E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608EE93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w:t>
            </w:r>
            <w:r w:rsidRPr="0037562D">
              <w:rPr>
                <w:rFonts w:ascii="Calibri" w:eastAsia="Calibri" w:hAnsi="Calibri" w:cs="Calibri"/>
                <w:i/>
                <w:iCs/>
                <w:color w:val="808080" w:themeColor="background1" w:themeShade="80"/>
              </w:rPr>
              <w:lastRenderedPageBreak/>
              <w:t>grinding, grating, etc.).</w:t>
            </w:r>
          </w:p>
          <w:p w14:paraId="659633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4E54085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8D085E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42AE1E1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2CC598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338588A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24D88E5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22D97C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0C84F70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640633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w:t>
            </w:r>
            <w:r w:rsidRPr="0037562D">
              <w:rPr>
                <w:rFonts w:ascii="Calibri" w:eastAsia="Calibri" w:hAnsi="Calibri" w:cs="Calibri"/>
                <w:i/>
                <w:iCs/>
                <w:color w:val="808080" w:themeColor="background1" w:themeShade="80"/>
              </w:rPr>
              <w:lastRenderedPageBreak/>
              <w:t>cleaning, repairs)</w:t>
            </w:r>
          </w:p>
          <w:p w14:paraId="5CE3E2B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2D7E222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AF14CE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61FCA6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3CA4A9C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1411575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784F57C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16E649B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1BA72A7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7715763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Filleting and processing.</w:t>
            </w:r>
          </w:p>
          <w:p w14:paraId="0D650B6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787325C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47D992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168BD2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7A2CD76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2551907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45212397"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235F2E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1580F12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0EB05E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w:t>
            </w:r>
            <w:r w:rsidRPr="0037562D">
              <w:rPr>
                <w:rFonts w:ascii="Calibri" w:eastAsia="Calibri" w:hAnsi="Calibri" w:cs="Calibri"/>
                <w:i/>
                <w:iCs/>
                <w:color w:val="808080" w:themeColor="background1" w:themeShade="80"/>
              </w:rPr>
              <w:lastRenderedPageBreak/>
              <w:t>management.</w:t>
            </w:r>
          </w:p>
          <w:p w14:paraId="1F282A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6304A36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43FDEC0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F53BBA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4A53C97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0B64D08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35A1371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04CA677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63EFDD00"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03FE3F9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4BDB32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2B8F8B84" w14:textId="77777777">
        <w:trPr>
          <w:trHeight w:val="555"/>
        </w:trPr>
        <w:tc>
          <w:tcPr>
            <w:tcW w:w="1440" w:type="dxa"/>
            <w:tcMar>
              <w:left w:w="108" w:type="dxa"/>
              <w:right w:w="108" w:type="dxa"/>
            </w:tcMar>
            <w:vAlign w:val="center"/>
          </w:tcPr>
          <w:p w14:paraId="33092FAA" w14:textId="77777777" w:rsidR="00B33947" w:rsidRPr="0037562D" w:rsidRDefault="00B33947" w:rsidP="00630BC0">
            <w:pPr>
              <w:pStyle w:val="ListParagraph"/>
              <w:numPr>
                <w:ilvl w:val="0"/>
                <w:numId w:val="8"/>
              </w:numPr>
              <w:spacing w:after="0" w:line="240" w:lineRule="auto"/>
            </w:pPr>
            <w:r w:rsidRPr="0037562D">
              <w:t>Female adults of working age (</w:t>
            </w:r>
            <w:r w:rsidRPr="0037562D">
              <w:rPr>
                <w:color w:val="000000" w:themeColor="text1"/>
              </w:rPr>
              <w:t>≥18 and ≤65</w:t>
            </w:r>
            <w:r w:rsidRPr="0037562D">
              <w:t xml:space="preserve"> years old)</w:t>
            </w:r>
          </w:p>
        </w:tc>
        <w:tc>
          <w:tcPr>
            <w:tcW w:w="1440" w:type="dxa"/>
            <w:tcMar>
              <w:left w:w="108" w:type="dxa"/>
              <w:right w:w="108" w:type="dxa"/>
            </w:tcMar>
            <w:vAlign w:val="center"/>
          </w:tcPr>
          <w:p w14:paraId="02764EEC"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0FBE7620"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18C65A8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0C8CDB8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12CE404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0D85B2A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5D235AA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3058A18A"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5339F6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1BE4E9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2CD91C0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2015A62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79938C3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2C78063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1392F77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082BA23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0CFBBF2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30DFF49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1AB7D12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Processing (milling, grinding, grating, etc.).</w:t>
            </w:r>
          </w:p>
          <w:p w14:paraId="18E0704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7540583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084281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2901ED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49F262A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72C06B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5AE23F3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34A1238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4DD1BD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518184C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w:t>
            </w:r>
            <w:r w:rsidRPr="0037562D">
              <w:rPr>
                <w:rFonts w:ascii="Calibri" w:eastAsia="Calibri" w:hAnsi="Calibri" w:cs="Calibri"/>
                <w:i/>
                <w:iCs/>
                <w:color w:val="808080" w:themeColor="background1" w:themeShade="80"/>
              </w:rPr>
              <w:lastRenderedPageBreak/>
              <w:t>and shelter (e.g., cleaning, repairs)</w:t>
            </w:r>
          </w:p>
          <w:p w14:paraId="70CFD4A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701E0F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4C4057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B566A59"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D3ABFE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71E01BF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3D9E9F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09566B9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53696D2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0E8D0B9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Filleting and processing.</w:t>
            </w:r>
          </w:p>
          <w:p w14:paraId="54038A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26F0FBF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5FE371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4949F2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54AAC30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607F8C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6ADF7D9F"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1AE337B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19DD6A8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5E4CB15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Pest and disease management.</w:t>
            </w:r>
          </w:p>
          <w:p w14:paraId="3F3BE01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7711E1B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040D559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E99648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2DB2BE1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3D32C4B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5FB20E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4CD00E8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64CB67C0"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6A582ED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40A55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r>
      <w:tr w:rsidR="00B33947" w:rsidRPr="0037562D" w14:paraId="1AB5E9C6" w14:textId="77777777">
        <w:trPr>
          <w:trHeight w:val="150"/>
        </w:trPr>
        <w:tc>
          <w:tcPr>
            <w:tcW w:w="1440" w:type="dxa"/>
            <w:tcMar>
              <w:left w:w="108" w:type="dxa"/>
              <w:right w:w="108" w:type="dxa"/>
            </w:tcMar>
            <w:vAlign w:val="center"/>
          </w:tcPr>
          <w:p w14:paraId="3CE80AB0" w14:textId="77777777" w:rsidR="00B33947" w:rsidRPr="0037562D" w:rsidRDefault="00B33947" w:rsidP="00630BC0">
            <w:pPr>
              <w:pStyle w:val="ListParagraph"/>
              <w:numPr>
                <w:ilvl w:val="0"/>
                <w:numId w:val="8"/>
              </w:numPr>
              <w:spacing w:after="0" w:line="240" w:lineRule="auto"/>
            </w:pPr>
            <w:r w:rsidRPr="0037562D">
              <w:lastRenderedPageBreak/>
              <w:t xml:space="preserve">Male adults not of working age (&gt;65 years old) </w:t>
            </w:r>
          </w:p>
        </w:tc>
        <w:tc>
          <w:tcPr>
            <w:tcW w:w="1440" w:type="dxa"/>
            <w:tcMar>
              <w:left w:w="108" w:type="dxa"/>
              <w:right w:w="108" w:type="dxa"/>
            </w:tcMar>
            <w:vAlign w:val="center"/>
          </w:tcPr>
          <w:p w14:paraId="2CEEE392"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639D2583"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1EB50BC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229093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1F7A4B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31B0BE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64893EB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0038DDBD"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209F3F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1855DE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313D8B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211CDC4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6B3B6D8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61E5B6C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44A2998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2CE8E60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7DCE4CE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6E69EF8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7116AFD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Processing (milling, grinding, grating, etc.).</w:t>
            </w:r>
          </w:p>
          <w:p w14:paraId="0E647B9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3FE5F10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35D451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5C30FE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5E9842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1249D3E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35541B6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76AC960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5605B4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33EAD13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w:t>
            </w:r>
            <w:r w:rsidRPr="0037562D">
              <w:rPr>
                <w:rFonts w:ascii="Calibri" w:eastAsia="Calibri" w:hAnsi="Calibri" w:cs="Calibri"/>
                <w:i/>
                <w:iCs/>
                <w:color w:val="808080" w:themeColor="background1" w:themeShade="80"/>
              </w:rPr>
              <w:lastRenderedPageBreak/>
              <w:t>of housing and shelter (e.g., cleaning, repairs)</w:t>
            </w:r>
          </w:p>
          <w:p w14:paraId="5268293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010199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558023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C5A216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78BFF91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77C4D8C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55BD9A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65D7F2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286C9CE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69CC4A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5D4458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2214A23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C9FE63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D4F4B0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5FD57B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31A75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191792B1"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38635DB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570E8E3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6472CD4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Pest and disease management.</w:t>
            </w:r>
          </w:p>
          <w:p w14:paraId="233A6CA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1366CA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698045D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9050C1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51AEDD2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3C65E2C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2BB9B11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0DCB1C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440BFC4B"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ADAA14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06A57C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r>
      <w:tr w:rsidR="00B33947" w:rsidRPr="0037562D" w14:paraId="4E134AB0" w14:textId="77777777">
        <w:trPr>
          <w:trHeight w:val="2970"/>
        </w:trPr>
        <w:tc>
          <w:tcPr>
            <w:tcW w:w="1440" w:type="dxa"/>
            <w:tcMar>
              <w:left w:w="108" w:type="dxa"/>
              <w:right w:w="108" w:type="dxa"/>
            </w:tcMar>
            <w:vAlign w:val="center"/>
          </w:tcPr>
          <w:p w14:paraId="4FD6162A" w14:textId="77777777" w:rsidR="00B33947" w:rsidRPr="0037562D" w:rsidRDefault="00B33947" w:rsidP="00630BC0">
            <w:pPr>
              <w:pStyle w:val="ListParagraph"/>
              <w:numPr>
                <w:ilvl w:val="0"/>
                <w:numId w:val="8"/>
              </w:numPr>
              <w:spacing w:after="0" w:line="240" w:lineRule="auto"/>
            </w:pPr>
            <w:r w:rsidRPr="0037562D">
              <w:lastRenderedPageBreak/>
              <w:t>Female adults not of working age (&gt;65 years old)</w:t>
            </w:r>
          </w:p>
        </w:tc>
        <w:tc>
          <w:tcPr>
            <w:tcW w:w="1440" w:type="dxa"/>
            <w:tcMar>
              <w:left w:w="108" w:type="dxa"/>
              <w:right w:w="108" w:type="dxa"/>
            </w:tcMar>
            <w:vAlign w:val="center"/>
          </w:tcPr>
          <w:p w14:paraId="631D1CCD"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6EE6D29D"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282AD1B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0DBB222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5F1939F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65D244E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4EAA08E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6C24DF48"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5D96CB0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CF7F81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4FF5E37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2725684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611DA61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497A5C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764931D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710A28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2DB03D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5D31D81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Cleaning.</w:t>
            </w:r>
          </w:p>
          <w:p w14:paraId="5C3CB5F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201E828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4D814F4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4CC1EE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55CA6D4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51CEB28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01A3C34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02884E2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422AAD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7A5D0D7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5EDADB2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Management of housing and shelter (e.g., cleaning, repairs)</w:t>
            </w:r>
          </w:p>
          <w:p w14:paraId="0D1685A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3411C4F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8BCF54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41B0A5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4C69CD5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11F7023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4C1D6EC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2030480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7747E5B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1C43BD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6DC9974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69BCD54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C4F13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0A7637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40A0271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5B08B38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77DB82BA"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3B3307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2FA4D2F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Pruning and training.</w:t>
            </w:r>
          </w:p>
          <w:p w14:paraId="613DB84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17D43DC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45228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1EF6D4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E3D0BE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06FFB31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1A86E03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4354437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12AC3F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7507892E"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3D26A4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0E93904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activity (Please specify).</w:t>
            </w:r>
          </w:p>
        </w:tc>
      </w:tr>
      <w:tr w:rsidR="00B33947" w:rsidRPr="0037562D" w14:paraId="1A6CF115" w14:textId="77777777">
        <w:trPr>
          <w:trHeight w:val="990"/>
        </w:trPr>
        <w:tc>
          <w:tcPr>
            <w:tcW w:w="1440" w:type="dxa"/>
            <w:tcMar>
              <w:left w:w="108" w:type="dxa"/>
              <w:right w:w="108" w:type="dxa"/>
            </w:tcMar>
            <w:vAlign w:val="center"/>
          </w:tcPr>
          <w:p w14:paraId="552519AD" w14:textId="77777777" w:rsidR="00B33947" w:rsidRPr="0037562D" w:rsidRDefault="00B33947" w:rsidP="00630BC0">
            <w:pPr>
              <w:pStyle w:val="ListParagraph"/>
              <w:numPr>
                <w:ilvl w:val="0"/>
                <w:numId w:val="8"/>
              </w:numPr>
              <w:spacing w:after="0" w:line="240" w:lineRule="auto"/>
            </w:pPr>
            <w:r w:rsidRPr="0037562D">
              <w:lastRenderedPageBreak/>
              <w:t>Male children (&lt;18 years old)</w:t>
            </w:r>
          </w:p>
        </w:tc>
        <w:tc>
          <w:tcPr>
            <w:tcW w:w="1440" w:type="dxa"/>
            <w:tcMar>
              <w:left w:w="108" w:type="dxa"/>
              <w:right w:w="108" w:type="dxa"/>
            </w:tcMar>
            <w:vAlign w:val="center"/>
          </w:tcPr>
          <w:p w14:paraId="0B56F697"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223EB22F"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5A4678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5C957E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6E2F7ED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2F226A5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5656F3F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60D9E21B"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21C419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B1028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35EE1E9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0B18AFA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4D18160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3011DB6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381A64C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679994F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Sorting.</w:t>
            </w:r>
          </w:p>
          <w:p w14:paraId="09F3A93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63AE3C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2E50FEF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7451E3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048918A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A845E5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63232F7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57E1444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7805DD7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140D1CF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561D96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4821049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Wool management</w:t>
            </w:r>
          </w:p>
          <w:p w14:paraId="35B97C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27FB78A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75507A9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B7C61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DACBA0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4669AB8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5EE760F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6D7EEF2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39A9200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w:t>
            </w:r>
            <w:r w:rsidRPr="0037562D">
              <w:rPr>
                <w:rFonts w:ascii="Calibri" w:eastAsia="Calibri" w:hAnsi="Calibri" w:cs="Calibri"/>
                <w:i/>
                <w:iCs/>
                <w:color w:val="808080" w:themeColor="background1" w:themeShade="80"/>
              </w:rPr>
              <w:lastRenderedPageBreak/>
              <w:t>management.</w:t>
            </w:r>
          </w:p>
          <w:p w14:paraId="283D9DC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EDBC0B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2F7C7D3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55DBF62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27E195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A9F182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746DE88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77E7FE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0AFC7F88"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13B53F0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w:t>
            </w:r>
            <w:r w:rsidRPr="0037562D">
              <w:rPr>
                <w:rFonts w:ascii="Calibri" w:eastAsia="Calibri" w:hAnsi="Calibri" w:cs="Calibri"/>
                <w:i/>
                <w:iCs/>
                <w:color w:val="808080" w:themeColor="background1" w:themeShade="80"/>
              </w:rPr>
              <w:lastRenderedPageBreak/>
              <w:t>management.</w:t>
            </w:r>
          </w:p>
          <w:p w14:paraId="2B3EBE7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211E92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2CF7A6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33B2C84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6CB97D5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30A6BF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61DDACA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1034E05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578FAF3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3E40C4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55B07A27" w14:textId="77777777" w:rsidR="00B33947" w:rsidRPr="0037562D" w:rsidRDefault="00B33947">
            <w:pPr>
              <w:spacing w:after="0"/>
            </w:pPr>
            <w:r w:rsidRPr="00964508">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6E4B206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Marketing and sales.</w:t>
            </w:r>
          </w:p>
          <w:p w14:paraId="5327016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337B8274" w14:textId="77777777">
        <w:trPr>
          <w:trHeight w:val="3495"/>
        </w:trPr>
        <w:tc>
          <w:tcPr>
            <w:tcW w:w="1440" w:type="dxa"/>
            <w:tcMar>
              <w:left w:w="108" w:type="dxa"/>
              <w:right w:w="108" w:type="dxa"/>
            </w:tcMar>
            <w:vAlign w:val="center"/>
          </w:tcPr>
          <w:p w14:paraId="60697C5B" w14:textId="77777777" w:rsidR="00B33947" w:rsidRPr="0037562D" w:rsidRDefault="00B33947" w:rsidP="00630BC0">
            <w:pPr>
              <w:pStyle w:val="ListParagraph"/>
              <w:numPr>
                <w:ilvl w:val="0"/>
                <w:numId w:val="8"/>
              </w:numPr>
              <w:spacing w:after="0" w:line="240" w:lineRule="auto"/>
            </w:pPr>
            <w:r w:rsidRPr="0037562D">
              <w:lastRenderedPageBreak/>
              <w:t>Female children (&lt;18 years old)</w:t>
            </w:r>
          </w:p>
        </w:tc>
        <w:tc>
          <w:tcPr>
            <w:tcW w:w="1440" w:type="dxa"/>
            <w:tcMar>
              <w:left w:w="108" w:type="dxa"/>
              <w:right w:w="108" w:type="dxa"/>
            </w:tcMar>
            <w:vAlign w:val="center"/>
          </w:tcPr>
          <w:p w14:paraId="49D4A512" w14:textId="77777777" w:rsidR="00B33947" w:rsidRPr="0037562D" w:rsidRDefault="00B33947">
            <w:pPr>
              <w:jc w:val="center"/>
            </w:pPr>
            <w:r w:rsidRPr="0037562D">
              <w:rPr>
                <w:rFonts w:ascii="Times New Roman" w:eastAsia="Times New Roman" w:hAnsi="Times New Roman" w:cs="Times New Roman"/>
                <w:color w:val="808080" w:themeColor="background1" w:themeShade="80"/>
                <w:sz w:val="24"/>
                <w:szCs w:val="24"/>
              </w:rPr>
              <w:t>#</w:t>
            </w:r>
          </w:p>
        </w:tc>
        <w:tc>
          <w:tcPr>
            <w:tcW w:w="1440" w:type="dxa"/>
            <w:tcMar>
              <w:left w:w="108" w:type="dxa"/>
              <w:right w:w="108" w:type="dxa"/>
            </w:tcMar>
            <w:vAlign w:val="center"/>
          </w:tcPr>
          <w:p w14:paraId="7DCD8099" w14:textId="77777777" w:rsidR="00B33947" w:rsidRPr="0037562D" w:rsidRDefault="00B33947">
            <w:pPr>
              <w:jc w:val="center"/>
            </w:pPr>
            <w:r w:rsidRPr="0037562D">
              <w:rPr>
                <w:rFonts w:ascii="Times New Roman" w:eastAsia="Times New Roman" w:hAnsi="Times New Roman" w:cs="Times New Roman"/>
                <w:i/>
                <w:iCs/>
                <w:color w:val="808080" w:themeColor="background1" w:themeShade="80"/>
                <w:sz w:val="24"/>
                <w:szCs w:val="24"/>
              </w:rPr>
              <w:t>Hours</w:t>
            </w:r>
          </w:p>
        </w:tc>
        <w:tc>
          <w:tcPr>
            <w:tcW w:w="1440" w:type="dxa"/>
            <w:tcMar>
              <w:left w:w="108" w:type="dxa"/>
              <w:right w:w="108" w:type="dxa"/>
            </w:tcMar>
          </w:tcPr>
          <w:p w14:paraId="4FCB5E5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47EF646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45EBCF1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027448A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4213D0F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0D4534BC" w14:textId="77777777" w:rsidR="00B33947" w:rsidRPr="0037562D" w:rsidRDefault="00B33947">
            <w:r w:rsidRPr="0037562D">
              <w:rPr>
                <w:rFonts w:ascii="Wingdings" w:eastAsia="Wingdings" w:hAnsi="Wingdings" w:cs="Wingdings"/>
                <w:i/>
                <w:iCs/>
                <w:color w:val="808080" w:themeColor="background1" w:themeShade="80"/>
                <w:sz w:val="24"/>
                <w:szCs w:val="24"/>
              </w:rPr>
              <w:t>Ø</w:t>
            </w:r>
            <w:r w:rsidRPr="0037562D">
              <w:rPr>
                <w:rFonts w:ascii="Times New Roman" w:eastAsia="Times New Roman" w:hAnsi="Times New Roman" w:cs="Times New Roman"/>
                <w:i/>
                <w:iCs/>
                <w:color w:val="808080" w:themeColor="background1" w:themeShade="80"/>
                <w:sz w:val="24"/>
                <w:szCs w:val="24"/>
              </w:rPr>
              <w:t xml:space="preserve"> Other (please specify)</w:t>
            </w:r>
          </w:p>
        </w:tc>
        <w:tc>
          <w:tcPr>
            <w:tcW w:w="1440" w:type="dxa"/>
            <w:tcMar>
              <w:left w:w="108" w:type="dxa"/>
              <w:right w:w="108" w:type="dxa"/>
            </w:tcMar>
          </w:tcPr>
          <w:p w14:paraId="3304CA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59EB48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323D26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6F07D1E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1A0D90C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577B26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2C03F54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Shelling / Threshing / Peeling.</w:t>
            </w:r>
          </w:p>
          <w:p w14:paraId="2EE5992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393170B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38BF01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12A42C8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3F4DAF9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2255ADD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BFBBCB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1384AD7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63FFDC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69C41A1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2329157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7A28F91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Waste management</w:t>
            </w:r>
          </w:p>
          <w:p w14:paraId="10E84A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3A797A0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614B006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155B99E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62B2F7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1C9DE0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6858542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1FA0C4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75A1C03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59572FF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Disease prevention and health management.</w:t>
            </w:r>
          </w:p>
          <w:p w14:paraId="00D886B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0DB55F8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021F266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0010E04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2799F8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EE939E4"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445EB41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0030F0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7081F739"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44F644F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w:t>
            </w:r>
            <w:r w:rsidRPr="0037562D">
              <w:rPr>
                <w:rFonts w:ascii="Calibri" w:eastAsia="Calibri" w:hAnsi="Calibri" w:cs="Calibri"/>
                <w:i/>
                <w:iCs/>
                <w:color w:val="808080" w:themeColor="background1" w:themeShade="80"/>
              </w:rPr>
              <w:lastRenderedPageBreak/>
              <w:t>and nutrient management.</w:t>
            </w:r>
          </w:p>
          <w:p w14:paraId="36BF7D6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6B39FC6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2A94F98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3035582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0982CAA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9A501E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4A47766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3295313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208D095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5DACB8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4638B601" w14:textId="77777777" w:rsidR="00B33947" w:rsidRPr="0037562D" w:rsidRDefault="00B33947">
            <w:pPr>
              <w:spacing w:after="0"/>
            </w:pPr>
            <w:r w:rsidRPr="00C64111">
              <w:rPr>
                <w:rFonts w:ascii="Wingdings" w:eastAsia="Wingdings" w:hAnsi="Wingdings" w:cs="Wingdings"/>
                <w:i/>
                <w:color w:val="808080" w:themeColor="background1" w:themeShade="80"/>
              </w:rPr>
              <w:lastRenderedPageBreak/>
              <w:t>Ø</w:t>
            </w:r>
            <w:r w:rsidRPr="0037562D">
              <w:rPr>
                <w:rFonts w:ascii="Calibri" w:eastAsia="Calibri" w:hAnsi="Calibri" w:cs="Calibri"/>
                <w:i/>
                <w:color w:val="808080" w:themeColor="background1" w:themeShade="80"/>
              </w:rPr>
              <w:t xml:space="preserve"> Packaging and labeling.</w:t>
            </w:r>
          </w:p>
          <w:p w14:paraId="08AB21C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83C7C5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bl>
    <w:p w14:paraId="24487C5A" w14:textId="77777777" w:rsidR="00B33947" w:rsidRPr="0037562D" w:rsidRDefault="00B33947" w:rsidP="00B33947">
      <w:r w:rsidRPr="0037562D">
        <w:lastRenderedPageBreak/>
        <w:br w:type="page"/>
      </w:r>
    </w:p>
    <w:p w14:paraId="0BD744DE" w14:textId="77777777" w:rsidR="00B33947" w:rsidRPr="0037562D" w:rsidRDefault="00B33947" w:rsidP="00B33947">
      <w:pPr>
        <w:pStyle w:val="Questions"/>
      </w:pPr>
      <w:r w:rsidRPr="0037562D">
        <w:lastRenderedPageBreak/>
        <w:t>Hired / Free / Exchange Labourers working SEASONALLY (only during peak periods) on your farm:</w:t>
      </w:r>
    </w:p>
    <w:tbl>
      <w:tblPr>
        <w:tblW w:w="0" w:type="auto"/>
        <w:tblLayout w:type="fixed"/>
        <w:tblLook w:val="04A0" w:firstRow="1" w:lastRow="0" w:firstColumn="1" w:lastColumn="0" w:noHBand="0" w:noVBand="1"/>
      </w:tblPr>
      <w:tblGrid>
        <w:gridCol w:w="1440"/>
        <w:gridCol w:w="1440"/>
        <w:gridCol w:w="1440"/>
        <w:gridCol w:w="1440"/>
        <w:gridCol w:w="1440"/>
        <w:gridCol w:w="1440"/>
        <w:gridCol w:w="1440"/>
        <w:gridCol w:w="1440"/>
        <w:gridCol w:w="1440"/>
      </w:tblGrid>
      <w:tr w:rsidR="00B33947" w:rsidRPr="0037562D" w14:paraId="5F3C1FFB" w14:textId="77777777">
        <w:trPr>
          <w:trHeight w:val="555"/>
        </w:trPr>
        <w:tc>
          <w:tcPr>
            <w:tcW w:w="1440" w:type="dxa"/>
            <w:tcMar>
              <w:left w:w="108" w:type="dxa"/>
              <w:right w:w="108" w:type="dxa"/>
            </w:tcMar>
            <w:vAlign w:val="center"/>
          </w:tcPr>
          <w:p w14:paraId="5C79A6A7" w14:textId="77777777" w:rsidR="00B33947" w:rsidRPr="0037562D" w:rsidRDefault="00B33947">
            <w:pPr>
              <w:jc w:val="center"/>
            </w:pPr>
            <w:r w:rsidRPr="0037562D">
              <w:rPr>
                <w:rFonts w:ascii="Calibri" w:eastAsia="Calibri" w:hAnsi="Calibri" w:cs="Calibri"/>
                <w:b/>
                <w:bCs/>
              </w:rPr>
              <w:t>SEASON 1</w:t>
            </w:r>
          </w:p>
        </w:tc>
        <w:tc>
          <w:tcPr>
            <w:tcW w:w="11520" w:type="dxa"/>
            <w:gridSpan w:val="8"/>
            <w:tcMar>
              <w:left w:w="108" w:type="dxa"/>
              <w:right w:w="108" w:type="dxa"/>
            </w:tcMar>
            <w:vAlign w:val="center"/>
          </w:tcPr>
          <w:p w14:paraId="41FB42BD" w14:textId="77777777" w:rsidR="00B33947" w:rsidRPr="0037562D" w:rsidRDefault="00B33947">
            <w:pPr>
              <w:rPr>
                <w:rFonts w:ascii="Calibri" w:eastAsia="Calibri" w:hAnsi="Calibri" w:cs="Calibri"/>
                <w:i/>
                <w:color w:val="808080" w:themeColor="background1" w:themeShade="80"/>
              </w:rPr>
            </w:pPr>
            <w:r w:rsidRPr="0037562D">
              <w:rPr>
                <w:rFonts w:ascii="Calibri" w:eastAsia="Calibri" w:hAnsi="Calibri" w:cs="Calibri"/>
                <w:b/>
              </w:rPr>
              <w:t xml:space="preserve">Select the months worked per year for SEASON 1: </w:t>
            </w:r>
            <w:r w:rsidRPr="0037562D">
              <w:rPr>
                <w:rFonts w:ascii="Calibri" w:eastAsia="Calibri" w:hAnsi="Calibri" w:cs="Calibri"/>
                <w:i/>
                <w:color w:val="808080" w:themeColor="background1" w:themeShade="80"/>
              </w:rPr>
              <w:t>JAN  FEB  MAR  ABR  MAY  JUN JUL  AGO  SEP  OCT  NOV  DEC</w:t>
            </w:r>
          </w:p>
        </w:tc>
      </w:tr>
      <w:tr w:rsidR="00B33947" w:rsidRPr="0037562D" w14:paraId="0E6755CE" w14:textId="77777777">
        <w:trPr>
          <w:trHeight w:val="2070"/>
        </w:trPr>
        <w:tc>
          <w:tcPr>
            <w:tcW w:w="1440" w:type="dxa"/>
            <w:tcMar>
              <w:left w:w="108" w:type="dxa"/>
              <w:right w:w="108" w:type="dxa"/>
            </w:tcMar>
            <w:vAlign w:val="center"/>
          </w:tcPr>
          <w:p w14:paraId="20A3B96D" w14:textId="77777777" w:rsidR="00B33947" w:rsidRPr="00C64111" w:rsidRDefault="00B33947">
            <w:pPr>
              <w:jc w:val="center"/>
              <w:rPr>
                <w:rFonts w:ascii="Calibri" w:eastAsia="Calibri" w:hAnsi="Calibri" w:cs="Calibri"/>
                <w:b/>
              </w:rPr>
            </w:pPr>
            <w:r w:rsidRPr="00C64111">
              <w:rPr>
                <w:rFonts w:ascii="Calibri" w:eastAsia="Calibri" w:hAnsi="Calibri" w:cs="Calibri"/>
                <w:b/>
              </w:rPr>
              <w:t>Hired / Free / Exchange Labourers</w:t>
            </w:r>
          </w:p>
        </w:tc>
        <w:tc>
          <w:tcPr>
            <w:tcW w:w="1440" w:type="dxa"/>
            <w:tcMar>
              <w:left w:w="108" w:type="dxa"/>
              <w:right w:w="108" w:type="dxa"/>
            </w:tcMar>
            <w:vAlign w:val="center"/>
          </w:tcPr>
          <w:p w14:paraId="440D4AE3" w14:textId="77777777" w:rsidR="00B33947" w:rsidRPr="0037562D" w:rsidRDefault="00B33947">
            <w:pPr>
              <w:jc w:val="center"/>
            </w:pPr>
            <w:r w:rsidRPr="0037562D">
              <w:rPr>
                <w:rFonts w:ascii="Calibri" w:eastAsia="Calibri" w:hAnsi="Calibri" w:cs="Calibri"/>
                <w:b/>
                <w:bCs/>
              </w:rPr>
              <w:t>Number of workers</w:t>
            </w:r>
          </w:p>
        </w:tc>
        <w:tc>
          <w:tcPr>
            <w:tcW w:w="1440" w:type="dxa"/>
            <w:tcMar>
              <w:left w:w="108" w:type="dxa"/>
              <w:right w:w="108" w:type="dxa"/>
            </w:tcMar>
            <w:vAlign w:val="center"/>
          </w:tcPr>
          <w:p w14:paraId="4CFEBA76" w14:textId="77777777" w:rsidR="00B33947" w:rsidRPr="0037562D" w:rsidRDefault="00B33947">
            <w:pPr>
              <w:jc w:val="center"/>
            </w:pPr>
            <w:r w:rsidRPr="0037562D">
              <w:rPr>
                <w:rFonts w:ascii="Calibri" w:eastAsia="Calibri" w:hAnsi="Calibri" w:cs="Calibri"/>
                <w:b/>
                <w:bCs/>
              </w:rPr>
              <w:t>Average number of hours worked per day</w:t>
            </w:r>
          </w:p>
        </w:tc>
        <w:tc>
          <w:tcPr>
            <w:tcW w:w="1440" w:type="dxa"/>
            <w:tcMar>
              <w:left w:w="108" w:type="dxa"/>
              <w:right w:w="108" w:type="dxa"/>
            </w:tcMar>
            <w:vAlign w:val="center"/>
          </w:tcPr>
          <w:p w14:paraId="63440C18" w14:textId="77777777" w:rsidR="00B33947" w:rsidRPr="0037562D" w:rsidRDefault="00B33947">
            <w:pPr>
              <w:jc w:val="center"/>
            </w:pPr>
            <w:r w:rsidRPr="0037562D">
              <w:rPr>
                <w:rFonts w:ascii="Calibri" w:eastAsia="Calibri" w:hAnsi="Calibri" w:cs="Calibri"/>
                <w:b/>
                <w:bCs/>
              </w:rPr>
              <w:t>In what production activities did these household members work?</w:t>
            </w:r>
          </w:p>
        </w:tc>
        <w:tc>
          <w:tcPr>
            <w:tcW w:w="1440" w:type="dxa"/>
            <w:tcMar>
              <w:left w:w="108" w:type="dxa"/>
              <w:right w:w="108" w:type="dxa"/>
            </w:tcMar>
            <w:vAlign w:val="center"/>
          </w:tcPr>
          <w:p w14:paraId="4490DCA5" w14:textId="77777777" w:rsidR="00B33947" w:rsidRPr="0037562D" w:rsidRDefault="00B33947">
            <w:pPr>
              <w:jc w:val="center"/>
            </w:pPr>
            <w:r w:rsidRPr="0037562D">
              <w:rPr>
                <w:rFonts w:ascii="Calibri" w:eastAsia="Calibri" w:hAnsi="Calibri" w:cs="Calibri"/>
                <w:b/>
                <w:bCs/>
              </w:rPr>
              <w:t>Select the activities perform for CROP production (including perennial crops):</w:t>
            </w:r>
          </w:p>
        </w:tc>
        <w:tc>
          <w:tcPr>
            <w:tcW w:w="1440" w:type="dxa"/>
            <w:tcMar>
              <w:left w:w="108" w:type="dxa"/>
              <w:right w:w="108" w:type="dxa"/>
            </w:tcMar>
            <w:vAlign w:val="center"/>
          </w:tcPr>
          <w:p w14:paraId="046D7D50" w14:textId="77777777" w:rsidR="00B33947" w:rsidRPr="0037562D" w:rsidRDefault="00B33947">
            <w:pPr>
              <w:jc w:val="center"/>
            </w:pPr>
            <w:r w:rsidRPr="0037562D">
              <w:rPr>
                <w:rFonts w:ascii="Calibri" w:eastAsia="Calibri" w:hAnsi="Calibri" w:cs="Calibri"/>
                <w:b/>
                <w:bCs/>
              </w:rPr>
              <w:t>Select the activities perform for LIVESTOCK production:</w:t>
            </w:r>
          </w:p>
        </w:tc>
        <w:tc>
          <w:tcPr>
            <w:tcW w:w="1440" w:type="dxa"/>
            <w:tcMar>
              <w:left w:w="108" w:type="dxa"/>
              <w:right w:w="108" w:type="dxa"/>
            </w:tcMar>
            <w:vAlign w:val="center"/>
          </w:tcPr>
          <w:p w14:paraId="776D1198" w14:textId="77777777" w:rsidR="00B33947" w:rsidRPr="0037562D" w:rsidRDefault="00B33947">
            <w:pPr>
              <w:jc w:val="center"/>
            </w:pPr>
            <w:r w:rsidRPr="0037562D">
              <w:rPr>
                <w:rFonts w:ascii="Calibri" w:eastAsia="Calibri" w:hAnsi="Calibri" w:cs="Calibri"/>
                <w:b/>
                <w:bCs/>
              </w:rPr>
              <w:t>Select the activities perform for FISH production:</w:t>
            </w:r>
          </w:p>
        </w:tc>
        <w:tc>
          <w:tcPr>
            <w:tcW w:w="1440" w:type="dxa"/>
            <w:tcMar>
              <w:left w:w="108" w:type="dxa"/>
              <w:right w:w="108" w:type="dxa"/>
            </w:tcMar>
            <w:vAlign w:val="center"/>
          </w:tcPr>
          <w:p w14:paraId="2E48E284" w14:textId="77777777" w:rsidR="00B33947" w:rsidRPr="0037562D" w:rsidRDefault="00B33947">
            <w:pPr>
              <w:jc w:val="center"/>
            </w:pPr>
            <w:r w:rsidRPr="0037562D">
              <w:rPr>
                <w:rFonts w:ascii="Calibri" w:eastAsia="Calibri" w:hAnsi="Calibri" w:cs="Calibri"/>
                <w:b/>
                <w:bCs/>
              </w:rPr>
              <w:t>Select the activities perform for TREES production (e.g., for wood, bark, rubber):</w:t>
            </w:r>
          </w:p>
        </w:tc>
        <w:tc>
          <w:tcPr>
            <w:tcW w:w="1440" w:type="dxa"/>
            <w:tcMar>
              <w:left w:w="108" w:type="dxa"/>
              <w:right w:w="108" w:type="dxa"/>
            </w:tcMar>
            <w:vAlign w:val="center"/>
          </w:tcPr>
          <w:p w14:paraId="3D26A3D1" w14:textId="77777777" w:rsidR="00B33947" w:rsidRPr="0037562D" w:rsidRDefault="00B33947">
            <w:pPr>
              <w:jc w:val="center"/>
            </w:pPr>
            <w:r w:rsidRPr="0037562D">
              <w:rPr>
                <w:rFonts w:ascii="Calibri" w:eastAsia="Calibri" w:hAnsi="Calibri" w:cs="Calibri"/>
                <w:b/>
                <w:bCs/>
              </w:rPr>
              <w:t>Select the activities perform for HONEY production:</w:t>
            </w:r>
          </w:p>
        </w:tc>
      </w:tr>
      <w:tr w:rsidR="00B33947" w:rsidRPr="0037562D" w14:paraId="0AA6B395" w14:textId="77777777">
        <w:trPr>
          <w:trHeight w:val="555"/>
        </w:trPr>
        <w:tc>
          <w:tcPr>
            <w:tcW w:w="1440" w:type="dxa"/>
            <w:tcMar>
              <w:left w:w="108" w:type="dxa"/>
              <w:right w:w="108" w:type="dxa"/>
            </w:tcMar>
            <w:vAlign w:val="center"/>
          </w:tcPr>
          <w:p w14:paraId="2D538140" w14:textId="77777777" w:rsidR="00B33947" w:rsidRPr="0037562D" w:rsidRDefault="00B33947" w:rsidP="00630BC0">
            <w:pPr>
              <w:pStyle w:val="ListParagraph"/>
              <w:numPr>
                <w:ilvl w:val="0"/>
                <w:numId w:val="7"/>
              </w:numPr>
              <w:spacing w:after="0" w:line="240" w:lineRule="auto"/>
            </w:pPr>
            <w:r w:rsidRPr="0037562D">
              <w:t xml:space="preserve">Male adults of working age (&gt;14 and &lt;65 years old) </w:t>
            </w:r>
          </w:p>
        </w:tc>
        <w:tc>
          <w:tcPr>
            <w:tcW w:w="1440" w:type="dxa"/>
            <w:tcMar>
              <w:left w:w="108" w:type="dxa"/>
              <w:right w:w="108" w:type="dxa"/>
            </w:tcMar>
            <w:vAlign w:val="center"/>
          </w:tcPr>
          <w:p w14:paraId="77923DAD"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4055165A"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1B4741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17B9FD8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553F7C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7F9A37F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5A62CE0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1B87031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258F533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0677489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292938E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2D79B5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31230B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28799FA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5CED86D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1F5B4F3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0CFA815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013FCAD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07550F0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Processing (milling, grinding, grating, etc.).</w:t>
            </w:r>
          </w:p>
          <w:p w14:paraId="652DEAC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2D9520A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D12CA5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64E82D8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3A26DB3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7FB5E5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0040314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39AFD43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96C8D1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446D3DB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w:t>
            </w:r>
            <w:r w:rsidRPr="0037562D">
              <w:rPr>
                <w:rFonts w:ascii="Calibri" w:eastAsia="Calibri" w:hAnsi="Calibri" w:cs="Calibri"/>
                <w:i/>
                <w:iCs/>
                <w:color w:val="808080" w:themeColor="background1" w:themeShade="80"/>
              </w:rPr>
              <w:lastRenderedPageBreak/>
              <w:t>of housing and shelter (e.g., cleaning, repairs)</w:t>
            </w:r>
          </w:p>
          <w:p w14:paraId="2DE55C3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530F6F7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1233042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A32947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177A78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366396C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259C1FD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717F5D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3E3C108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2153B27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22F320E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6442204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7DDF06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85C95B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2E8F9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0EB8AA4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5D69F6AE"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45295F9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5F449FF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66B9691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Pest and disease management.</w:t>
            </w:r>
          </w:p>
          <w:p w14:paraId="7202B26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6C8352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04FD98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FCF76C9"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250CB72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73DB9E4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4B54B3D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0B84C84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00041EF8" w14:textId="77777777" w:rsidR="00B33947" w:rsidRPr="0037562D" w:rsidRDefault="00B33947">
            <w:pPr>
              <w:spacing w:after="0"/>
            </w:pPr>
            <w:r w:rsidRPr="00C64111">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3924B50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041E2C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r>
      <w:tr w:rsidR="00B33947" w:rsidRPr="0037562D" w14:paraId="51B4A904" w14:textId="77777777">
        <w:trPr>
          <w:trHeight w:val="1845"/>
        </w:trPr>
        <w:tc>
          <w:tcPr>
            <w:tcW w:w="1440" w:type="dxa"/>
            <w:tcMar>
              <w:left w:w="108" w:type="dxa"/>
              <w:right w:w="108" w:type="dxa"/>
            </w:tcMar>
            <w:vAlign w:val="center"/>
          </w:tcPr>
          <w:p w14:paraId="38441E31" w14:textId="77777777" w:rsidR="00B33947" w:rsidRPr="0037562D" w:rsidRDefault="00B33947" w:rsidP="00630BC0">
            <w:pPr>
              <w:pStyle w:val="ListParagraph"/>
              <w:numPr>
                <w:ilvl w:val="0"/>
                <w:numId w:val="7"/>
              </w:numPr>
              <w:spacing w:after="0" w:line="240" w:lineRule="auto"/>
            </w:pPr>
            <w:r w:rsidRPr="0037562D">
              <w:lastRenderedPageBreak/>
              <w:t>Female adults of working age (&gt;14 and &lt;65 years old)</w:t>
            </w:r>
          </w:p>
        </w:tc>
        <w:tc>
          <w:tcPr>
            <w:tcW w:w="1440" w:type="dxa"/>
            <w:tcMar>
              <w:left w:w="108" w:type="dxa"/>
              <w:right w:w="108" w:type="dxa"/>
            </w:tcMar>
            <w:vAlign w:val="center"/>
          </w:tcPr>
          <w:p w14:paraId="28470715"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47E77CD5"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16ACC6C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7D5394F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0A87AB0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11B985A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154974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3E1545A3"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511D41A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6A6C69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5C1558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39F3373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429B48C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A449CF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154593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2935C08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0E288F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451CD15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Cleaning.</w:t>
            </w:r>
          </w:p>
          <w:p w14:paraId="7D98BDB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67B3FD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7F115C2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80A6FD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23721D4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6BD9AB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189303E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5B09F73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285D85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6E578C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4C57500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Management of housing and shelter (e.g., cleaning, repairs)</w:t>
            </w:r>
          </w:p>
          <w:p w14:paraId="4CA6A97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30BFEA3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4D87F08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322602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08CE8E9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7741A83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2CDE88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7034718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26F5191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Harvesting.</w:t>
            </w:r>
          </w:p>
          <w:p w14:paraId="23CFA2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6F91565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35AAD5B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5D5ED0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AF20E31"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2317249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49E2ECC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21A24BD0"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6A4322E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2C9F0EE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Pruning and training.</w:t>
            </w:r>
          </w:p>
          <w:p w14:paraId="6D0B679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6992FE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474C89E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5E53F90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6864B2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78FDF2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414A48F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59DD1D7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12BF54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5114453B" w14:textId="77777777" w:rsidR="00B33947" w:rsidRPr="0037562D" w:rsidRDefault="00B33947">
            <w:pPr>
              <w:spacing w:after="0"/>
            </w:pPr>
            <w:r w:rsidRPr="00C64111">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1B0D34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47A64BB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activity (Please specify).</w:t>
            </w:r>
          </w:p>
        </w:tc>
      </w:tr>
      <w:tr w:rsidR="00B33947" w:rsidRPr="0037562D" w14:paraId="23027869" w14:textId="77777777">
        <w:trPr>
          <w:trHeight w:val="150"/>
        </w:trPr>
        <w:tc>
          <w:tcPr>
            <w:tcW w:w="1440" w:type="dxa"/>
            <w:tcMar>
              <w:left w:w="108" w:type="dxa"/>
              <w:right w:w="108" w:type="dxa"/>
            </w:tcMar>
            <w:vAlign w:val="center"/>
          </w:tcPr>
          <w:p w14:paraId="1AC4D4FF" w14:textId="77777777" w:rsidR="00B33947" w:rsidRPr="0037562D" w:rsidRDefault="00B33947" w:rsidP="00630BC0">
            <w:pPr>
              <w:pStyle w:val="ListParagraph"/>
              <w:numPr>
                <w:ilvl w:val="0"/>
                <w:numId w:val="7"/>
              </w:numPr>
              <w:spacing w:after="0" w:line="240" w:lineRule="auto"/>
            </w:pPr>
            <w:r w:rsidRPr="0037562D">
              <w:lastRenderedPageBreak/>
              <w:t xml:space="preserve">Male adults not of working age (&gt;64 years old) </w:t>
            </w:r>
          </w:p>
        </w:tc>
        <w:tc>
          <w:tcPr>
            <w:tcW w:w="1440" w:type="dxa"/>
            <w:tcMar>
              <w:left w:w="108" w:type="dxa"/>
              <w:right w:w="108" w:type="dxa"/>
            </w:tcMar>
            <w:vAlign w:val="center"/>
          </w:tcPr>
          <w:p w14:paraId="0C2C0C9D"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10EC8B93"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5DB3442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414A0CB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50D5C68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342F10C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0CA357F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7171947C"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2D5A546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D63E67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7C8DBC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6497709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20C79D3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24E5FAB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25D085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4BA0D6E7"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Sorting.</w:t>
            </w:r>
          </w:p>
          <w:p w14:paraId="746143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52748CD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5C4BBFC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61097E4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443D3D3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C62F46B"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7B47B3F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08CFF7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2D6065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662991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63BB604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2668569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Wool management</w:t>
            </w:r>
          </w:p>
          <w:p w14:paraId="0BCD879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66D764F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7048A7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E5C2D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146FF7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3BC36EC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537D3C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068DB32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051DE39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w:t>
            </w:r>
            <w:r w:rsidRPr="0037562D">
              <w:rPr>
                <w:rFonts w:ascii="Calibri" w:eastAsia="Calibri" w:hAnsi="Calibri" w:cs="Calibri"/>
                <w:i/>
                <w:iCs/>
                <w:color w:val="808080" w:themeColor="background1" w:themeShade="80"/>
              </w:rPr>
              <w:lastRenderedPageBreak/>
              <w:t>management.</w:t>
            </w:r>
          </w:p>
          <w:p w14:paraId="66B1C3B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4CAE40D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53FA272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3EBD2C6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A5E5E4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155018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052933A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18AF2E5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13917A94"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4F1831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w:t>
            </w:r>
            <w:r w:rsidRPr="0037562D">
              <w:rPr>
                <w:rFonts w:ascii="Calibri" w:eastAsia="Calibri" w:hAnsi="Calibri" w:cs="Calibri"/>
                <w:i/>
                <w:iCs/>
                <w:color w:val="808080" w:themeColor="background1" w:themeShade="80"/>
              </w:rPr>
              <w:lastRenderedPageBreak/>
              <w:t>management.</w:t>
            </w:r>
          </w:p>
          <w:p w14:paraId="6E2AC66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7A0B374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1B54D6B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20BF0E2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5C8F449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7F480F5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0A80F09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0F9BB4D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637574F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2C15384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451C714E" w14:textId="77777777" w:rsidR="00B33947" w:rsidRPr="0037562D" w:rsidRDefault="00B33947">
            <w:pPr>
              <w:spacing w:after="0"/>
            </w:pPr>
            <w:r w:rsidRPr="00C64111">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6F3386B0"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Marketing and sales.</w:t>
            </w:r>
          </w:p>
          <w:p w14:paraId="26C3077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5BB8E049" w14:textId="77777777">
        <w:trPr>
          <w:trHeight w:val="2970"/>
        </w:trPr>
        <w:tc>
          <w:tcPr>
            <w:tcW w:w="1440" w:type="dxa"/>
            <w:tcMar>
              <w:left w:w="108" w:type="dxa"/>
              <w:right w:w="108" w:type="dxa"/>
            </w:tcMar>
            <w:vAlign w:val="center"/>
          </w:tcPr>
          <w:p w14:paraId="30D22A9D" w14:textId="77777777" w:rsidR="00B33947" w:rsidRPr="0037562D" w:rsidRDefault="00B33947" w:rsidP="00630BC0">
            <w:pPr>
              <w:pStyle w:val="ListParagraph"/>
              <w:numPr>
                <w:ilvl w:val="0"/>
                <w:numId w:val="7"/>
              </w:numPr>
              <w:spacing w:after="0" w:line="240" w:lineRule="auto"/>
            </w:pPr>
            <w:r w:rsidRPr="0037562D">
              <w:lastRenderedPageBreak/>
              <w:t>Female adults not of working age (&gt;64 years old)</w:t>
            </w:r>
          </w:p>
        </w:tc>
        <w:tc>
          <w:tcPr>
            <w:tcW w:w="1440" w:type="dxa"/>
            <w:tcMar>
              <w:left w:w="108" w:type="dxa"/>
              <w:right w:w="108" w:type="dxa"/>
            </w:tcMar>
            <w:vAlign w:val="center"/>
          </w:tcPr>
          <w:p w14:paraId="09B9940B"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2F7116A8"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207EE86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3FA661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6D03D4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46FC7EE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5F9D518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314DEB02"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153D775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7217B5E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12AAE1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409998F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5F8EB8D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0155D9E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5595964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Shelling / Threshing / Peeling.</w:t>
            </w:r>
          </w:p>
          <w:p w14:paraId="66B261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644ADD6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271C6E8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08C89D5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1348CED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6B34362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4D0EF99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528929E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7318A6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13C22A4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1ADCE2D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26F77EB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Waste management</w:t>
            </w:r>
          </w:p>
          <w:p w14:paraId="7FC605A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6AD4C91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003257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2654EB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22E7DB5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33D5763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1F25C46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06EC466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3155FD5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4AE3D7BA"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Disease prevention and health management.</w:t>
            </w:r>
          </w:p>
          <w:p w14:paraId="21D7E97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73244D7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52BD139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3AA572C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8311D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F52FAB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7D68A26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22A5F0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1E8C1F5B"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009BA60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w:t>
            </w:r>
            <w:r w:rsidRPr="0037562D">
              <w:rPr>
                <w:rFonts w:ascii="Calibri" w:eastAsia="Calibri" w:hAnsi="Calibri" w:cs="Calibri"/>
                <w:i/>
                <w:iCs/>
                <w:color w:val="808080" w:themeColor="background1" w:themeShade="80"/>
              </w:rPr>
              <w:lastRenderedPageBreak/>
              <w:t>and nutrient management.</w:t>
            </w:r>
          </w:p>
          <w:p w14:paraId="6E3DF8D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5A80522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07DDA0A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5C69F14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67590D5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5E62EFA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149069A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0331136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0CC29F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2177653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7C72BEFE" w14:textId="77777777" w:rsidR="00B33947" w:rsidRPr="0037562D" w:rsidRDefault="00B33947">
            <w:pPr>
              <w:spacing w:after="0"/>
            </w:pPr>
            <w:r w:rsidRPr="00C64111">
              <w:rPr>
                <w:rFonts w:ascii="Wingdings" w:eastAsia="Wingdings" w:hAnsi="Wingdings" w:cs="Wingdings"/>
                <w:i/>
                <w:color w:val="808080" w:themeColor="background1" w:themeShade="80"/>
              </w:rPr>
              <w:lastRenderedPageBreak/>
              <w:t>Ø</w:t>
            </w:r>
            <w:r w:rsidRPr="0037562D">
              <w:rPr>
                <w:rFonts w:ascii="Calibri" w:eastAsia="Calibri" w:hAnsi="Calibri" w:cs="Calibri"/>
                <w:i/>
                <w:color w:val="808080" w:themeColor="background1" w:themeShade="80"/>
              </w:rPr>
              <w:t xml:space="preserve"> Packaging and labeling.</w:t>
            </w:r>
          </w:p>
          <w:p w14:paraId="591606E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D14A2D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32CD5AB9" w14:textId="77777777">
        <w:trPr>
          <w:trHeight w:val="990"/>
        </w:trPr>
        <w:tc>
          <w:tcPr>
            <w:tcW w:w="1440" w:type="dxa"/>
            <w:tcMar>
              <w:left w:w="108" w:type="dxa"/>
              <w:right w:w="108" w:type="dxa"/>
            </w:tcMar>
            <w:vAlign w:val="center"/>
          </w:tcPr>
          <w:p w14:paraId="5E812EDA" w14:textId="77777777" w:rsidR="00B33947" w:rsidRPr="0037562D" w:rsidRDefault="00B33947" w:rsidP="00630BC0">
            <w:pPr>
              <w:pStyle w:val="ListParagraph"/>
              <w:numPr>
                <w:ilvl w:val="0"/>
                <w:numId w:val="7"/>
              </w:numPr>
              <w:spacing w:after="0" w:line="240" w:lineRule="auto"/>
            </w:pPr>
            <w:r w:rsidRPr="0037562D">
              <w:lastRenderedPageBreak/>
              <w:t>Male children (&lt;15 years old)</w:t>
            </w:r>
          </w:p>
        </w:tc>
        <w:tc>
          <w:tcPr>
            <w:tcW w:w="1440" w:type="dxa"/>
            <w:tcMar>
              <w:left w:w="108" w:type="dxa"/>
              <w:right w:w="108" w:type="dxa"/>
            </w:tcMar>
            <w:vAlign w:val="center"/>
          </w:tcPr>
          <w:p w14:paraId="1CEF5556"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24A98C8D"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1781BB9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670561F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548B6A9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0383F4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7847925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6CC5E427" w14:textId="77777777" w:rsidR="00B33947" w:rsidRPr="0037562D" w:rsidRDefault="00B33947">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7ECE9032"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Land preparation.</w:t>
            </w:r>
          </w:p>
          <w:p w14:paraId="557EBAE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79D45F8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63614EF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271FA8C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0499EF73"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Supervision.</w:t>
            </w:r>
          </w:p>
          <w:p w14:paraId="2083C18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79A34A9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0870EC0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6F1AACE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6D6882F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5D74542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52CD5F1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BC4F588"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Animal feeding</w:t>
            </w:r>
          </w:p>
          <w:p w14:paraId="3E0C1A8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716288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6C253A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6B43A5A9"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Milking and dairy management</w:t>
            </w:r>
          </w:p>
          <w:p w14:paraId="1D37230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6747AD4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43CEEED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74AE29A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5880498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4C9093E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18808E5"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3ACA279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785C882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10DFBC3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w:t>
            </w:r>
            <w:r w:rsidRPr="0037562D">
              <w:rPr>
                <w:rFonts w:ascii="Calibri" w:eastAsia="Calibri" w:hAnsi="Calibri" w:cs="Calibri"/>
                <w:i/>
                <w:iCs/>
                <w:color w:val="808080" w:themeColor="background1" w:themeShade="80"/>
              </w:rPr>
              <w:lastRenderedPageBreak/>
              <w:t>management.</w:t>
            </w:r>
          </w:p>
          <w:p w14:paraId="7243B26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2A1F733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39379D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1BB51E4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0E57F52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5F64545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2705A8BD"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Soil preparation.</w:t>
            </w:r>
          </w:p>
          <w:p w14:paraId="1F27278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3C249A8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6349B64A"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1DE30F06"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Fertilization and nutrient management.</w:t>
            </w:r>
          </w:p>
          <w:p w14:paraId="2AC4205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411A58B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2AC94E0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07C3203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63B77DE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1165C8EF"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Hive management.</w:t>
            </w:r>
          </w:p>
          <w:p w14:paraId="08DA2D4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3507B5F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03DC8EE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3F6353BE"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Honey processing.</w:t>
            </w:r>
          </w:p>
          <w:p w14:paraId="6090645B" w14:textId="77777777" w:rsidR="00B33947" w:rsidRPr="0037562D" w:rsidRDefault="00B33947">
            <w:pPr>
              <w:spacing w:after="0"/>
            </w:pPr>
            <w:r w:rsidRPr="00C64111">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E66EA1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6D2EADC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2BA7099F" w14:textId="77777777">
        <w:trPr>
          <w:trHeight w:val="3495"/>
        </w:trPr>
        <w:tc>
          <w:tcPr>
            <w:tcW w:w="1440" w:type="dxa"/>
            <w:tcMar>
              <w:left w:w="108" w:type="dxa"/>
              <w:right w:w="108" w:type="dxa"/>
            </w:tcMar>
            <w:vAlign w:val="center"/>
          </w:tcPr>
          <w:p w14:paraId="0B1E444D" w14:textId="77777777" w:rsidR="00B33947" w:rsidRPr="0037562D" w:rsidRDefault="00B33947" w:rsidP="00630BC0">
            <w:pPr>
              <w:pStyle w:val="ListParagraph"/>
              <w:numPr>
                <w:ilvl w:val="0"/>
                <w:numId w:val="7"/>
              </w:numPr>
              <w:spacing w:after="0" w:line="240" w:lineRule="auto"/>
            </w:pPr>
            <w:r w:rsidRPr="0037562D">
              <w:lastRenderedPageBreak/>
              <w:t>Female children (&lt;15 years old)</w:t>
            </w:r>
          </w:p>
        </w:tc>
        <w:tc>
          <w:tcPr>
            <w:tcW w:w="1440" w:type="dxa"/>
            <w:tcMar>
              <w:left w:w="108" w:type="dxa"/>
              <w:right w:w="108" w:type="dxa"/>
            </w:tcMar>
            <w:vAlign w:val="center"/>
          </w:tcPr>
          <w:p w14:paraId="232EF054" w14:textId="77777777" w:rsidR="00B33947" w:rsidRPr="0037562D" w:rsidRDefault="00B33947">
            <w:pPr>
              <w:jc w:val="center"/>
            </w:pPr>
            <w:r w:rsidRPr="0037562D">
              <w:rPr>
                <w:rFonts w:ascii="Calibri" w:eastAsia="Calibri" w:hAnsi="Calibri" w:cs="Calibri"/>
                <w:color w:val="808080" w:themeColor="background1" w:themeShade="80"/>
              </w:rPr>
              <w:t>#</w:t>
            </w:r>
          </w:p>
        </w:tc>
        <w:tc>
          <w:tcPr>
            <w:tcW w:w="1440" w:type="dxa"/>
            <w:tcMar>
              <w:left w:w="108" w:type="dxa"/>
              <w:right w:w="108" w:type="dxa"/>
            </w:tcMar>
            <w:vAlign w:val="center"/>
          </w:tcPr>
          <w:p w14:paraId="5AC67C63" w14:textId="77777777" w:rsidR="00B33947" w:rsidRPr="0037562D" w:rsidRDefault="00B33947">
            <w:pPr>
              <w:jc w:val="center"/>
            </w:pPr>
            <w:r w:rsidRPr="0037562D">
              <w:rPr>
                <w:rFonts w:ascii="Calibri" w:eastAsia="Calibri" w:hAnsi="Calibri" w:cs="Calibri"/>
                <w:i/>
                <w:iCs/>
                <w:color w:val="808080" w:themeColor="background1" w:themeShade="80"/>
              </w:rPr>
              <w:t>Hours</w:t>
            </w:r>
          </w:p>
        </w:tc>
        <w:tc>
          <w:tcPr>
            <w:tcW w:w="1440" w:type="dxa"/>
            <w:tcMar>
              <w:left w:w="108" w:type="dxa"/>
              <w:right w:w="108" w:type="dxa"/>
            </w:tcMar>
          </w:tcPr>
          <w:p w14:paraId="0B9ED2C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Crops (including perennial crops)</w:t>
            </w:r>
          </w:p>
          <w:p w14:paraId="670A17CD"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Livestock</w:t>
            </w:r>
          </w:p>
          <w:p w14:paraId="0940140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Fish</w:t>
            </w:r>
          </w:p>
          <w:p w14:paraId="7A4E04D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Trees (e.g., for wood, bark, rubber)</w:t>
            </w:r>
          </w:p>
          <w:p w14:paraId="1E1DCA2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w:t>
            </w:r>
          </w:p>
          <w:p w14:paraId="77E15724" w14:textId="77777777" w:rsidR="00B33947" w:rsidRPr="0037562D" w:rsidRDefault="00B33947">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(please specify)</w:t>
            </w:r>
          </w:p>
        </w:tc>
        <w:tc>
          <w:tcPr>
            <w:tcW w:w="1440" w:type="dxa"/>
            <w:tcMar>
              <w:left w:w="108" w:type="dxa"/>
              <w:right w:w="108" w:type="dxa"/>
            </w:tcMar>
          </w:tcPr>
          <w:p w14:paraId="1AD8EE8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Land preparation.</w:t>
            </w:r>
          </w:p>
          <w:p w14:paraId="0F435AA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w:t>
            </w:r>
          </w:p>
          <w:p w14:paraId="25F8A51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Weeding.</w:t>
            </w:r>
          </w:p>
          <w:p w14:paraId="4EE110B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Ridging, fertilizing, other non-harvested activities.</w:t>
            </w:r>
          </w:p>
          <w:p w14:paraId="2B4BBF6F"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13FBD59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Supervision.</w:t>
            </w:r>
          </w:p>
          <w:p w14:paraId="3F3D30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Shelling / Threshing / Peeling.</w:t>
            </w:r>
          </w:p>
          <w:p w14:paraId="2979D4D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Sorting.</w:t>
            </w:r>
          </w:p>
          <w:p w14:paraId="41E74D7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Drying.</w:t>
            </w:r>
          </w:p>
          <w:p w14:paraId="6193B6C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Cleaning.</w:t>
            </w:r>
          </w:p>
          <w:p w14:paraId="7AD6F2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Processing (milling, grinding, grating, etc.).</w:t>
            </w:r>
          </w:p>
          <w:p w14:paraId="232FDF9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Protection from losses.</w:t>
            </w:r>
          </w:p>
          <w:p w14:paraId="7EA0FBC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00E7879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Animal feeding</w:t>
            </w:r>
          </w:p>
          <w:p w14:paraId="4D49693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Health care and veterinary services</w:t>
            </w:r>
          </w:p>
          <w:p w14:paraId="1456807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Pasture management</w:t>
            </w:r>
          </w:p>
          <w:p w14:paraId="558BCCA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Herd management</w:t>
            </w:r>
          </w:p>
          <w:p w14:paraId="6F36A73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Milking and dairy management</w:t>
            </w:r>
          </w:p>
          <w:p w14:paraId="1EBAAC1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Waste management</w:t>
            </w:r>
          </w:p>
          <w:p w14:paraId="7A68115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Wool management</w:t>
            </w:r>
          </w:p>
          <w:p w14:paraId="056F336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Management of housing and shelter (e.g., cleaning, repairs)</w:t>
            </w:r>
          </w:p>
          <w:p w14:paraId="16136111"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Egg collection</w:t>
            </w:r>
          </w:p>
          <w:p w14:paraId="007F8592"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3733F4F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w:t>
            </w:r>
            <w:r w:rsidRPr="0037562D">
              <w:rPr>
                <w:rFonts w:ascii="Calibri" w:eastAsia="Calibri" w:hAnsi="Calibri" w:cs="Calibri"/>
                <w:i/>
                <w:iCs/>
                <w:color w:val="808080" w:themeColor="background1" w:themeShade="80"/>
              </w:rPr>
              <w:lastRenderedPageBreak/>
              <w:t>(Please specify)</w:t>
            </w:r>
          </w:p>
        </w:tc>
        <w:tc>
          <w:tcPr>
            <w:tcW w:w="1440" w:type="dxa"/>
            <w:tcMar>
              <w:left w:w="108" w:type="dxa"/>
              <w:right w:w="108" w:type="dxa"/>
            </w:tcMar>
          </w:tcPr>
          <w:p w14:paraId="5F48EFFC" w14:textId="77777777" w:rsidR="00B33947" w:rsidRPr="0037562D" w:rsidRDefault="00B33947">
            <w:pPr>
              <w:spacing w:after="0"/>
            </w:pPr>
            <w:r w:rsidRPr="0037562D">
              <w:rPr>
                <w:rFonts w:ascii="Wingdings" w:eastAsia="Wingdings" w:hAnsi="Wingdings" w:cs="Wingdings"/>
                <w:i/>
                <w:iCs/>
                <w:color w:val="808080" w:themeColor="background1" w:themeShade="80"/>
              </w:rPr>
              <w:lastRenderedPageBreak/>
              <w:t>Ø</w:t>
            </w:r>
            <w:r w:rsidRPr="0037562D">
              <w:rPr>
                <w:rFonts w:ascii="Calibri" w:eastAsia="Calibri" w:hAnsi="Calibri" w:cs="Calibri"/>
                <w:i/>
                <w:iCs/>
                <w:color w:val="808080" w:themeColor="background1" w:themeShade="80"/>
              </w:rPr>
              <w:t xml:space="preserve"> Site preparation (e.g., prepare ponds, tanks, or cages accordingly).</w:t>
            </w:r>
          </w:p>
          <w:p w14:paraId="0C2B767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Stocking.</w:t>
            </w:r>
          </w:p>
          <w:p w14:paraId="7A6C2D2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Feeding and nutrition.</w:t>
            </w:r>
          </w:p>
          <w:p w14:paraId="230D62C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Water quality management.</w:t>
            </w:r>
          </w:p>
          <w:p w14:paraId="5392261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Disease prevention and health management.</w:t>
            </w:r>
          </w:p>
          <w:p w14:paraId="28CCC92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Harvesting.</w:t>
            </w:r>
          </w:p>
          <w:p w14:paraId="534DB3D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Filleting and processing.</w:t>
            </w:r>
          </w:p>
          <w:p w14:paraId="66F9DED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Record keeping.</w:t>
            </w:r>
          </w:p>
          <w:p w14:paraId="1AE658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11CC3620"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2452FD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Soil preparation.</w:t>
            </w:r>
          </w:p>
          <w:p w14:paraId="1348DFC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Seedling production or sourcing.</w:t>
            </w:r>
          </w:p>
          <w:p w14:paraId="6DBE00F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Planting and transplanting</w:t>
            </w:r>
          </w:p>
          <w:p w14:paraId="2D376FCD" w14:textId="77777777" w:rsidR="00B33947" w:rsidRPr="0037562D" w:rsidRDefault="00B33947">
            <w:pPr>
              <w:spacing w:after="0"/>
            </w:pPr>
            <w:r w:rsidRPr="0037562D">
              <w:rPr>
                <w:rFonts w:ascii="Calibri" w:eastAsia="Calibri" w:hAnsi="Calibri" w:cs="Calibri"/>
                <w:i/>
                <w:iCs/>
                <w:color w:val="808080" w:themeColor="background1" w:themeShade="80"/>
              </w:rPr>
              <w:t>Irrigation and water management.</w:t>
            </w:r>
          </w:p>
          <w:p w14:paraId="42C8D953"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Fertilization and nutrient management.</w:t>
            </w:r>
          </w:p>
          <w:p w14:paraId="2E46146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Pruning and training.</w:t>
            </w:r>
          </w:p>
          <w:p w14:paraId="518A7A2E"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Pest and disease management.</w:t>
            </w:r>
          </w:p>
          <w:p w14:paraId="487E15B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Weed control.</w:t>
            </w:r>
          </w:p>
          <w:p w14:paraId="281419F9"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 and sales.</w:t>
            </w:r>
          </w:p>
          <w:p w14:paraId="26352F0A"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c>
          <w:tcPr>
            <w:tcW w:w="1440" w:type="dxa"/>
            <w:tcMar>
              <w:left w:w="108" w:type="dxa"/>
              <w:right w:w="108" w:type="dxa"/>
            </w:tcMar>
          </w:tcPr>
          <w:p w14:paraId="615A5458"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Hive management.</w:t>
            </w:r>
          </w:p>
          <w:p w14:paraId="61629945"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colony management.</w:t>
            </w:r>
          </w:p>
          <w:p w14:paraId="1E9EDC16"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Bee health management.</w:t>
            </w:r>
          </w:p>
          <w:p w14:paraId="4F6E00AC"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extraction.</w:t>
            </w:r>
          </w:p>
          <w:p w14:paraId="4A1CA7AB"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Honey processing.</w:t>
            </w:r>
          </w:p>
          <w:p w14:paraId="48591526" w14:textId="77777777" w:rsidR="00B33947" w:rsidRPr="0037562D" w:rsidRDefault="00B33947">
            <w:pPr>
              <w:spacing w:after="0"/>
            </w:pPr>
            <w:r w:rsidRPr="00C64111">
              <w:rPr>
                <w:rFonts w:ascii="Wingdings" w:eastAsia="Wingdings" w:hAnsi="Wingdings" w:cs="Wingdings"/>
                <w:i/>
                <w:color w:val="808080" w:themeColor="background1" w:themeShade="80"/>
              </w:rPr>
              <w:t>Ø</w:t>
            </w:r>
            <w:r w:rsidRPr="0037562D">
              <w:rPr>
                <w:rFonts w:ascii="Calibri" w:eastAsia="Calibri" w:hAnsi="Calibri" w:cs="Calibri"/>
                <w:i/>
                <w:color w:val="808080" w:themeColor="background1" w:themeShade="80"/>
              </w:rPr>
              <w:t xml:space="preserve"> Packaging and labeling.</w:t>
            </w:r>
          </w:p>
          <w:p w14:paraId="1C8D3E54"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Marketing and sales.</w:t>
            </w:r>
          </w:p>
          <w:p w14:paraId="719CE917" w14:textId="77777777" w:rsidR="00B33947" w:rsidRPr="0037562D" w:rsidRDefault="00B33947">
            <w:pPr>
              <w:spacing w:after="0"/>
            </w:pPr>
            <w:r w:rsidRPr="0037562D">
              <w:rPr>
                <w:rFonts w:ascii="Wingdings" w:eastAsia="Wingdings" w:hAnsi="Wingdings" w:cs="Wingdings"/>
                <w:i/>
                <w:iCs/>
                <w:color w:val="808080" w:themeColor="background1" w:themeShade="80"/>
              </w:rPr>
              <w:t>Ø</w:t>
            </w:r>
            <w:r w:rsidRPr="0037562D">
              <w:rPr>
                <w:rFonts w:ascii="Calibri" w:eastAsia="Calibri" w:hAnsi="Calibri" w:cs="Calibri"/>
                <w:i/>
                <w:iCs/>
                <w:color w:val="808080" w:themeColor="background1" w:themeShade="80"/>
              </w:rPr>
              <w:t xml:space="preserve"> Other activity (Please specify).</w:t>
            </w:r>
          </w:p>
        </w:tc>
      </w:tr>
      <w:tr w:rsidR="00B33947" w:rsidRPr="0037562D" w14:paraId="62898D91" w14:textId="77777777">
        <w:trPr>
          <w:trHeight w:val="510"/>
        </w:trPr>
        <w:tc>
          <w:tcPr>
            <w:tcW w:w="1440" w:type="dxa"/>
            <w:tcMar>
              <w:left w:w="108" w:type="dxa"/>
              <w:right w:w="108" w:type="dxa"/>
            </w:tcMar>
            <w:vAlign w:val="center"/>
          </w:tcPr>
          <w:p w14:paraId="4228F2C0" w14:textId="77777777" w:rsidR="00B33947" w:rsidRPr="0037562D" w:rsidRDefault="00B33947">
            <w:pPr>
              <w:jc w:val="center"/>
            </w:pPr>
            <w:r w:rsidRPr="0037562D">
              <w:rPr>
                <w:rFonts w:ascii="Calibri" w:eastAsia="Calibri" w:hAnsi="Calibri" w:cs="Calibri"/>
                <w:b/>
                <w:bCs/>
              </w:rPr>
              <w:t>SEASON 2</w:t>
            </w:r>
          </w:p>
        </w:tc>
        <w:tc>
          <w:tcPr>
            <w:tcW w:w="11520" w:type="dxa"/>
            <w:gridSpan w:val="8"/>
            <w:tcMar>
              <w:left w:w="108" w:type="dxa"/>
              <w:right w:w="108" w:type="dxa"/>
            </w:tcMar>
            <w:vAlign w:val="center"/>
          </w:tcPr>
          <w:p w14:paraId="37F58F5C" w14:textId="77777777" w:rsidR="00B33947" w:rsidRPr="0037562D" w:rsidRDefault="00B33947">
            <w:pPr>
              <w:rPr>
                <w:rFonts w:ascii="Calibri" w:eastAsia="Calibri" w:hAnsi="Calibri" w:cs="Calibri"/>
                <w:i/>
                <w:color w:val="808080" w:themeColor="background1" w:themeShade="80"/>
              </w:rPr>
            </w:pPr>
            <w:r w:rsidRPr="0037562D">
              <w:rPr>
                <w:rFonts w:ascii="Calibri" w:eastAsia="Calibri" w:hAnsi="Calibri" w:cs="Calibri"/>
                <w:b/>
              </w:rPr>
              <w:t xml:space="preserve">Select the months worked per year for SEASON 1: </w:t>
            </w:r>
            <w:r w:rsidRPr="0037562D">
              <w:rPr>
                <w:rFonts w:ascii="Calibri" w:eastAsia="Calibri" w:hAnsi="Calibri" w:cs="Calibri"/>
                <w:i/>
                <w:color w:val="808080" w:themeColor="background1" w:themeShade="80"/>
              </w:rPr>
              <w:t>JAN  FEB  MAR  ABR  MAY  JUN JUL  AGO  SEP  OCT  NOV  DEC</w:t>
            </w:r>
          </w:p>
        </w:tc>
      </w:tr>
      <w:tr w:rsidR="00B33947" w:rsidRPr="0037562D" w14:paraId="3D8380CF" w14:textId="77777777">
        <w:trPr>
          <w:trHeight w:val="2070"/>
        </w:trPr>
        <w:tc>
          <w:tcPr>
            <w:tcW w:w="1440" w:type="dxa"/>
            <w:tcMar>
              <w:left w:w="108" w:type="dxa"/>
              <w:right w:w="108" w:type="dxa"/>
            </w:tcMar>
            <w:vAlign w:val="center"/>
          </w:tcPr>
          <w:p w14:paraId="5208E903" w14:textId="77777777" w:rsidR="00B33947" w:rsidRPr="00C64111" w:rsidRDefault="00B33947">
            <w:pPr>
              <w:jc w:val="center"/>
              <w:rPr>
                <w:rFonts w:ascii="Calibri" w:eastAsia="Calibri" w:hAnsi="Calibri" w:cs="Calibri"/>
                <w:b/>
              </w:rPr>
            </w:pPr>
            <w:r w:rsidRPr="00C64111">
              <w:rPr>
                <w:rFonts w:ascii="Calibri" w:eastAsia="Calibri" w:hAnsi="Calibri" w:cs="Calibri"/>
                <w:b/>
              </w:rPr>
              <w:t>Hired / Free / Exchange Labourers</w:t>
            </w:r>
          </w:p>
        </w:tc>
        <w:tc>
          <w:tcPr>
            <w:tcW w:w="1440" w:type="dxa"/>
            <w:tcMar>
              <w:left w:w="108" w:type="dxa"/>
              <w:right w:w="108" w:type="dxa"/>
            </w:tcMar>
            <w:vAlign w:val="center"/>
          </w:tcPr>
          <w:p w14:paraId="3AE0032A" w14:textId="77777777" w:rsidR="00B33947" w:rsidRPr="0037562D" w:rsidRDefault="00B33947">
            <w:pPr>
              <w:jc w:val="center"/>
            </w:pPr>
            <w:r w:rsidRPr="0037562D">
              <w:rPr>
                <w:rFonts w:ascii="Calibri" w:eastAsia="Calibri" w:hAnsi="Calibri" w:cs="Calibri"/>
                <w:b/>
                <w:bCs/>
              </w:rPr>
              <w:t>Number of workers</w:t>
            </w:r>
          </w:p>
        </w:tc>
        <w:tc>
          <w:tcPr>
            <w:tcW w:w="1440" w:type="dxa"/>
            <w:tcMar>
              <w:left w:w="108" w:type="dxa"/>
              <w:right w:w="108" w:type="dxa"/>
            </w:tcMar>
            <w:vAlign w:val="center"/>
          </w:tcPr>
          <w:p w14:paraId="3EE62B63" w14:textId="77777777" w:rsidR="00B33947" w:rsidRPr="0037562D" w:rsidRDefault="00B33947">
            <w:pPr>
              <w:jc w:val="center"/>
            </w:pPr>
            <w:r w:rsidRPr="0037562D">
              <w:rPr>
                <w:rFonts w:ascii="Calibri" w:eastAsia="Calibri" w:hAnsi="Calibri" w:cs="Calibri"/>
                <w:b/>
                <w:bCs/>
              </w:rPr>
              <w:t>Average number of hours worked per day</w:t>
            </w:r>
          </w:p>
        </w:tc>
        <w:tc>
          <w:tcPr>
            <w:tcW w:w="1440" w:type="dxa"/>
            <w:tcMar>
              <w:left w:w="108" w:type="dxa"/>
              <w:right w:w="108" w:type="dxa"/>
            </w:tcMar>
            <w:vAlign w:val="center"/>
          </w:tcPr>
          <w:p w14:paraId="1F1B5999" w14:textId="77777777" w:rsidR="00B33947" w:rsidRPr="0037562D" w:rsidRDefault="00B33947">
            <w:pPr>
              <w:jc w:val="center"/>
            </w:pPr>
            <w:r w:rsidRPr="0037562D">
              <w:rPr>
                <w:rFonts w:ascii="Calibri" w:eastAsia="Calibri" w:hAnsi="Calibri" w:cs="Calibri"/>
                <w:b/>
                <w:bCs/>
              </w:rPr>
              <w:t>In what production activities did these household members work?</w:t>
            </w:r>
          </w:p>
        </w:tc>
        <w:tc>
          <w:tcPr>
            <w:tcW w:w="1440" w:type="dxa"/>
            <w:tcMar>
              <w:left w:w="108" w:type="dxa"/>
              <w:right w:w="108" w:type="dxa"/>
            </w:tcMar>
            <w:vAlign w:val="center"/>
          </w:tcPr>
          <w:p w14:paraId="7748F3E2" w14:textId="77777777" w:rsidR="00B33947" w:rsidRPr="0037562D" w:rsidRDefault="00B33947">
            <w:pPr>
              <w:jc w:val="center"/>
            </w:pPr>
            <w:r w:rsidRPr="0037562D">
              <w:rPr>
                <w:rFonts w:ascii="Calibri" w:eastAsia="Calibri" w:hAnsi="Calibri" w:cs="Calibri"/>
                <w:b/>
                <w:bCs/>
              </w:rPr>
              <w:t>Select the activities perform for CROP production (including perennial crops):</w:t>
            </w:r>
          </w:p>
        </w:tc>
        <w:tc>
          <w:tcPr>
            <w:tcW w:w="1440" w:type="dxa"/>
            <w:tcMar>
              <w:left w:w="108" w:type="dxa"/>
              <w:right w:w="108" w:type="dxa"/>
            </w:tcMar>
            <w:vAlign w:val="center"/>
          </w:tcPr>
          <w:p w14:paraId="44C112DF" w14:textId="77777777" w:rsidR="00B33947" w:rsidRPr="0037562D" w:rsidRDefault="00B33947">
            <w:pPr>
              <w:jc w:val="center"/>
            </w:pPr>
            <w:r w:rsidRPr="0037562D">
              <w:rPr>
                <w:rFonts w:ascii="Calibri" w:eastAsia="Calibri" w:hAnsi="Calibri" w:cs="Calibri"/>
                <w:b/>
                <w:bCs/>
              </w:rPr>
              <w:t>Select the activities perform for LIVESTOCK production:</w:t>
            </w:r>
          </w:p>
        </w:tc>
        <w:tc>
          <w:tcPr>
            <w:tcW w:w="1440" w:type="dxa"/>
            <w:tcMar>
              <w:left w:w="108" w:type="dxa"/>
              <w:right w:w="108" w:type="dxa"/>
            </w:tcMar>
            <w:vAlign w:val="center"/>
          </w:tcPr>
          <w:p w14:paraId="3DFDD2E6" w14:textId="77777777" w:rsidR="00B33947" w:rsidRPr="0037562D" w:rsidRDefault="00B33947">
            <w:pPr>
              <w:jc w:val="center"/>
            </w:pPr>
            <w:r w:rsidRPr="0037562D">
              <w:rPr>
                <w:rFonts w:ascii="Calibri" w:eastAsia="Calibri" w:hAnsi="Calibri" w:cs="Calibri"/>
                <w:b/>
                <w:bCs/>
              </w:rPr>
              <w:t>Select the activities perform for FISH production:</w:t>
            </w:r>
          </w:p>
        </w:tc>
        <w:tc>
          <w:tcPr>
            <w:tcW w:w="1440" w:type="dxa"/>
            <w:tcMar>
              <w:left w:w="108" w:type="dxa"/>
              <w:right w:w="108" w:type="dxa"/>
            </w:tcMar>
            <w:vAlign w:val="center"/>
          </w:tcPr>
          <w:p w14:paraId="4D908BE2" w14:textId="77777777" w:rsidR="00B33947" w:rsidRPr="0037562D" w:rsidRDefault="00B33947">
            <w:pPr>
              <w:jc w:val="center"/>
            </w:pPr>
            <w:r w:rsidRPr="0037562D">
              <w:rPr>
                <w:rFonts w:ascii="Calibri" w:eastAsia="Calibri" w:hAnsi="Calibri" w:cs="Calibri"/>
                <w:b/>
                <w:bCs/>
              </w:rPr>
              <w:t>Select the activities perform for TREES production (e.g., for wood, bark, rubber):</w:t>
            </w:r>
          </w:p>
        </w:tc>
        <w:tc>
          <w:tcPr>
            <w:tcW w:w="1440" w:type="dxa"/>
            <w:tcMar>
              <w:left w:w="108" w:type="dxa"/>
              <w:right w:w="108" w:type="dxa"/>
            </w:tcMar>
            <w:vAlign w:val="center"/>
          </w:tcPr>
          <w:p w14:paraId="3D533E22" w14:textId="77777777" w:rsidR="00B33947" w:rsidRPr="0037562D" w:rsidRDefault="00B33947">
            <w:pPr>
              <w:jc w:val="center"/>
            </w:pPr>
            <w:r w:rsidRPr="0037562D">
              <w:rPr>
                <w:rFonts w:ascii="Calibri" w:eastAsia="Calibri" w:hAnsi="Calibri" w:cs="Calibri"/>
                <w:b/>
                <w:bCs/>
              </w:rPr>
              <w:t>Select the activities perform for HONEY production:</w:t>
            </w:r>
          </w:p>
        </w:tc>
      </w:tr>
      <w:tr w:rsidR="00B33947" w:rsidRPr="0037562D" w14:paraId="696FED02" w14:textId="77777777">
        <w:trPr>
          <w:trHeight w:val="420"/>
        </w:trPr>
        <w:tc>
          <w:tcPr>
            <w:tcW w:w="1440" w:type="dxa"/>
            <w:tcMar>
              <w:left w:w="108" w:type="dxa"/>
              <w:right w:w="108" w:type="dxa"/>
            </w:tcMar>
            <w:vAlign w:val="center"/>
          </w:tcPr>
          <w:p w14:paraId="78F15299"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5CFAA9C5"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74FE3E1"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6EE5E522"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0494449D"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4718E6DE"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215DB675"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232D57E2"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D91477B" w14:textId="77777777" w:rsidR="00B33947" w:rsidRPr="0037562D" w:rsidRDefault="00B33947">
            <w:pPr>
              <w:jc w:val="center"/>
            </w:pPr>
            <w:r w:rsidRPr="0037562D">
              <w:rPr>
                <w:rFonts w:ascii="Calibri" w:eastAsia="Calibri" w:hAnsi="Calibri" w:cs="Calibri"/>
                <w:b/>
                <w:bCs/>
              </w:rPr>
              <w:t>…</w:t>
            </w:r>
          </w:p>
        </w:tc>
      </w:tr>
      <w:tr w:rsidR="00B33947" w:rsidRPr="0037562D" w14:paraId="34D744FF" w14:textId="77777777">
        <w:trPr>
          <w:trHeight w:val="510"/>
        </w:trPr>
        <w:tc>
          <w:tcPr>
            <w:tcW w:w="1440" w:type="dxa"/>
            <w:tcMar>
              <w:left w:w="108" w:type="dxa"/>
              <w:right w:w="108" w:type="dxa"/>
            </w:tcMar>
            <w:vAlign w:val="center"/>
          </w:tcPr>
          <w:p w14:paraId="05E44FD4" w14:textId="77777777" w:rsidR="00B33947" w:rsidRPr="0037562D" w:rsidRDefault="00B33947">
            <w:pPr>
              <w:jc w:val="center"/>
            </w:pPr>
            <w:r w:rsidRPr="0037562D">
              <w:rPr>
                <w:rFonts w:ascii="Calibri" w:eastAsia="Calibri" w:hAnsi="Calibri" w:cs="Calibri"/>
                <w:b/>
                <w:bCs/>
              </w:rPr>
              <w:t>SEASON 3</w:t>
            </w:r>
          </w:p>
        </w:tc>
        <w:tc>
          <w:tcPr>
            <w:tcW w:w="11520" w:type="dxa"/>
            <w:gridSpan w:val="8"/>
            <w:tcMar>
              <w:left w:w="108" w:type="dxa"/>
              <w:right w:w="108" w:type="dxa"/>
            </w:tcMar>
            <w:vAlign w:val="center"/>
          </w:tcPr>
          <w:p w14:paraId="22D73349" w14:textId="77777777" w:rsidR="00B33947" w:rsidRPr="0037562D" w:rsidRDefault="00B33947">
            <w:pPr>
              <w:rPr>
                <w:rFonts w:ascii="Calibri" w:eastAsia="Calibri" w:hAnsi="Calibri" w:cs="Calibri"/>
                <w:i/>
                <w:color w:val="808080" w:themeColor="background1" w:themeShade="80"/>
              </w:rPr>
            </w:pPr>
            <w:r w:rsidRPr="0037562D">
              <w:rPr>
                <w:rFonts w:ascii="Calibri" w:eastAsia="Calibri" w:hAnsi="Calibri" w:cs="Calibri"/>
                <w:b/>
              </w:rPr>
              <w:t xml:space="preserve">Select the months worked per year for SEASON 1: </w:t>
            </w:r>
            <w:r w:rsidRPr="0037562D">
              <w:rPr>
                <w:rFonts w:ascii="Calibri" w:eastAsia="Calibri" w:hAnsi="Calibri" w:cs="Calibri"/>
                <w:i/>
                <w:color w:val="808080" w:themeColor="background1" w:themeShade="80"/>
              </w:rPr>
              <w:t>JAN  FEB  MAR  ABR  MAY  JUN JUL  AGO  SEP  OCT  NOV  DEC</w:t>
            </w:r>
          </w:p>
        </w:tc>
      </w:tr>
      <w:tr w:rsidR="00B33947" w:rsidRPr="0037562D" w14:paraId="39B59F8F" w14:textId="77777777">
        <w:trPr>
          <w:trHeight w:val="2070"/>
        </w:trPr>
        <w:tc>
          <w:tcPr>
            <w:tcW w:w="1440" w:type="dxa"/>
            <w:tcMar>
              <w:left w:w="108" w:type="dxa"/>
              <w:right w:w="108" w:type="dxa"/>
            </w:tcMar>
            <w:vAlign w:val="center"/>
          </w:tcPr>
          <w:p w14:paraId="417EBD6F" w14:textId="77777777" w:rsidR="00B33947" w:rsidRPr="00C64111" w:rsidRDefault="00B33947">
            <w:pPr>
              <w:jc w:val="center"/>
              <w:rPr>
                <w:rFonts w:ascii="Calibri" w:eastAsia="Calibri" w:hAnsi="Calibri" w:cs="Calibri"/>
                <w:b/>
              </w:rPr>
            </w:pPr>
            <w:r w:rsidRPr="00C64111">
              <w:rPr>
                <w:rFonts w:ascii="Calibri" w:eastAsia="Calibri" w:hAnsi="Calibri" w:cs="Calibri"/>
                <w:b/>
              </w:rPr>
              <w:lastRenderedPageBreak/>
              <w:t>Hired / Free / Exchange Labourers</w:t>
            </w:r>
          </w:p>
        </w:tc>
        <w:tc>
          <w:tcPr>
            <w:tcW w:w="1440" w:type="dxa"/>
            <w:tcMar>
              <w:left w:w="108" w:type="dxa"/>
              <w:right w:w="108" w:type="dxa"/>
            </w:tcMar>
            <w:vAlign w:val="center"/>
          </w:tcPr>
          <w:p w14:paraId="36361A26" w14:textId="77777777" w:rsidR="00B33947" w:rsidRPr="0037562D" w:rsidRDefault="00B33947">
            <w:pPr>
              <w:jc w:val="center"/>
            </w:pPr>
            <w:r w:rsidRPr="0037562D">
              <w:rPr>
                <w:rFonts w:ascii="Calibri" w:eastAsia="Calibri" w:hAnsi="Calibri" w:cs="Calibri"/>
                <w:b/>
                <w:bCs/>
              </w:rPr>
              <w:t>Number of workers</w:t>
            </w:r>
          </w:p>
        </w:tc>
        <w:tc>
          <w:tcPr>
            <w:tcW w:w="1440" w:type="dxa"/>
            <w:tcMar>
              <w:left w:w="108" w:type="dxa"/>
              <w:right w:w="108" w:type="dxa"/>
            </w:tcMar>
            <w:vAlign w:val="center"/>
          </w:tcPr>
          <w:p w14:paraId="549600F1" w14:textId="77777777" w:rsidR="00B33947" w:rsidRPr="0037562D" w:rsidRDefault="00B33947">
            <w:pPr>
              <w:jc w:val="center"/>
            </w:pPr>
            <w:r w:rsidRPr="0037562D">
              <w:rPr>
                <w:rFonts w:ascii="Calibri" w:eastAsia="Calibri" w:hAnsi="Calibri" w:cs="Calibri"/>
                <w:b/>
                <w:bCs/>
              </w:rPr>
              <w:t>Average number of hours worked per day</w:t>
            </w:r>
          </w:p>
        </w:tc>
        <w:tc>
          <w:tcPr>
            <w:tcW w:w="1440" w:type="dxa"/>
            <w:tcMar>
              <w:left w:w="108" w:type="dxa"/>
              <w:right w:w="108" w:type="dxa"/>
            </w:tcMar>
            <w:vAlign w:val="center"/>
          </w:tcPr>
          <w:p w14:paraId="19AEEEED" w14:textId="77777777" w:rsidR="00B33947" w:rsidRPr="0037562D" w:rsidRDefault="00B33947">
            <w:pPr>
              <w:jc w:val="center"/>
            </w:pPr>
            <w:r w:rsidRPr="0037562D">
              <w:rPr>
                <w:rFonts w:ascii="Calibri" w:eastAsia="Calibri" w:hAnsi="Calibri" w:cs="Calibri"/>
                <w:b/>
                <w:bCs/>
              </w:rPr>
              <w:t>In what production activities did these household members work?</w:t>
            </w:r>
          </w:p>
        </w:tc>
        <w:tc>
          <w:tcPr>
            <w:tcW w:w="1440" w:type="dxa"/>
            <w:tcMar>
              <w:left w:w="108" w:type="dxa"/>
              <w:right w:w="108" w:type="dxa"/>
            </w:tcMar>
            <w:vAlign w:val="center"/>
          </w:tcPr>
          <w:p w14:paraId="6710B79D" w14:textId="77777777" w:rsidR="00B33947" w:rsidRPr="0037562D" w:rsidRDefault="00B33947">
            <w:pPr>
              <w:jc w:val="center"/>
            </w:pPr>
            <w:r w:rsidRPr="0037562D">
              <w:rPr>
                <w:rFonts w:ascii="Calibri" w:eastAsia="Calibri" w:hAnsi="Calibri" w:cs="Calibri"/>
                <w:b/>
                <w:bCs/>
              </w:rPr>
              <w:t>Select the activities perform for CROP production (including perennial crops):</w:t>
            </w:r>
          </w:p>
        </w:tc>
        <w:tc>
          <w:tcPr>
            <w:tcW w:w="1440" w:type="dxa"/>
            <w:tcMar>
              <w:left w:w="108" w:type="dxa"/>
              <w:right w:w="108" w:type="dxa"/>
            </w:tcMar>
            <w:vAlign w:val="center"/>
          </w:tcPr>
          <w:p w14:paraId="0760E0C0" w14:textId="77777777" w:rsidR="00B33947" w:rsidRPr="0037562D" w:rsidRDefault="00B33947">
            <w:pPr>
              <w:jc w:val="center"/>
            </w:pPr>
            <w:r w:rsidRPr="0037562D">
              <w:rPr>
                <w:rFonts w:ascii="Calibri" w:eastAsia="Calibri" w:hAnsi="Calibri" w:cs="Calibri"/>
                <w:b/>
                <w:bCs/>
              </w:rPr>
              <w:t>Select the activities perform for LIVESTOCK production:</w:t>
            </w:r>
          </w:p>
        </w:tc>
        <w:tc>
          <w:tcPr>
            <w:tcW w:w="1440" w:type="dxa"/>
            <w:tcMar>
              <w:left w:w="108" w:type="dxa"/>
              <w:right w:w="108" w:type="dxa"/>
            </w:tcMar>
            <w:vAlign w:val="center"/>
          </w:tcPr>
          <w:p w14:paraId="2A9AC9A4" w14:textId="77777777" w:rsidR="00B33947" w:rsidRPr="0037562D" w:rsidRDefault="00B33947">
            <w:pPr>
              <w:jc w:val="center"/>
            </w:pPr>
            <w:r w:rsidRPr="0037562D">
              <w:rPr>
                <w:rFonts w:ascii="Calibri" w:eastAsia="Calibri" w:hAnsi="Calibri" w:cs="Calibri"/>
                <w:b/>
                <w:bCs/>
              </w:rPr>
              <w:t>Select the activities perform for FISH production:</w:t>
            </w:r>
          </w:p>
        </w:tc>
        <w:tc>
          <w:tcPr>
            <w:tcW w:w="1440" w:type="dxa"/>
            <w:tcMar>
              <w:left w:w="108" w:type="dxa"/>
              <w:right w:w="108" w:type="dxa"/>
            </w:tcMar>
            <w:vAlign w:val="center"/>
          </w:tcPr>
          <w:p w14:paraId="0F3672A5" w14:textId="77777777" w:rsidR="00B33947" w:rsidRPr="0037562D" w:rsidRDefault="00B33947">
            <w:pPr>
              <w:jc w:val="center"/>
            </w:pPr>
            <w:r w:rsidRPr="0037562D">
              <w:rPr>
                <w:rFonts w:ascii="Calibri" w:eastAsia="Calibri" w:hAnsi="Calibri" w:cs="Calibri"/>
                <w:b/>
                <w:bCs/>
              </w:rPr>
              <w:t>Select the activities perform for TREES production (e.g., for wood, bark, rubber):</w:t>
            </w:r>
          </w:p>
        </w:tc>
        <w:tc>
          <w:tcPr>
            <w:tcW w:w="1440" w:type="dxa"/>
            <w:tcMar>
              <w:left w:w="108" w:type="dxa"/>
              <w:right w:w="108" w:type="dxa"/>
            </w:tcMar>
            <w:vAlign w:val="center"/>
          </w:tcPr>
          <w:p w14:paraId="36D8E428" w14:textId="77777777" w:rsidR="00B33947" w:rsidRPr="0037562D" w:rsidRDefault="00B33947">
            <w:pPr>
              <w:jc w:val="center"/>
            </w:pPr>
            <w:r w:rsidRPr="0037562D">
              <w:rPr>
                <w:rFonts w:ascii="Calibri" w:eastAsia="Calibri" w:hAnsi="Calibri" w:cs="Calibri"/>
                <w:b/>
                <w:bCs/>
              </w:rPr>
              <w:t>Select the activities perform for HONEY production:</w:t>
            </w:r>
          </w:p>
        </w:tc>
      </w:tr>
      <w:tr w:rsidR="00B33947" w:rsidRPr="0037562D" w14:paraId="7B2720A3" w14:textId="77777777">
        <w:trPr>
          <w:trHeight w:val="420"/>
        </w:trPr>
        <w:tc>
          <w:tcPr>
            <w:tcW w:w="1440" w:type="dxa"/>
            <w:tcMar>
              <w:left w:w="108" w:type="dxa"/>
              <w:right w:w="108" w:type="dxa"/>
            </w:tcMar>
            <w:vAlign w:val="center"/>
          </w:tcPr>
          <w:p w14:paraId="07B7004D"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2934B2A"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37B73EC9"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0BF06529"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20659BF4"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751CB31C"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69102059"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2AB5D4D1"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CB231A4" w14:textId="77777777" w:rsidR="00B33947" w:rsidRPr="0037562D" w:rsidRDefault="00B33947">
            <w:pPr>
              <w:jc w:val="center"/>
            </w:pPr>
            <w:r w:rsidRPr="0037562D">
              <w:rPr>
                <w:rFonts w:ascii="Calibri" w:eastAsia="Calibri" w:hAnsi="Calibri" w:cs="Calibri"/>
                <w:b/>
                <w:bCs/>
              </w:rPr>
              <w:t>…</w:t>
            </w:r>
          </w:p>
        </w:tc>
      </w:tr>
      <w:tr w:rsidR="00B33947" w:rsidRPr="0037562D" w14:paraId="1F3FF1AF" w14:textId="77777777">
        <w:trPr>
          <w:trHeight w:val="510"/>
        </w:trPr>
        <w:tc>
          <w:tcPr>
            <w:tcW w:w="1440" w:type="dxa"/>
            <w:tcMar>
              <w:left w:w="108" w:type="dxa"/>
              <w:right w:w="108" w:type="dxa"/>
            </w:tcMar>
            <w:vAlign w:val="center"/>
          </w:tcPr>
          <w:p w14:paraId="271C1908" w14:textId="77777777" w:rsidR="00B33947" w:rsidRPr="0037562D" w:rsidRDefault="00B33947">
            <w:pPr>
              <w:jc w:val="center"/>
            </w:pPr>
            <w:r w:rsidRPr="0037562D">
              <w:rPr>
                <w:rFonts w:ascii="Calibri" w:eastAsia="Calibri" w:hAnsi="Calibri" w:cs="Calibri"/>
                <w:b/>
                <w:bCs/>
              </w:rPr>
              <w:t>SEASON 4</w:t>
            </w:r>
          </w:p>
        </w:tc>
        <w:tc>
          <w:tcPr>
            <w:tcW w:w="11520" w:type="dxa"/>
            <w:gridSpan w:val="8"/>
            <w:tcMar>
              <w:left w:w="108" w:type="dxa"/>
              <w:right w:w="108" w:type="dxa"/>
            </w:tcMar>
            <w:vAlign w:val="center"/>
          </w:tcPr>
          <w:p w14:paraId="7BF91FA5" w14:textId="77777777" w:rsidR="00B33947" w:rsidRPr="0037562D" w:rsidRDefault="00B33947">
            <w:pPr>
              <w:rPr>
                <w:rFonts w:ascii="Calibri" w:eastAsia="Calibri" w:hAnsi="Calibri" w:cs="Calibri"/>
                <w:i/>
                <w:color w:val="808080" w:themeColor="background1" w:themeShade="80"/>
              </w:rPr>
            </w:pPr>
            <w:r w:rsidRPr="0037562D">
              <w:rPr>
                <w:rFonts w:ascii="Calibri" w:eastAsia="Calibri" w:hAnsi="Calibri" w:cs="Calibri"/>
                <w:b/>
              </w:rPr>
              <w:t xml:space="preserve">Select the months worked per year for SEASON 1: </w:t>
            </w:r>
            <w:r w:rsidRPr="0037562D">
              <w:rPr>
                <w:rFonts w:ascii="Calibri" w:eastAsia="Calibri" w:hAnsi="Calibri" w:cs="Calibri"/>
                <w:i/>
                <w:color w:val="808080" w:themeColor="background1" w:themeShade="80"/>
              </w:rPr>
              <w:t>JAN  FEB  MAR  ABR  MAY  JUN JUL  AGO  SEP  OCT  NOV  DEC</w:t>
            </w:r>
          </w:p>
        </w:tc>
      </w:tr>
      <w:tr w:rsidR="00B33947" w:rsidRPr="0037562D" w14:paraId="1C4AFEDF" w14:textId="77777777">
        <w:trPr>
          <w:trHeight w:val="2070"/>
        </w:trPr>
        <w:tc>
          <w:tcPr>
            <w:tcW w:w="1440" w:type="dxa"/>
            <w:tcMar>
              <w:left w:w="108" w:type="dxa"/>
              <w:right w:w="108" w:type="dxa"/>
            </w:tcMar>
            <w:vAlign w:val="center"/>
          </w:tcPr>
          <w:p w14:paraId="73277A0C" w14:textId="77777777" w:rsidR="00B33947" w:rsidRPr="00C64111" w:rsidRDefault="00B33947">
            <w:pPr>
              <w:jc w:val="center"/>
              <w:rPr>
                <w:rFonts w:ascii="Calibri" w:eastAsia="Calibri" w:hAnsi="Calibri" w:cs="Calibri"/>
                <w:b/>
              </w:rPr>
            </w:pPr>
            <w:r w:rsidRPr="00C64111">
              <w:rPr>
                <w:rFonts w:ascii="Calibri" w:eastAsia="Calibri" w:hAnsi="Calibri" w:cs="Calibri"/>
                <w:b/>
              </w:rPr>
              <w:t>Hired / Free / Exchange Labourers</w:t>
            </w:r>
          </w:p>
        </w:tc>
        <w:tc>
          <w:tcPr>
            <w:tcW w:w="1440" w:type="dxa"/>
            <w:tcMar>
              <w:left w:w="108" w:type="dxa"/>
              <w:right w:w="108" w:type="dxa"/>
            </w:tcMar>
            <w:vAlign w:val="center"/>
          </w:tcPr>
          <w:p w14:paraId="4C821665" w14:textId="77777777" w:rsidR="00B33947" w:rsidRPr="0037562D" w:rsidRDefault="00B33947">
            <w:pPr>
              <w:jc w:val="center"/>
            </w:pPr>
            <w:r w:rsidRPr="0037562D">
              <w:rPr>
                <w:rFonts w:ascii="Calibri" w:eastAsia="Calibri" w:hAnsi="Calibri" w:cs="Calibri"/>
                <w:b/>
                <w:bCs/>
              </w:rPr>
              <w:t>Number of workers</w:t>
            </w:r>
          </w:p>
        </w:tc>
        <w:tc>
          <w:tcPr>
            <w:tcW w:w="1440" w:type="dxa"/>
            <w:tcMar>
              <w:left w:w="108" w:type="dxa"/>
              <w:right w:w="108" w:type="dxa"/>
            </w:tcMar>
            <w:vAlign w:val="center"/>
          </w:tcPr>
          <w:p w14:paraId="35A1FA3B" w14:textId="77777777" w:rsidR="00B33947" w:rsidRPr="0037562D" w:rsidRDefault="00B33947">
            <w:pPr>
              <w:jc w:val="center"/>
            </w:pPr>
            <w:r w:rsidRPr="0037562D">
              <w:rPr>
                <w:rFonts w:ascii="Calibri" w:eastAsia="Calibri" w:hAnsi="Calibri" w:cs="Calibri"/>
                <w:b/>
                <w:bCs/>
              </w:rPr>
              <w:t>Average number of hours worked per day</w:t>
            </w:r>
          </w:p>
        </w:tc>
        <w:tc>
          <w:tcPr>
            <w:tcW w:w="1440" w:type="dxa"/>
            <w:tcMar>
              <w:left w:w="108" w:type="dxa"/>
              <w:right w:w="108" w:type="dxa"/>
            </w:tcMar>
            <w:vAlign w:val="center"/>
          </w:tcPr>
          <w:p w14:paraId="22098599" w14:textId="77777777" w:rsidR="00B33947" w:rsidRPr="0037562D" w:rsidRDefault="00B33947">
            <w:pPr>
              <w:jc w:val="center"/>
            </w:pPr>
            <w:r w:rsidRPr="0037562D">
              <w:rPr>
                <w:rFonts w:ascii="Calibri" w:eastAsia="Calibri" w:hAnsi="Calibri" w:cs="Calibri"/>
                <w:b/>
                <w:bCs/>
              </w:rPr>
              <w:t>In what production activities did these household members work?</w:t>
            </w:r>
          </w:p>
        </w:tc>
        <w:tc>
          <w:tcPr>
            <w:tcW w:w="1440" w:type="dxa"/>
            <w:tcMar>
              <w:left w:w="108" w:type="dxa"/>
              <w:right w:w="108" w:type="dxa"/>
            </w:tcMar>
            <w:vAlign w:val="center"/>
          </w:tcPr>
          <w:p w14:paraId="62570217" w14:textId="77777777" w:rsidR="00B33947" w:rsidRPr="0037562D" w:rsidRDefault="00B33947">
            <w:pPr>
              <w:jc w:val="center"/>
            </w:pPr>
            <w:r w:rsidRPr="0037562D">
              <w:rPr>
                <w:rFonts w:ascii="Calibri" w:eastAsia="Calibri" w:hAnsi="Calibri" w:cs="Calibri"/>
                <w:b/>
                <w:bCs/>
              </w:rPr>
              <w:t>Select the activities perform for CROP production (including perennial crops):</w:t>
            </w:r>
          </w:p>
        </w:tc>
        <w:tc>
          <w:tcPr>
            <w:tcW w:w="1440" w:type="dxa"/>
            <w:tcMar>
              <w:left w:w="108" w:type="dxa"/>
              <w:right w:w="108" w:type="dxa"/>
            </w:tcMar>
            <w:vAlign w:val="center"/>
          </w:tcPr>
          <w:p w14:paraId="3EF81F72" w14:textId="77777777" w:rsidR="00B33947" w:rsidRPr="0037562D" w:rsidRDefault="00B33947">
            <w:pPr>
              <w:jc w:val="center"/>
            </w:pPr>
            <w:r w:rsidRPr="0037562D">
              <w:rPr>
                <w:rFonts w:ascii="Calibri" w:eastAsia="Calibri" w:hAnsi="Calibri" w:cs="Calibri"/>
                <w:b/>
                <w:bCs/>
              </w:rPr>
              <w:t>Select the activities perform for LIVESTOCK production:</w:t>
            </w:r>
          </w:p>
        </w:tc>
        <w:tc>
          <w:tcPr>
            <w:tcW w:w="1440" w:type="dxa"/>
            <w:tcMar>
              <w:left w:w="108" w:type="dxa"/>
              <w:right w:w="108" w:type="dxa"/>
            </w:tcMar>
            <w:vAlign w:val="center"/>
          </w:tcPr>
          <w:p w14:paraId="4FDB3241" w14:textId="77777777" w:rsidR="00B33947" w:rsidRPr="0037562D" w:rsidRDefault="00B33947">
            <w:pPr>
              <w:jc w:val="center"/>
            </w:pPr>
            <w:r w:rsidRPr="0037562D">
              <w:rPr>
                <w:rFonts w:ascii="Calibri" w:eastAsia="Calibri" w:hAnsi="Calibri" w:cs="Calibri"/>
                <w:b/>
                <w:bCs/>
              </w:rPr>
              <w:t>Select the activities perform for FISH production:</w:t>
            </w:r>
          </w:p>
        </w:tc>
        <w:tc>
          <w:tcPr>
            <w:tcW w:w="1440" w:type="dxa"/>
            <w:tcMar>
              <w:left w:w="108" w:type="dxa"/>
              <w:right w:w="108" w:type="dxa"/>
            </w:tcMar>
            <w:vAlign w:val="center"/>
          </w:tcPr>
          <w:p w14:paraId="2723B949" w14:textId="77777777" w:rsidR="00B33947" w:rsidRPr="0037562D" w:rsidRDefault="00B33947">
            <w:pPr>
              <w:jc w:val="center"/>
            </w:pPr>
            <w:r w:rsidRPr="0037562D">
              <w:rPr>
                <w:rFonts w:ascii="Calibri" w:eastAsia="Calibri" w:hAnsi="Calibri" w:cs="Calibri"/>
                <w:b/>
                <w:bCs/>
              </w:rPr>
              <w:t>Select the activities perform for TREES production (e.g., for wood, bark, rubber):</w:t>
            </w:r>
          </w:p>
        </w:tc>
        <w:tc>
          <w:tcPr>
            <w:tcW w:w="1440" w:type="dxa"/>
            <w:tcMar>
              <w:left w:w="108" w:type="dxa"/>
              <w:right w:w="108" w:type="dxa"/>
            </w:tcMar>
            <w:vAlign w:val="center"/>
          </w:tcPr>
          <w:p w14:paraId="2087FEE9" w14:textId="77777777" w:rsidR="00B33947" w:rsidRPr="0037562D" w:rsidRDefault="00B33947">
            <w:pPr>
              <w:jc w:val="center"/>
            </w:pPr>
            <w:r w:rsidRPr="0037562D">
              <w:rPr>
                <w:rFonts w:ascii="Calibri" w:eastAsia="Calibri" w:hAnsi="Calibri" w:cs="Calibri"/>
                <w:b/>
                <w:bCs/>
              </w:rPr>
              <w:t>Select the activities perform for HONEY production:</w:t>
            </w:r>
          </w:p>
        </w:tc>
      </w:tr>
      <w:tr w:rsidR="00B33947" w:rsidRPr="0037562D" w14:paraId="17682AA0" w14:textId="77777777">
        <w:trPr>
          <w:trHeight w:val="420"/>
        </w:trPr>
        <w:tc>
          <w:tcPr>
            <w:tcW w:w="1440" w:type="dxa"/>
            <w:tcMar>
              <w:left w:w="108" w:type="dxa"/>
              <w:right w:w="108" w:type="dxa"/>
            </w:tcMar>
            <w:vAlign w:val="center"/>
          </w:tcPr>
          <w:p w14:paraId="04207CC5"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6D5F372E"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78D4C097"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4ED5BD1"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70E8173F"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2D0C02E"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6D695496"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7CDF0150" w14:textId="77777777" w:rsidR="00B33947" w:rsidRPr="0037562D" w:rsidRDefault="00B33947">
            <w:pPr>
              <w:jc w:val="center"/>
            </w:pPr>
            <w:r w:rsidRPr="0037562D">
              <w:rPr>
                <w:rFonts w:ascii="Calibri" w:eastAsia="Calibri" w:hAnsi="Calibri" w:cs="Calibri"/>
                <w:b/>
                <w:bCs/>
              </w:rPr>
              <w:t>…</w:t>
            </w:r>
          </w:p>
        </w:tc>
        <w:tc>
          <w:tcPr>
            <w:tcW w:w="1440" w:type="dxa"/>
            <w:tcMar>
              <w:left w:w="108" w:type="dxa"/>
              <w:right w:w="108" w:type="dxa"/>
            </w:tcMar>
            <w:vAlign w:val="center"/>
          </w:tcPr>
          <w:p w14:paraId="12425FF6" w14:textId="77777777" w:rsidR="00B33947" w:rsidRPr="0037562D" w:rsidRDefault="00B33947">
            <w:pPr>
              <w:jc w:val="center"/>
            </w:pPr>
            <w:r w:rsidRPr="0037562D">
              <w:rPr>
                <w:rFonts w:ascii="Calibri" w:eastAsia="Calibri" w:hAnsi="Calibri" w:cs="Calibri"/>
                <w:b/>
                <w:bCs/>
              </w:rPr>
              <w:t>…</w:t>
            </w:r>
          </w:p>
        </w:tc>
      </w:tr>
    </w:tbl>
    <w:p w14:paraId="1237EFD4" w14:textId="77777777" w:rsidR="00B33947" w:rsidRPr="0037562D" w:rsidRDefault="00B33947" w:rsidP="00B33947">
      <w:pPr>
        <w:sectPr w:rsidR="00B33947" w:rsidRPr="0037562D" w:rsidSect="00391AEB">
          <w:pgSz w:w="15840" w:h="12240" w:orient="landscape"/>
          <w:pgMar w:top="1440" w:right="1440" w:bottom="1440" w:left="1440" w:header="720" w:footer="720" w:gutter="0"/>
          <w:cols w:space="720"/>
          <w:docGrid w:linePitch="360"/>
        </w:sectPr>
      </w:pPr>
    </w:p>
    <w:p w14:paraId="593BF3E4" w14:textId="54DD514B" w:rsidR="00A24A9F" w:rsidRPr="0037562D" w:rsidRDefault="00A24A9F" w:rsidP="008F11EB">
      <w:pPr>
        <w:pStyle w:val="Heading4"/>
      </w:pPr>
      <w:bookmarkStart w:id="270" w:name="_Toc166680179"/>
      <w:r w:rsidRPr="0037562D">
        <w:lastRenderedPageBreak/>
        <w:t>Climate resilience</w:t>
      </w:r>
      <w:bookmarkEnd w:id="267"/>
      <w:bookmarkEnd w:id="270"/>
      <w:r w:rsidRPr="0037562D">
        <w:t xml:space="preserve"> </w:t>
      </w:r>
    </w:p>
    <w:p w14:paraId="180BF11C" w14:textId="77777777" w:rsidR="00A24A9F" w:rsidRPr="0037562D" w:rsidRDefault="00A24A9F" w:rsidP="00A24A9F">
      <w:pPr>
        <w:pStyle w:val="Questions"/>
      </w:pPr>
      <w:r w:rsidRPr="0037562D">
        <w:t>Has any household member received training in the last 12 months in the following topics:</w:t>
      </w:r>
    </w:p>
    <w:tbl>
      <w:tblPr>
        <w:tblW w:w="0" w:type="auto"/>
        <w:tblInd w:w="-147" w:type="dxa"/>
        <w:tblLook w:val="04A0" w:firstRow="1" w:lastRow="0" w:firstColumn="1" w:lastColumn="0" w:noHBand="0" w:noVBand="1"/>
      </w:tblPr>
      <w:tblGrid>
        <w:gridCol w:w="6001"/>
        <w:gridCol w:w="966"/>
        <w:gridCol w:w="829"/>
        <w:gridCol w:w="1377"/>
      </w:tblGrid>
      <w:tr w:rsidR="00A24A9F" w:rsidRPr="0037562D" w14:paraId="5B73F906" w14:textId="77777777" w:rsidTr="1CFC55D9">
        <w:tc>
          <w:tcPr>
            <w:tcW w:w="6238" w:type="dxa"/>
          </w:tcPr>
          <w:p w14:paraId="1D2D8C6D" w14:textId="77777777" w:rsidR="00A24A9F" w:rsidRPr="0037562D" w:rsidRDefault="00A24A9F">
            <w:pPr>
              <w:pStyle w:val="questions2"/>
            </w:pPr>
            <w:r w:rsidRPr="0037562D">
              <w:t>Training in Innovative or best management agricultural practices</w:t>
            </w:r>
          </w:p>
        </w:tc>
        <w:tc>
          <w:tcPr>
            <w:tcW w:w="992" w:type="dxa"/>
            <w:vAlign w:val="center"/>
          </w:tcPr>
          <w:p w14:paraId="7770EF7C" w14:textId="77777777" w:rsidR="00A24A9F" w:rsidRPr="0037562D" w:rsidRDefault="00A24A9F">
            <w:pPr>
              <w:jc w:val="center"/>
              <w:rPr>
                <w:i/>
                <w:iCs/>
                <w:color w:val="808080" w:themeColor="background1" w:themeShade="80"/>
              </w:rPr>
            </w:pPr>
            <w:r w:rsidRPr="0037562D">
              <w:rPr>
                <w:i/>
                <w:iCs/>
                <w:color w:val="808080" w:themeColor="background1" w:themeShade="80"/>
              </w:rPr>
              <w:t>Yes</w:t>
            </w:r>
          </w:p>
        </w:tc>
        <w:tc>
          <w:tcPr>
            <w:tcW w:w="850" w:type="dxa"/>
            <w:vAlign w:val="center"/>
          </w:tcPr>
          <w:p w14:paraId="42A06999" w14:textId="77777777" w:rsidR="00A24A9F" w:rsidRPr="0037562D" w:rsidRDefault="00A24A9F">
            <w:pPr>
              <w:jc w:val="center"/>
              <w:rPr>
                <w:i/>
                <w:iCs/>
                <w:color w:val="808080" w:themeColor="background1" w:themeShade="80"/>
              </w:rPr>
            </w:pPr>
            <w:r w:rsidRPr="0037562D">
              <w:rPr>
                <w:i/>
                <w:iCs/>
                <w:color w:val="808080" w:themeColor="background1" w:themeShade="80"/>
              </w:rPr>
              <w:t>No</w:t>
            </w:r>
          </w:p>
        </w:tc>
        <w:tc>
          <w:tcPr>
            <w:tcW w:w="1417" w:type="dxa"/>
            <w:vAlign w:val="center"/>
          </w:tcPr>
          <w:p w14:paraId="1EFFEEAC" w14:textId="77777777" w:rsidR="00A24A9F" w:rsidRPr="00C64111" w:rsidRDefault="00A24A9F">
            <w:pPr>
              <w:jc w:val="center"/>
              <w:rPr>
                <w:i/>
                <w:color w:val="808080" w:themeColor="background1" w:themeShade="80"/>
              </w:rPr>
            </w:pPr>
            <w:r w:rsidRPr="00C64111">
              <w:rPr>
                <w:i/>
                <w:color w:val="808080" w:themeColor="background1" w:themeShade="80"/>
              </w:rPr>
              <w:t>I don’t know</w:t>
            </w:r>
          </w:p>
        </w:tc>
      </w:tr>
      <w:tr w:rsidR="00A24A9F" w:rsidRPr="0037562D" w14:paraId="7373636C" w14:textId="77777777" w:rsidTr="1CFC55D9">
        <w:tc>
          <w:tcPr>
            <w:tcW w:w="6238" w:type="dxa"/>
          </w:tcPr>
          <w:p w14:paraId="0B255265" w14:textId="77777777" w:rsidR="00A24A9F" w:rsidRPr="0037562D" w:rsidRDefault="00A24A9F">
            <w:pPr>
              <w:pStyle w:val="questions2"/>
            </w:pPr>
            <w:r w:rsidRPr="0037562D">
              <w:t>Training in Agribusiness management and value addition</w:t>
            </w:r>
          </w:p>
        </w:tc>
        <w:tc>
          <w:tcPr>
            <w:tcW w:w="992" w:type="dxa"/>
            <w:vAlign w:val="center"/>
          </w:tcPr>
          <w:p w14:paraId="31D69FCB" w14:textId="77777777" w:rsidR="00A24A9F" w:rsidRPr="0037562D" w:rsidRDefault="00A24A9F">
            <w:pPr>
              <w:jc w:val="center"/>
            </w:pPr>
            <w:r w:rsidRPr="0037562D">
              <w:rPr>
                <w:i/>
                <w:iCs/>
                <w:color w:val="808080" w:themeColor="background1" w:themeShade="80"/>
              </w:rPr>
              <w:t>Yes</w:t>
            </w:r>
          </w:p>
        </w:tc>
        <w:tc>
          <w:tcPr>
            <w:tcW w:w="850" w:type="dxa"/>
            <w:vAlign w:val="center"/>
          </w:tcPr>
          <w:p w14:paraId="11BD03F1" w14:textId="77777777" w:rsidR="00A24A9F" w:rsidRPr="0037562D" w:rsidRDefault="00A24A9F">
            <w:pPr>
              <w:jc w:val="center"/>
            </w:pPr>
            <w:r w:rsidRPr="0037562D">
              <w:rPr>
                <w:i/>
                <w:iCs/>
                <w:color w:val="808080" w:themeColor="background1" w:themeShade="80"/>
              </w:rPr>
              <w:t>No</w:t>
            </w:r>
          </w:p>
        </w:tc>
        <w:tc>
          <w:tcPr>
            <w:tcW w:w="1417" w:type="dxa"/>
            <w:vAlign w:val="center"/>
          </w:tcPr>
          <w:p w14:paraId="1B4CFC2F" w14:textId="77777777" w:rsidR="00A24A9F" w:rsidRPr="00C64111" w:rsidRDefault="00A24A9F">
            <w:pPr>
              <w:jc w:val="center"/>
              <w:rPr>
                <w:i/>
                <w:color w:val="808080" w:themeColor="background1" w:themeShade="80"/>
              </w:rPr>
            </w:pPr>
            <w:r w:rsidRPr="00C64111">
              <w:rPr>
                <w:i/>
                <w:color w:val="808080" w:themeColor="background1" w:themeShade="80"/>
              </w:rPr>
              <w:t>I don’t know</w:t>
            </w:r>
          </w:p>
        </w:tc>
      </w:tr>
      <w:tr w:rsidR="00A24A9F" w:rsidRPr="0037562D" w14:paraId="4DEAAAB3" w14:textId="77777777" w:rsidTr="1CFC55D9">
        <w:tc>
          <w:tcPr>
            <w:tcW w:w="6238" w:type="dxa"/>
          </w:tcPr>
          <w:p w14:paraId="2CBA29F6" w14:textId="77777777" w:rsidR="00A24A9F" w:rsidRPr="0037562D" w:rsidRDefault="00A24A9F">
            <w:pPr>
              <w:pStyle w:val="questions2"/>
            </w:pPr>
            <w:r w:rsidRPr="0037562D">
              <w:t>Other training (please specify)</w:t>
            </w:r>
          </w:p>
        </w:tc>
        <w:tc>
          <w:tcPr>
            <w:tcW w:w="992" w:type="dxa"/>
            <w:vAlign w:val="center"/>
          </w:tcPr>
          <w:p w14:paraId="7CE8826D" w14:textId="77777777" w:rsidR="00A24A9F" w:rsidRPr="0037562D" w:rsidRDefault="00A24A9F">
            <w:pPr>
              <w:jc w:val="center"/>
            </w:pPr>
            <w:r w:rsidRPr="0037562D">
              <w:rPr>
                <w:i/>
                <w:iCs/>
                <w:color w:val="808080" w:themeColor="background1" w:themeShade="80"/>
              </w:rPr>
              <w:t>Yes</w:t>
            </w:r>
          </w:p>
        </w:tc>
        <w:tc>
          <w:tcPr>
            <w:tcW w:w="850" w:type="dxa"/>
            <w:vAlign w:val="center"/>
          </w:tcPr>
          <w:p w14:paraId="7EE09B69" w14:textId="77777777" w:rsidR="00A24A9F" w:rsidRPr="0037562D" w:rsidRDefault="00A24A9F">
            <w:pPr>
              <w:jc w:val="center"/>
            </w:pPr>
            <w:r w:rsidRPr="0037562D">
              <w:rPr>
                <w:i/>
                <w:iCs/>
                <w:color w:val="808080" w:themeColor="background1" w:themeShade="80"/>
              </w:rPr>
              <w:t>No</w:t>
            </w:r>
          </w:p>
        </w:tc>
        <w:tc>
          <w:tcPr>
            <w:tcW w:w="1417" w:type="dxa"/>
            <w:vAlign w:val="center"/>
          </w:tcPr>
          <w:p w14:paraId="09B70941" w14:textId="77777777" w:rsidR="00A24A9F" w:rsidRPr="00C64111" w:rsidRDefault="00A24A9F">
            <w:pPr>
              <w:jc w:val="center"/>
              <w:rPr>
                <w:i/>
                <w:color w:val="808080" w:themeColor="background1" w:themeShade="80"/>
              </w:rPr>
            </w:pPr>
            <w:r w:rsidRPr="00C64111">
              <w:rPr>
                <w:i/>
                <w:color w:val="808080" w:themeColor="background1" w:themeShade="80"/>
              </w:rPr>
              <w:t>I don’t know</w:t>
            </w:r>
          </w:p>
        </w:tc>
      </w:tr>
    </w:tbl>
    <w:p w14:paraId="3EA375AF" w14:textId="77777777" w:rsidR="00A24A9F" w:rsidRPr="0037562D" w:rsidRDefault="00A24A9F" w:rsidP="00A24A9F">
      <w:pPr>
        <w:pStyle w:val="Questions"/>
      </w:pPr>
      <w:r w:rsidRPr="0037562D">
        <w:t>In the past 5 years, has your household needed credit to support investment in your farming business, but was unable to obtain it?</w:t>
      </w:r>
    </w:p>
    <w:p w14:paraId="1FE6A08E" w14:textId="77777777" w:rsidR="00A24A9F" w:rsidRPr="0037562D" w:rsidRDefault="00A24A9F" w:rsidP="00A24A9F">
      <w:pPr>
        <w:pStyle w:val="responses"/>
      </w:pPr>
      <w:r w:rsidRPr="0037562D">
        <w:t>Yes, we needed credit but could not obtain it.</w:t>
      </w:r>
    </w:p>
    <w:p w14:paraId="6DAA233A" w14:textId="77777777" w:rsidR="00A24A9F" w:rsidRPr="0037562D" w:rsidRDefault="00A24A9F" w:rsidP="00A24A9F">
      <w:pPr>
        <w:pStyle w:val="responses"/>
      </w:pPr>
      <w:r w:rsidRPr="0037562D">
        <w:t>No, we did not need credit during that period.</w:t>
      </w:r>
    </w:p>
    <w:p w14:paraId="33165864" w14:textId="77777777" w:rsidR="00A24A9F" w:rsidRPr="0037562D" w:rsidRDefault="00A24A9F" w:rsidP="00A24A9F">
      <w:pPr>
        <w:pStyle w:val="responses"/>
      </w:pPr>
      <w:r w:rsidRPr="0037562D">
        <w:t>Yes, we needed credit and were able to obtain it.</w:t>
      </w:r>
    </w:p>
    <w:p w14:paraId="7B49B297" w14:textId="77777777" w:rsidR="00A24A9F" w:rsidRPr="0037562D" w:rsidRDefault="00A24A9F" w:rsidP="00A24A9F">
      <w:pPr>
        <w:pStyle w:val="responses"/>
      </w:pPr>
      <w:r w:rsidRPr="0037562D">
        <w:t>Don't know / Not sure.</w:t>
      </w:r>
    </w:p>
    <w:p w14:paraId="555548E2" w14:textId="77777777" w:rsidR="00A24A9F" w:rsidRPr="0037562D" w:rsidRDefault="00A24A9F" w:rsidP="00A24A9F">
      <w:pPr>
        <w:pStyle w:val="Questions"/>
        <w:numPr>
          <w:ilvl w:val="3"/>
          <w:numId w:val="0"/>
        </w:numPr>
      </w:pPr>
      <w:r w:rsidRPr="0037562D">
        <w:t>If the answer is Yes, please reply to the following question</w:t>
      </w:r>
    </w:p>
    <w:p w14:paraId="43D9F405" w14:textId="77777777" w:rsidR="00A24A9F" w:rsidRPr="0037562D" w:rsidRDefault="00A24A9F" w:rsidP="00A24A9F">
      <w:pPr>
        <w:pStyle w:val="Questions"/>
      </w:pPr>
      <w:r w:rsidRPr="0037562D">
        <w:t>Credit for what types of investment</w:t>
      </w:r>
    </w:p>
    <w:p w14:paraId="1B734F91" w14:textId="77777777" w:rsidR="00A24A9F" w:rsidRPr="0037562D" w:rsidRDefault="00A24A9F" w:rsidP="00A24A9F">
      <w:pPr>
        <w:pStyle w:val="Hint"/>
      </w:pPr>
      <w:r w:rsidRPr="0037562D">
        <w:rPr>
          <w:u w:val="single"/>
        </w:rPr>
        <w:t>Hint</w:t>
      </w:r>
      <w:r w:rsidRPr="0037562D">
        <w:t>: select all that apply.</w:t>
      </w:r>
    </w:p>
    <w:p w14:paraId="31C028CC" w14:textId="77777777" w:rsidR="00A24A9F" w:rsidRPr="0037562D" w:rsidRDefault="00A24A9F" w:rsidP="00A24A9F">
      <w:pPr>
        <w:pStyle w:val="responses"/>
      </w:pPr>
      <w:r w:rsidRPr="0037562D">
        <w:t>Investments in machinery.</w:t>
      </w:r>
    </w:p>
    <w:p w14:paraId="33E9D9A6" w14:textId="77777777" w:rsidR="00A24A9F" w:rsidRPr="0037562D" w:rsidRDefault="00A24A9F" w:rsidP="00A24A9F">
      <w:pPr>
        <w:pStyle w:val="responses"/>
      </w:pPr>
      <w:r w:rsidRPr="0037562D">
        <w:t>Investments to buy fertilizers or pesticides.</w:t>
      </w:r>
    </w:p>
    <w:p w14:paraId="2D4F9058" w14:textId="77777777" w:rsidR="00A24A9F" w:rsidRPr="0037562D" w:rsidRDefault="00A24A9F" w:rsidP="00A24A9F">
      <w:pPr>
        <w:pStyle w:val="responses"/>
      </w:pPr>
      <w:r w:rsidRPr="0037562D">
        <w:t>Investments to build storage.</w:t>
      </w:r>
    </w:p>
    <w:p w14:paraId="60614E0B" w14:textId="77777777" w:rsidR="00A24A9F" w:rsidRPr="0037562D" w:rsidRDefault="00A24A9F" w:rsidP="00A24A9F">
      <w:pPr>
        <w:pStyle w:val="responses"/>
      </w:pPr>
      <w:r w:rsidRPr="0037562D">
        <w:t>Investments to build processing facilities.</w:t>
      </w:r>
    </w:p>
    <w:p w14:paraId="0FFBE02E" w14:textId="77777777" w:rsidR="00A24A9F" w:rsidRPr="0037562D" w:rsidRDefault="00A24A9F" w:rsidP="00A24A9F">
      <w:pPr>
        <w:pStyle w:val="responses"/>
      </w:pPr>
      <w:r w:rsidRPr="0037562D">
        <w:t>Investments to change to less intensive farm production system (e.g. to organic).</w:t>
      </w:r>
    </w:p>
    <w:p w14:paraId="4CD3F291" w14:textId="77777777" w:rsidR="00A24A9F" w:rsidRPr="0037562D" w:rsidRDefault="00A24A9F" w:rsidP="00A24A9F">
      <w:pPr>
        <w:pStyle w:val="responses"/>
      </w:pPr>
      <w:r w:rsidRPr="0037562D">
        <w:t>Investments to plant trees on-farm.</w:t>
      </w:r>
    </w:p>
    <w:p w14:paraId="7A0D84CE" w14:textId="77777777" w:rsidR="00A24A9F" w:rsidRPr="0037562D" w:rsidRDefault="00A24A9F" w:rsidP="00A24A9F">
      <w:pPr>
        <w:pStyle w:val="responses"/>
      </w:pPr>
      <w:r w:rsidRPr="0037562D">
        <w:t>Investments in irrigation systems (e.g., drip irrigation).</w:t>
      </w:r>
    </w:p>
    <w:p w14:paraId="73ACD4C2" w14:textId="77777777" w:rsidR="00A24A9F" w:rsidRPr="0037562D" w:rsidRDefault="00A24A9F" w:rsidP="00A24A9F">
      <w:pPr>
        <w:pStyle w:val="responses"/>
      </w:pPr>
      <w:r w:rsidRPr="0037562D">
        <w:t>Investment to build livestock sheds.</w:t>
      </w:r>
    </w:p>
    <w:p w14:paraId="486B157B" w14:textId="77777777" w:rsidR="00A24A9F" w:rsidRPr="0037562D" w:rsidRDefault="00A24A9F" w:rsidP="00A24A9F">
      <w:pPr>
        <w:pStyle w:val="responses"/>
      </w:pPr>
      <w:r w:rsidRPr="0037562D">
        <w:t>Investment to build water storage facility.</w:t>
      </w:r>
    </w:p>
    <w:p w14:paraId="4F23E507" w14:textId="77777777" w:rsidR="00A24A9F" w:rsidRPr="0037562D" w:rsidRDefault="00A24A9F" w:rsidP="00A24A9F">
      <w:pPr>
        <w:pStyle w:val="responses"/>
      </w:pPr>
      <w:r w:rsidRPr="0037562D">
        <w:t>Investment in bee keeping.</w:t>
      </w:r>
    </w:p>
    <w:p w14:paraId="2F16131D" w14:textId="77777777" w:rsidR="00A24A9F" w:rsidRPr="0037562D" w:rsidRDefault="00A24A9F" w:rsidP="00A24A9F">
      <w:pPr>
        <w:pStyle w:val="responses"/>
      </w:pPr>
      <w:r w:rsidRPr="0037562D">
        <w:t>Other (please specify)</w:t>
      </w:r>
    </w:p>
    <w:p w14:paraId="7CE803A4" w14:textId="77777777" w:rsidR="00A24A9F" w:rsidRPr="0037562D" w:rsidRDefault="00A24A9F" w:rsidP="00A24A9F">
      <w:pPr>
        <w:pStyle w:val="Questions"/>
        <w:numPr>
          <w:ilvl w:val="3"/>
          <w:numId w:val="0"/>
        </w:numPr>
      </w:pPr>
      <w:r w:rsidRPr="0037562D">
        <w:t>If your household obtained the credit, please answer the following question:</w:t>
      </w:r>
    </w:p>
    <w:p w14:paraId="6BE0AF0D" w14:textId="77777777" w:rsidR="00A24A9F" w:rsidRPr="0037562D" w:rsidRDefault="00A24A9F" w:rsidP="00A24A9F">
      <w:pPr>
        <w:pStyle w:val="Questions"/>
      </w:pPr>
      <w:r w:rsidRPr="0037562D">
        <w:t>Please indicate the source of the credit you obtained for your farming business.</w:t>
      </w:r>
    </w:p>
    <w:p w14:paraId="25A864F5" w14:textId="77777777" w:rsidR="00A24A9F" w:rsidRPr="0037562D" w:rsidRDefault="00A24A9F" w:rsidP="00A24A9F">
      <w:pPr>
        <w:pStyle w:val="responses"/>
      </w:pPr>
      <w:r w:rsidRPr="0037562D">
        <w:t>Bank</w:t>
      </w:r>
    </w:p>
    <w:p w14:paraId="4835DFBF" w14:textId="77777777" w:rsidR="00A24A9F" w:rsidRPr="0037562D" w:rsidRDefault="00A24A9F" w:rsidP="00A24A9F">
      <w:pPr>
        <w:pStyle w:val="responses"/>
      </w:pPr>
      <w:r w:rsidRPr="0037562D">
        <w:t>Cooperative</w:t>
      </w:r>
    </w:p>
    <w:p w14:paraId="55D58CEF" w14:textId="77777777" w:rsidR="00A24A9F" w:rsidRPr="0037562D" w:rsidRDefault="00A24A9F" w:rsidP="00A24A9F">
      <w:pPr>
        <w:pStyle w:val="responses"/>
      </w:pPr>
      <w:r w:rsidRPr="0037562D">
        <w:t>Microfinance Institutions</w:t>
      </w:r>
    </w:p>
    <w:p w14:paraId="7C8C91E6" w14:textId="77777777" w:rsidR="00A24A9F" w:rsidRPr="0037562D" w:rsidRDefault="00A24A9F" w:rsidP="00A24A9F">
      <w:pPr>
        <w:pStyle w:val="responses"/>
      </w:pPr>
      <w:r w:rsidRPr="0037562D">
        <w:t>Governmental agricultural loan programs</w:t>
      </w:r>
    </w:p>
    <w:p w14:paraId="37C62608" w14:textId="77777777" w:rsidR="00A24A9F" w:rsidRPr="0037562D" w:rsidRDefault="00A24A9F" w:rsidP="00A24A9F">
      <w:pPr>
        <w:pStyle w:val="responses"/>
      </w:pPr>
      <w:r w:rsidRPr="0037562D">
        <w:t>NGOs</w:t>
      </w:r>
    </w:p>
    <w:p w14:paraId="47ADD5F3" w14:textId="77777777" w:rsidR="00A24A9F" w:rsidRPr="0037562D" w:rsidRDefault="00A24A9F" w:rsidP="00A24A9F">
      <w:pPr>
        <w:pStyle w:val="responses"/>
      </w:pPr>
      <w:r w:rsidRPr="0037562D">
        <w:t>Farmers' associations/organizations</w:t>
      </w:r>
    </w:p>
    <w:p w14:paraId="72F5AB55" w14:textId="77777777" w:rsidR="00A24A9F" w:rsidRPr="0037562D" w:rsidRDefault="00A24A9F" w:rsidP="00A24A9F">
      <w:pPr>
        <w:pStyle w:val="responses"/>
      </w:pPr>
      <w:r w:rsidRPr="0037562D">
        <w:t>Friend loans</w:t>
      </w:r>
    </w:p>
    <w:p w14:paraId="55BAD6D6" w14:textId="77777777" w:rsidR="00A24A9F" w:rsidRPr="0037562D" w:rsidRDefault="00A24A9F" w:rsidP="00A24A9F">
      <w:pPr>
        <w:pStyle w:val="responses"/>
      </w:pPr>
      <w:r w:rsidRPr="0037562D">
        <w:t>Family loans</w:t>
      </w:r>
    </w:p>
    <w:p w14:paraId="7BD0AC6D" w14:textId="77777777" w:rsidR="00A24A9F" w:rsidRPr="0037562D" w:rsidRDefault="00A24A9F" w:rsidP="00A24A9F">
      <w:pPr>
        <w:pStyle w:val="responses"/>
      </w:pPr>
      <w:r w:rsidRPr="0037562D">
        <w:t>Agricultural Insurance Companies</w:t>
      </w:r>
    </w:p>
    <w:p w14:paraId="0F73C5E4" w14:textId="77777777" w:rsidR="00A24A9F" w:rsidRPr="0037562D" w:rsidRDefault="00A24A9F" w:rsidP="00A24A9F">
      <w:pPr>
        <w:pStyle w:val="responses"/>
      </w:pPr>
      <w:r w:rsidRPr="0037562D">
        <w:t>Trade Credit (e.g., from buyers, processors, or retailers)</w:t>
      </w:r>
    </w:p>
    <w:p w14:paraId="677B6BB5" w14:textId="77777777" w:rsidR="00A24A9F" w:rsidRPr="0037562D" w:rsidRDefault="00A24A9F" w:rsidP="00A24A9F">
      <w:pPr>
        <w:pStyle w:val="responses"/>
      </w:pPr>
      <w:r w:rsidRPr="0037562D">
        <w:lastRenderedPageBreak/>
        <w:t>Supplier Credit (e.g., from input suppliers, equipment dealers)</w:t>
      </w:r>
    </w:p>
    <w:p w14:paraId="04DFDB38" w14:textId="77777777" w:rsidR="00A24A9F" w:rsidRPr="0037562D" w:rsidRDefault="00A24A9F" w:rsidP="00A24A9F">
      <w:pPr>
        <w:pStyle w:val="responses"/>
      </w:pPr>
      <w:r w:rsidRPr="0037562D">
        <w:t>Other (please specify)</w:t>
      </w:r>
    </w:p>
    <w:p w14:paraId="1AE9AC5E" w14:textId="77777777" w:rsidR="00A24A9F" w:rsidRPr="0037562D" w:rsidRDefault="00A24A9F" w:rsidP="00A24A9F">
      <w:pPr>
        <w:pStyle w:val="Questions"/>
      </w:pPr>
      <w:r w:rsidRPr="0037562D">
        <w:t>Have your farm/household fully paid off the credit?</w:t>
      </w:r>
    </w:p>
    <w:p w14:paraId="11864E65" w14:textId="77777777" w:rsidR="00A24A9F" w:rsidRPr="0037562D" w:rsidRDefault="00A24A9F" w:rsidP="00A24A9F">
      <w:pPr>
        <w:pStyle w:val="responses"/>
      </w:pPr>
      <w:r w:rsidRPr="0037562D">
        <w:t>Yes</w:t>
      </w:r>
    </w:p>
    <w:p w14:paraId="687A2DAA" w14:textId="77777777" w:rsidR="00A24A9F" w:rsidRPr="0037562D" w:rsidRDefault="00A24A9F" w:rsidP="00A24A9F">
      <w:pPr>
        <w:pStyle w:val="responses"/>
      </w:pPr>
      <w:r w:rsidRPr="0037562D">
        <w:t>No</w:t>
      </w:r>
    </w:p>
    <w:p w14:paraId="3236BCB5" w14:textId="77777777" w:rsidR="00A24A9F" w:rsidRPr="0037562D" w:rsidRDefault="00A24A9F" w:rsidP="00A24A9F">
      <w:pPr>
        <w:pStyle w:val="Questions"/>
      </w:pPr>
      <w:r w:rsidRPr="0037562D">
        <w:t>How do you feel about your farm/household's ability to meet credit repayments now and until the loans are fully repaid?</w:t>
      </w:r>
    </w:p>
    <w:p w14:paraId="78F23F72" w14:textId="77777777" w:rsidR="00A24A9F" w:rsidRPr="0037562D" w:rsidRDefault="00A24A9F" w:rsidP="00A24A9F">
      <w:pPr>
        <w:pStyle w:val="responses"/>
      </w:pPr>
      <w:r w:rsidRPr="0037562D">
        <w:t>We are currently able to meet our loan repayments and confident that we can meet our future repayments.</w:t>
      </w:r>
    </w:p>
    <w:p w14:paraId="0078F480" w14:textId="77777777" w:rsidR="00A24A9F" w:rsidRPr="0037562D" w:rsidRDefault="00A24A9F" w:rsidP="00A24A9F">
      <w:pPr>
        <w:pStyle w:val="responses"/>
      </w:pPr>
      <w:r w:rsidRPr="0037562D">
        <w:t>We are currently able to meet our loan repayments, but uncertain about meeting future repayments.</w:t>
      </w:r>
    </w:p>
    <w:p w14:paraId="3B487E2F" w14:textId="77777777" w:rsidR="00A24A9F" w:rsidRPr="0037562D" w:rsidRDefault="00A24A9F" w:rsidP="00A24A9F">
      <w:pPr>
        <w:pStyle w:val="responses"/>
      </w:pPr>
      <w:r w:rsidRPr="0037562D">
        <w:t>We are currently not able to meet our loan repayments, but confident about meeting future repayments.</w:t>
      </w:r>
    </w:p>
    <w:p w14:paraId="671DA6F1" w14:textId="77777777" w:rsidR="00A24A9F" w:rsidRPr="0037562D" w:rsidRDefault="00A24A9F" w:rsidP="00A24A9F">
      <w:pPr>
        <w:pStyle w:val="responses"/>
      </w:pPr>
      <w:r w:rsidRPr="0037562D">
        <w:t>We are currently not able to meet our loan repayments and uncertain about meeting future repayments.</w:t>
      </w:r>
    </w:p>
    <w:p w14:paraId="779A56FF" w14:textId="77777777" w:rsidR="00A24A9F" w:rsidRPr="0037562D" w:rsidRDefault="00A24A9F" w:rsidP="00A24A9F">
      <w:pPr>
        <w:pStyle w:val="Questions"/>
      </w:pPr>
      <w:r w:rsidRPr="0037562D">
        <w:t>Do you have insurance against agricultural losses?</w:t>
      </w:r>
    </w:p>
    <w:p w14:paraId="7708609B" w14:textId="77777777" w:rsidR="00A24A9F" w:rsidRPr="0037562D" w:rsidRDefault="00A24A9F" w:rsidP="00A24A9F">
      <w:pPr>
        <w:pStyle w:val="responses"/>
      </w:pPr>
      <w:r w:rsidRPr="0037562D">
        <w:t>Yes, fully covered.</w:t>
      </w:r>
    </w:p>
    <w:p w14:paraId="176F10C6" w14:textId="77777777" w:rsidR="00A24A9F" w:rsidRPr="0037562D" w:rsidRDefault="00A24A9F" w:rsidP="00A24A9F">
      <w:pPr>
        <w:pStyle w:val="responses"/>
      </w:pPr>
      <w:r w:rsidRPr="0037562D">
        <w:t>Yes, partially covered.</w:t>
      </w:r>
    </w:p>
    <w:p w14:paraId="1AE33627" w14:textId="77777777" w:rsidR="00A24A9F" w:rsidRPr="0037562D" w:rsidRDefault="00A24A9F" w:rsidP="00A24A9F">
      <w:pPr>
        <w:pStyle w:val="responses"/>
      </w:pPr>
      <w:r w:rsidRPr="0037562D">
        <w:t>No.</w:t>
      </w:r>
    </w:p>
    <w:p w14:paraId="19A12ED1" w14:textId="77777777" w:rsidR="00A24A9F" w:rsidRPr="0037562D" w:rsidRDefault="00A24A9F" w:rsidP="00A24A9F">
      <w:pPr>
        <w:rPr>
          <w:b/>
        </w:rPr>
      </w:pPr>
      <w:r w:rsidRPr="0037562D">
        <w:rPr>
          <w:b/>
          <w:bCs/>
        </w:rPr>
        <w:t>If the answer is yes, please answer the following question:</w:t>
      </w:r>
    </w:p>
    <w:p w14:paraId="578DC7B0" w14:textId="77777777" w:rsidR="00A24A9F" w:rsidRPr="0037562D" w:rsidRDefault="00A24A9F" w:rsidP="00A24A9F">
      <w:pPr>
        <w:pStyle w:val="Questions"/>
      </w:pPr>
      <w:r w:rsidRPr="0037562D">
        <w:t>What is covered, e.g. losses to crops/livestock/buildings from weather events, pest outbreaks, market shocks?</w:t>
      </w:r>
    </w:p>
    <w:p w14:paraId="75329AE1" w14:textId="77777777" w:rsidR="00A24A9F" w:rsidRPr="0037562D" w:rsidRDefault="00A24A9F" w:rsidP="00A24A9F">
      <w:pPr>
        <w:pStyle w:val="Questions"/>
        <w:rPr>
          <w:bCs/>
        </w:rPr>
      </w:pPr>
      <w:r w:rsidRPr="0037562D">
        <w:t>Do you have access to subsidies for agricultural inputs?</w:t>
      </w:r>
    </w:p>
    <w:p w14:paraId="316C91D1" w14:textId="77777777" w:rsidR="00A24A9F" w:rsidRPr="0037562D" w:rsidRDefault="00A24A9F" w:rsidP="00A24A9F">
      <w:pPr>
        <w:pStyle w:val="responses"/>
      </w:pPr>
      <w:r w:rsidRPr="0037562D">
        <w:t>Yes</w:t>
      </w:r>
    </w:p>
    <w:p w14:paraId="2D22BDF1" w14:textId="77777777" w:rsidR="00A24A9F" w:rsidRPr="0037562D" w:rsidRDefault="00A24A9F" w:rsidP="00A24A9F">
      <w:pPr>
        <w:pStyle w:val="responses"/>
      </w:pPr>
      <w:r w:rsidRPr="0037562D">
        <w:t>No</w:t>
      </w:r>
    </w:p>
    <w:p w14:paraId="28DD972D" w14:textId="77777777" w:rsidR="00A24A9F" w:rsidRPr="0037562D" w:rsidRDefault="00A24A9F" w:rsidP="00A24A9F">
      <w:pPr>
        <w:rPr>
          <w:b/>
        </w:rPr>
      </w:pPr>
      <w:r w:rsidRPr="0037562D">
        <w:rPr>
          <w:b/>
        </w:rPr>
        <w:t>If the answer of the last question is “Yes”, please answer the following:</w:t>
      </w:r>
    </w:p>
    <w:p w14:paraId="57FD5DE8" w14:textId="77777777" w:rsidR="00A24A9F" w:rsidRPr="00C64111" w:rsidRDefault="00A24A9F" w:rsidP="00A24A9F">
      <w:pPr>
        <w:pStyle w:val="Questions"/>
      </w:pPr>
      <w:r w:rsidRPr="00C64111">
        <w:t>For which inputs?</w:t>
      </w:r>
    </w:p>
    <w:p w14:paraId="243B0A06" w14:textId="77777777" w:rsidR="00A24A9F" w:rsidRPr="0037562D" w:rsidRDefault="00A24A9F" w:rsidP="00A24A9F">
      <w:pPr>
        <w:pStyle w:val="Questions"/>
      </w:pPr>
      <w:r w:rsidRPr="0037562D">
        <w:t>Do any children in the household attend school?</w:t>
      </w:r>
    </w:p>
    <w:p w14:paraId="07FC477F" w14:textId="77777777" w:rsidR="00A24A9F" w:rsidRPr="0037562D" w:rsidRDefault="00A24A9F" w:rsidP="00A24A9F">
      <w:pPr>
        <w:pStyle w:val="responses"/>
      </w:pPr>
      <w:r w:rsidRPr="0037562D">
        <w:t>Yes</w:t>
      </w:r>
    </w:p>
    <w:p w14:paraId="744F9944" w14:textId="77777777" w:rsidR="00A24A9F" w:rsidRPr="0037562D" w:rsidRDefault="00A24A9F" w:rsidP="00A24A9F">
      <w:pPr>
        <w:pStyle w:val="responses"/>
      </w:pPr>
      <w:r w:rsidRPr="0037562D">
        <w:t>No</w:t>
      </w:r>
    </w:p>
    <w:p w14:paraId="2CB7C682" w14:textId="77777777" w:rsidR="00A24A9F" w:rsidRPr="0037562D" w:rsidRDefault="00A24A9F" w:rsidP="00A24A9F">
      <w:pPr>
        <w:rPr>
          <w:b/>
        </w:rPr>
      </w:pPr>
      <w:r w:rsidRPr="0037562D">
        <w:rPr>
          <w:b/>
        </w:rPr>
        <w:t>If the answer for the previous question is “Yes”, please answer the following question:</w:t>
      </w:r>
    </w:p>
    <w:p w14:paraId="214725FF" w14:textId="77777777" w:rsidR="00A24A9F" w:rsidRPr="0037562D" w:rsidRDefault="00A24A9F" w:rsidP="00A24A9F">
      <w:pPr>
        <w:pStyle w:val="Questions"/>
      </w:pPr>
      <w:r w:rsidRPr="0037562D">
        <w:t>On average, how many free schools’ meals were received per week over the last 4 weeks of schools attendance?</w:t>
      </w:r>
    </w:p>
    <w:p w14:paraId="41896707" w14:textId="77777777" w:rsidR="00A24A9F" w:rsidRPr="0037562D" w:rsidRDefault="00A24A9F" w:rsidP="00A24A9F">
      <w:pPr>
        <w:pStyle w:val="responses"/>
      </w:pPr>
      <w:r w:rsidRPr="0037562D">
        <w:t>More than one meal per day every day.</w:t>
      </w:r>
    </w:p>
    <w:p w14:paraId="4F4244A5" w14:textId="77777777" w:rsidR="00A24A9F" w:rsidRPr="0037562D" w:rsidRDefault="00A24A9F" w:rsidP="00A24A9F">
      <w:pPr>
        <w:pStyle w:val="responses"/>
      </w:pPr>
      <w:r w:rsidRPr="0037562D">
        <w:t>At least one meal per day every day.</w:t>
      </w:r>
    </w:p>
    <w:p w14:paraId="3C504442" w14:textId="77777777" w:rsidR="00A24A9F" w:rsidRPr="0037562D" w:rsidRDefault="00A24A9F" w:rsidP="00A24A9F">
      <w:pPr>
        <w:pStyle w:val="responses"/>
      </w:pPr>
      <w:r w:rsidRPr="0037562D">
        <w:t>One meal per day on most days.</w:t>
      </w:r>
    </w:p>
    <w:p w14:paraId="6E577B67" w14:textId="77777777" w:rsidR="00A24A9F" w:rsidRPr="0037562D" w:rsidRDefault="00A24A9F" w:rsidP="00A24A9F">
      <w:pPr>
        <w:pStyle w:val="responses"/>
      </w:pPr>
      <w:r w:rsidRPr="0037562D">
        <w:t>One meal per day occasionally.</w:t>
      </w:r>
    </w:p>
    <w:p w14:paraId="2D26200C" w14:textId="77777777" w:rsidR="00A24A9F" w:rsidRPr="0037562D" w:rsidRDefault="00A24A9F" w:rsidP="00A24A9F">
      <w:pPr>
        <w:pStyle w:val="responses"/>
      </w:pPr>
      <w:r w:rsidRPr="0037562D">
        <w:t>No meals.</w:t>
      </w:r>
    </w:p>
    <w:p w14:paraId="103E9662" w14:textId="77777777" w:rsidR="00A24A9F" w:rsidRPr="0037562D" w:rsidRDefault="00A24A9F" w:rsidP="00A24A9F">
      <w:pPr>
        <w:pStyle w:val="Questions"/>
      </w:pPr>
      <w:r w:rsidRPr="0037562D">
        <w:lastRenderedPageBreak/>
        <w:t>In the last 12 months, what were the most severe shocks faced by the household?</w:t>
      </w:r>
    </w:p>
    <w:p w14:paraId="4C1BD457" w14:textId="77777777" w:rsidR="00A24A9F" w:rsidRPr="0037562D" w:rsidRDefault="00A24A9F" w:rsidP="00A24A9F">
      <w:pPr>
        <w:pStyle w:val="Hint"/>
        <w:ind w:firstLine="0"/>
      </w:pPr>
      <w:r w:rsidRPr="0037562D">
        <w:rPr>
          <w:u w:val="single"/>
        </w:rPr>
        <w:t>Hint</w:t>
      </w:r>
      <w:r w:rsidRPr="0037562D">
        <w:t>: Enumerator: Shock means an unexpected or unpredictable event that is external to the specific household, causing a disturbance in the equilibrium or permanence of something, which can either harm or boost it. Please, mark all shocks mentioned.</w:t>
      </w:r>
    </w:p>
    <w:p w14:paraId="62ADE3EC" w14:textId="77777777" w:rsidR="00A24A9F" w:rsidRPr="0037562D" w:rsidRDefault="00A24A9F" w:rsidP="00A24A9F">
      <w:pPr>
        <w:pStyle w:val="responses"/>
      </w:pPr>
      <w:r w:rsidRPr="0037562D">
        <w:rPr>
          <w:iCs/>
        </w:rPr>
        <w:t>Extreme weather events (e.g. cyclones, dust storm, excess rainfall, insufficient rainfall, frost, high temperatures, high winds)</w:t>
      </w:r>
    </w:p>
    <w:p w14:paraId="440DB82A" w14:textId="77777777" w:rsidR="00A24A9F" w:rsidRPr="0037562D" w:rsidRDefault="00A24A9F" w:rsidP="00A24A9F">
      <w:pPr>
        <w:pStyle w:val="responses"/>
      </w:pPr>
      <w:r w:rsidRPr="0037562D">
        <w:t>Death of a household member</w:t>
      </w:r>
    </w:p>
    <w:p w14:paraId="5D5EFE85" w14:textId="77777777" w:rsidR="00A24A9F" w:rsidRPr="0037562D" w:rsidRDefault="00A24A9F" w:rsidP="00A24A9F">
      <w:pPr>
        <w:pStyle w:val="responses"/>
      </w:pPr>
      <w:r w:rsidRPr="0037562D">
        <w:t>Government change</w:t>
      </w:r>
    </w:p>
    <w:p w14:paraId="2057174D" w14:textId="77777777" w:rsidR="00A24A9F" w:rsidRPr="0037562D" w:rsidRDefault="00A24A9F" w:rsidP="00A24A9F">
      <w:pPr>
        <w:pStyle w:val="responses"/>
      </w:pPr>
      <w:r w:rsidRPr="0037562D">
        <w:t>Indebtedness</w:t>
      </w:r>
    </w:p>
    <w:p w14:paraId="4825966D" w14:textId="77777777" w:rsidR="00A24A9F" w:rsidRPr="0037562D" w:rsidRDefault="00A24A9F" w:rsidP="00A24A9F">
      <w:pPr>
        <w:pStyle w:val="responses"/>
      </w:pPr>
      <w:r w:rsidRPr="0037562D">
        <w:t>Market disruptions</w:t>
      </w:r>
    </w:p>
    <w:p w14:paraId="6508A8F0" w14:textId="77777777" w:rsidR="00A24A9F" w:rsidRPr="0037562D" w:rsidRDefault="00A24A9F" w:rsidP="00A24A9F">
      <w:pPr>
        <w:pStyle w:val="responses"/>
      </w:pPr>
      <w:r w:rsidRPr="0037562D">
        <w:t>Natural disasters (e.g., foods, droughts, wildfires)</w:t>
      </w:r>
    </w:p>
    <w:p w14:paraId="1845FB1F" w14:textId="77777777" w:rsidR="00A24A9F" w:rsidRPr="0037562D" w:rsidRDefault="00A24A9F" w:rsidP="00A24A9F">
      <w:pPr>
        <w:pStyle w:val="responses"/>
      </w:pPr>
      <w:r w:rsidRPr="0037562D">
        <w:t>Pest or disease outbreaks</w:t>
      </w:r>
    </w:p>
    <w:p w14:paraId="4FBF985F" w14:textId="77777777" w:rsidR="00A24A9F" w:rsidRPr="0037562D" w:rsidRDefault="00A24A9F" w:rsidP="00A24A9F">
      <w:pPr>
        <w:pStyle w:val="responses"/>
      </w:pPr>
      <w:r w:rsidRPr="0037562D">
        <w:t>Policy changes</w:t>
      </w:r>
    </w:p>
    <w:p w14:paraId="044552A0" w14:textId="77777777" w:rsidR="00A24A9F" w:rsidRPr="0037562D" w:rsidRDefault="00A24A9F" w:rsidP="00A24A9F">
      <w:pPr>
        <w:pStyle w:val="responses"/>
      </w:pPr>
      <w:r w:rsidRPr="0037562D">
        <w:t>Price fluctuations in market</w:t>
      </w:r>
    </w:p>
    <w:p w14:paraId="727F7CFE" w14:textId="77777777" w:rsidR="00A24A9F" w:rsidRPr="0037562D" w:rsidRDefault="00A24A9F" w:rsidP="00A24A9F">
      <w:pPr>
        <w:pStyle w:val="responses"/>
      </w:pPr>
      <w:r w:rsidRPr="0037562D">
        <w:t>Severe illness of a household member</w:t>
      </w:r>
    </w:p>
    <w:p w14:paraId="1FEB174F" w14:textId="77777777" w:rsidR="00A24A9F" w:rsidRPr="0037562D" w:rsidRDefault="00A24A9F" w:rsidP="00A24A9F">
      <w:pPr>
        <w:pStyle w:val="responses"/>
      </w:pPr>
      <w:r w:rsidRPr="0037562D">
        <w:t>None</w:t>
      </w:r>
    </w:p>
    <w:p w14:paraId="18E9EF11" w14:textId="77777777" w:rsidR="00A24A9F" w:rsidRPr="0037562D" w:rsidRDefault="00A24A9F" w:rsidP="00A24A9F">
      <w:pPr>
        <w:pStyle w:val="responses"/>
      </w:pPr>
      <w:r w:rsidRPr="0037562D">
        <w:t>Other (please specify)</w:t>
      </w:r>
    </w:p>
    <w:p w14:paraId="61852FF2" w14:textId="77777777" w:rsidR="00A24A9F" w:rsidRPr="0037562D" w:rsidRDefault="00A24A9F" w:rsidP="00A24A9F">
      <w:pPr>
        <w:pStyle w:val="Questions"/>
      </w:pPr>
      <w:r w:rsidRPr="0037562D">
        <w:t>What did the household members do to cope with the shocks?</w:t>
      </w:r>
    </w:p>
    <w:p w14:paraId="4D8D4FC6" w14:textId="77777777" w:rsidR="00A24A9F" w:rsidRPr="0037562D" w:rsidRDefault="00A24A9F" w:rsidP="00A24A9F">
      <w:pPr>
        <w:pStyle w:val="responses"/>
      </w:pPr>
      <w:r w:rsidRPr="0037562D">
        <w:t>Accessed insurance or risk management mechanisms.</w:t>
      </w:r>
    </w:p>
    <w:p w14:paraId="413A383F" w14:textId="77777777" w:rsidR="00A24A9F" w:rsidRPr="0037562D" w:rsidRDefault="00A24A9F" w:rsidP="00A24A9F">
      <w:pPr>
        <w:pStyle w:val="responses"/>
      </w:pPr>
      <w:r w:rsidRPr="0037562D">
        <w:t>Diversified on-farm income sources of income.</w:t>
      </w:r>
    </w:p>
    <w:p w14:paraId="718C9024" w14:textId="77777777" w:rsidR="00A24A9F" w:rsidRPr="0037562D" w:rsidRDefault="00A24A9F" w:rsidP="00A24A9F">
      <w:pPr>
        <w:pStyle w:val="responses"/>
      </w:pPr>
      <w:r w:rsidRPr="0037562D">
        <w:t>Engage in off-farm income sources.</w:t>
      </w:r>
    </w:p>
    <w:p w14:paraId="3882AB51" w14:textId="77777777" w:rsidR="00A24A9F" w:rsidRPr="0037562D" w:rsidRDefault="00A24A9F" w:rsidP="00A24A9F">
      <w:pPr>
        <w:pStyle w:val="responses"/>
      </w:pPr>
      <w:r w:rsidRPr="0037562D">
        <w:t>Migrated.</w:t>
      </w:r>
    </w:p>
    <w:p w14:paraId="07F30E2F" w14:textId="77777777" w:rsidR="00A24A9F" w:rsidRPr="0037562D" w:rsidRDefault="00A24A9F" w:rsidP="00A24A9F">
      <w:pPr>
        <w:pStyle w:val="responses"/>
      </w:pPr>
      <w:r w:rsidRPr="0037562D">
        <w:t>Reduced area under cultivation.</w:t>
      </w:r>
    </w:p>
    <w:p w14:paraId="1273C6B1" w14:textId="77777777" w:rsidR="00A24A9F" w:rsidRPr="0037562D" w:rsidRDefault="00A24A9F" w:rsidP="00A24A9F">
      <w:pPr>
        <w:pStyle w:val="responses"/>
      </w:pPr>
      <w:r w:rsidRPr="0037562D">
        <w:t>Reduced food consumption.</w:t>
      </w:r>
    </w:p>
    <w:p w14:paraId="7E9A2ED1" w14:textId="77777777" w:rsidR="00A24A9F" w:rsidRPr="0037562D" w:rsidRDefault="00A24A9F" w:rsidP="00A24A9F">
      <w:pPr>
        <w:pStyle w:val="responses"/>
      </w:pPr>
      <w:r w:rsidRPr="0037562D">
        <w:t>Reduced household expenditure.</w:t>
      </w:r>
    </w:p>
    <w:p w14:paraId="7C0302CE" w14:textId="77777777" w:rsidR="00A24A9F" w:rsidRPr="0037562D" w:rsidRDefault="00A24A9F" w:rsidP="00A24A9F">
      <w:pPr>
        <w:pStyle w:val="responses"/>
      </w:pPr>
      <w:r w:rsidRPr="0037562D">
        <w:t>Relied on institutional support.</w:t>
      </w:r>
    </w:p>
    <w:p w14:paraId="1A8F94D8" w14:textId="77777777" w:rsidR="00A24A9F" w:rsidRPr="0037562D" w:rsidRDefault="00A24A9F" w:rsidP="00A24A9F">
      <w:pPr>
        <w:pStyle w:val="responses"/>
      </w:pPr>
      <w:r w:rsidRPr="0037562D">
        <w:t>Sold assets.</w:t>
      </w:r>
    </w:p>
    <w:p w14:paraId="114DEDA0" w14:textId="77777777" w:rsidR="00A24A9F" w:rsidRPr="0037562D" w:rsidRDefault="00A24A9F" w:rsidP="00A24A9F">
      <w:pPr>
        <w:pStyle w:val="responses"/>
      </w:pPr>
      <w:r w:rsidRPr="0037562D">
        <w:t>Switched from chemical to organic farming.</w:t>
      </w:r>
    </w:p>
    <w:p w14:paraId="75A1CDB7" w14:textId="77777777" w:rsidR="00A24A9F" w:rsidRPr="0037562D" w:rsidRDefault="00A24A9F" w:rsidP="00A24A9F">
      <w:pPr>
        <w:pStyle w:val="responses"/>
      </w:pPr>
      <w:r w:rsidRPr="0037562D">
        <w:t>Switched from organic to chemical farming.</w:t>
      </w:r>
    </w:p>
    <w:p w14:paraId="5B5DE754" w14:textId="77777777" w:rsidR="00A24A9F" w:rsidRPr="0037562D" w:rsidRDefault="00A24A9F" w:rsidP="00A24A9F">
      <w:pPr>
        <w:pStyle w:val="responses"/>
      </w:pPr>
      <w:r w:rsidRPr="0037562D">
        <w:t>Taken loans.</w:t>
      </w:r>
    </w:p>
    <w:p w14:paraId="3C80797A" w14:textId="77777777" w:rsidR="00A24A9F" w:rsidRPr="0037562D" w:rsidRDefault="00A24A9F" w:rsidP="00A24A9F">
      <w:pPr>
        <w:pStyle w:val="responses"/>
      </w:pPr>
      <w:r w:rsidRPr="0037562D">
        <w:t>Other (please specify).</w:t>
      </w:r>
    </w:p>
    <w:p w14:paraId="27C10FBE" w14:textId="77777777" w:rsidR="00A24A9F" w:rsidRPr="0037562D" w:rsidRDefault="00A24A9F" w:rsidP="00A24A9F">
      <w:pPr>
        <w:pStyle w:val="responses"/>
      </w:pPr>
      <w:r w:rsidRPr="0037562D">
        <w:t>Nothing</w:t>
      </w:r>
    </w:p>
    <w:p w14:paraId="3485BE5F" w14:textId="77777777" w:rsidR="00A24A9F" w:rsidRPr="0037562D" w:rsidRDefault="00A24A9F" w:rsidP="00A24A9F">
      <w:pPr>
        <w:pStyle w:val="Questions"/>
      </w:pPr>
      <w:r w:rsidRPr="0037562D">
        <w:t>How would you rate the capacity of the household's income and agricultural production to recover from shocks/perturbations?</w:t>
      </w:r>
    </w:p>
    <w:p w14:paraId="09E50DE5" w14:textId="77777777" w:rsidR="00A24A9F" w:rsidRPr="0037562D" w:rsidRDefault="00A24A9F" w:rsidP="00A24A9F">
      <w:pPr>
        <w:pStyle w:val="responses"/>
      </w:pPr>
      <w:r w:rsidRPr="0037562D">
        <w:t>5 - They fully and quickly recover after shocks/perturbations.</w:t>
      </w:r>
    </w:p>
    <w:p w14:paraId="3352B354" w14:textId="77777777" w:rsidR="00A24A9F" w:rsidRPr="0037562D" w:rsidRDefault="00A24A9F" w:rsidP="00A24A9F">
      <w:pPr>
        <w:pStyle w:val="responses"/>
      </w:pPr>
      <w:r w:rsidRPr="0037562D">
        <w:t>4 - Income and production mostly recover after shocks/perturbations.</w:t>
      </w:r>
    </w:p>
    <w:p w14:paraId="06B66CA5" w14:textId="77777777" w:rsidR="00A24A9F" w:rsidRPr="0037562D" w:rsidRDefault="00A24A9F" w:rsidP="00A24A9F">
      <w:pPr>
        <w:pStyle w:val="responses"/>
        <w:rPr>
          <w:iCs/>
        </w:rPr>
      </w:pPr>
      <w:r w:rsidRPr="0037562D">
        <w:rPr>
          <w:iCs/>
        </w:rPr>
        <w:t>3- Income and production partially recover after shocks/perturbations.</w:t>
      </w:r>
    </w:p>
    <w:p w14:paraId="1F72A23A" w14:textId="77777777" w:rsidR="00A24A9F" w:rsidRPr="0037562D" w:rsidRDefault="00A24A9F" w:rsidP="00A24A9F">
      <w:pPr>
        <w:pStyle w:val="responses"/>
      </w:pPr>
      <w:r w:rsidRPr="0037562D">
        <w:t>2 - There is little capacity to recover after shocks/perturbations.</w:t>
      </w:r>
    </w:p>
    <w:p w14:paraId="0BC64BF6" w14:textId="77777777" w:rsidR="00A24A9F" w:rsidRPr="0037562D" w:rsidRDefault="00A24A9F" w:rsidP="00A24A9F">
      <w:pPr>
        <w:pStyle w:val="responses"/>
      </w:pPr>
      <w:r w:rsidRPr="0037562D">
        <w:t>1 - There is no capacity to recover after shocks/perturbations.</w:t>
      </w:r>
    </w:p>
    <w:p w14:paraId="515CDB62" w14:textId="77777777" w:rsidR="00A24A9F" w:rsidRPr="0037562D" w:rsidRDefault="00A24A9F" w:rsidP="00A24A9F">
      <w:pPr>
        <w:pStyle w:val="Questions"/>
      </w:pPr>
      <w:r w:rsidRPr="0037562D">
        <w:t>Would any of the following individuals or organisations provide your household support in case of need. By support I mean all types of support no matter how small or big, including but not limited to emotional support, food, job opportunities, loans or credit, housing.</w:t>
      </w:r>
    </w:p>
    <w:p w14:paraId="72590F39" w14:textId="77777777" w:rsidR="00A24A9F" w:rsidRPr="0037562D" w:rsidRDefault="00A24A9F" w:rsidP="00A24A9F">
      <w:pPr>
        <w:pStyle w:val="Hint"/>
      </w:pPr>
      <w:r w:rsidRPr="0037562D">
        <w:rPr>
          <w:u w:val="single"/>
        </w:rPr>
        <w:t>Hint</w:t>
      </w:r>
      <w:r w:rsidRPr="0037562D">
        <w:t>: Answer with yes, no or I don't know.</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1"/>
        <w:gridCol w:w="863"/>
        <w:gridCol w:w="996"/>
        <w:gridCol w:w="1434"/>
      </w:tblGrid>
      <w:tr w:rsidR="00A24A9F" w:rsidRPr="0037562D" w14:paraId="2FC2BC54" w14:textId="77777777">
        <w:trPr>
          <w:trHeight w:val="325"/>
        </w:trPr>
        <w:tc>
          <w:tcPr>
            <w:tcW w:w="6111" w:type="dxa"/>
            <w:noWrap/>
            <w:vAlign w:val="center"/>
            <w:hideMark/>
          </w:tcPr>
          <w:p w14:paraId="5DA9E8A1" w14:textId="77777777" w:rsidR="00A24A9F" w:rsidRPr="0037562D" w:rsidRDefault="00A24A9F">
            <w:pPr>
              <w:pStyle w:val="questions2"/>
            </w:pPr>
            <w:r w:rsidRPr="0037562D">
              <w:lastRenderedPageBreak/>
              <w:t>Banks</w:t>
            </w:r>
          </w:p>
        </w:tc>
        <w:tc>
          <w:tcPr>
            <w:tcW w:w="863" w:type="dxa"/>
            <w:vAlign w:val="center"/>
          </w:tcPr>
          <w:p w14:paraId="5A4E4A1E"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087E54BE"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7185A974"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622AB63A" w14:textId="77777777">
        <w:trPr>
          <w:trHeight w:val="325"/>
        </w:trPr>
        <w:tc>
          <w:tcPr>
            <w:tcW w:w="6111" w:type="dxa"/>
            <w:noWrap/>
            <w:vAlign w:val="center"/>
            <w:hideMark/>
          </w:tcPr>
          <w:p w14:paraId="5CBFBFA6" w14:textId="77777777" w:rsidR="00A24A9F" w:rsidRPr="0037562D" w:rsidRDefault="00A24A9F">
            <w:pPr>
              <w:pStyle w:val="questions2"/>
            </w:pPr>
            <w:r w:rsidRPr="0037562D">
              <w:t>Community leaders</w:t>
            </w:r>
          </w:p>
        </w:tc>
        <w:tc>
          <w:tcPr>
            <w:tcW w:w="863" w:type="dxa"/>
            <w:vAlign w:val="center"/>
          </w:tcPr>
          <w:p w14:paraId="43283B0A"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796DD282"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0531CA4E"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18837A08" w14:textId="77777777">
        <w:trPr>
          <w:trHeight w:val="325"/>
        </w:trPr>
        <w:tc>
          <w:tcPr>
            <w:tcW w:w="6111" w:type="dxa"/>
            <w:noWrap/>
            <w:vAlign w:val="center"/>
            <w:hideMark/>
          </w:tcPr>
          <w:p w14:paraId="1B9DA923" w14:textId="77777777" w:rsidR="00A24A9F" w:rsidRPr="0037562D" w:rsidRDefault="00A24A9F">
            <w:pPr>
              <w:pStyle w:val="questions2"/>
            </w:pPr>
            <w:r w:rsidRPr="0037562D">
              <w:t>Individuals from a different community (family/ friends/ farmers)</w:t>
            </w:r>
          </w:p>
        </w:tc>
        <w:tc>
          <w:tcPr>
            <w:tcW w:w="863" w:type="dxa"/>
            <w:vAlign w:val="center"/>
          </w:tcPr>
          <w:p w14:paraId="0A6E63EF"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47FC6E7D"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3A2780C3"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03BA8C07" w14:textId="77777777">
        <w:trPr>
          <w:trHeight w:val="325"/>
        </w:trPr>
        <w:tc>
          <w:tcPr>
            <w:tcW w:w="6111" w:type="dxa"/>
            <w:noWrap/>
            <w:vAlign w:val="center"/>
            <w:hideMark/>
          </w:tcPr>
          <w:p w14:paraId="06ED396F" w14:textId="77777777" w:rsidR="00A24A9F" w:rsidRPr="0037562D" w:rsidRDefault="00A24A9F">
            <w:pPr>
              <w:pStyle w:val="questions2"/>
            </w:pPr>
            <w:r w:rsidRPr="0037562D">
              <w:t>Individuals from my community (family/ friends/ fellow farmers)</w:t>
            </w:r>
          </w:p>
        </w:tc>
        <w:tc>
          <w:tcPr>
            <w:tcW w:w="863" w:type="dxa"/>
            <w:vAlign w:val="center"/>
          </w:tcPr>
          <w:p w14:paraId="55C11776"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6BADF649"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0BCE485B"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77F4C0FE" w14:textId="77777777">
        <w:trPr>
          <w:trHeight w:val="325"/>
        </w:trPr>
        <w:tc>
          <w:tcPr>
            <w:tcW w:w="6111" w:type="dxa"/>
            <w:noWrap/>
            <w:vAlign w:val="center"/>
            <w:hideMark/>
          </w:tcPr>
          <w:p w14:paraId="269A882A" w14:textId="77777777" w:rsidR="00A24A9F" w:rsidRPr="0037562D" w:rsidRDefault="00A24A9F">
            <w:pPr>
              <w:pStyle w:val="questions2"/>
            </w:pPr>
            <w:r w:rsidRPr="0037562D">
              <w:t>Local farmer cooperatives</w:t>
            </w:r>
          </w:p>
        </w:tc>
        <w:tc>
          <w:tcPr>
            <w:tcW w:w="863" w:type="dxa"/>
            <w:vAlign w:val="center"/>
          </w:tcPr>
          <w:p w14:paraId="11667FC3"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244020C7"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4B3629F7"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0DFC2157" w14:textId="77777777">
        <w:trPr>
          <w:trHeight w:val="325"/>
        </w:trPr>
        <w:tc>
          <w:tcPr>
            <w:tcW w:w="6111" w:type="dxa"/>
            <w:noWrap/>
            <w:vAlign w:val="center"/>
            <w:hideMark/>
          </w:tcPr>
          <w:p w14:paraId="039CCF6E" w14:textId="77777777" w:rsidR="00A24A9F" w:rsidRPr="0037562D" w:rsidRDefault="00A24A9F">
            <w:pPr>
              <w:pStyle w:val="questions2"/>
            </w:pPr>
            <w:r w:rsidRPr="0037562D">
              <w:t>Local farmer producer organization</w:t>
            </w:r>
          </w:p>
        </w:tc>
        <w:tc>
          <w:tcPr>
            <w:tcW w:w="863" w:type="dxa"/>
            <w:vAlign w:val="center"/>
          </w:tcPr>
          <w:p w14:paraId="31CE6BE1"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570D6410"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37C4A509"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2A8E4764" w14:textId="77777777">
        <w:trPr>
          <w:trHeight w:val="325"/>
        </w:trPr>
        <w:tc>
          <w:tcPr>
            <w:tcW w:w="6111" w:type="dxa"/>
            <w:noWrap/>
            <w:vAlign w:val="center"/>
            <w:hideMark/>
          </w:tcPr>
          <w:p w14:paraId="1C97BCA2" w14:textId="77777777" w:rsidR="00A24A9F" w:rsidRPr="0037562D" w:rsidRDefault="00A24A9F">
            <w:pPr>
              <w:pStyle w:val="questions2"/>
            </w:pPr>
            <w:r w:rsidRPr="0037562D">
              <w:t>Local government</w:t>
            </w:r>
          </w:p>
        </w:tc>
        <w:tc>
          <w:tcPr>
            <w:tcW w:w="863" w:type="dxa"/>
            <w:vAlign w:val="center"/>
          </w:tcPr>
          <w:p w14:paraId="042C44E8"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315C38A5"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39F5ECE8"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398E90D6" w14:textId="77777777">
        <w:trPr>
          <w:trHeight w:val="325"/>
        </w:trPr>
        <w:tc>
          <w:tcPr>
            <w:tcW w:w="6111" w:type="dxa"/>
            <w:noWrap/>
            <w:vAlign w:val="center"/>
            <w:hideMark/>
          </w:tcPr>
          <w:p w14:paraId="2F558944" w14:textId="77777777" w:rsidR="00A24A9F" w:rsidRPr="0037562D" w:rsidRDefault="00A24A9F">
            <w:pPr>
              <w:pStyle w:val="questions2"/>
            </w:pPr>
            <w:r w:rsidRPr="0037562D">
              <w:t>Moneylenders</w:t>
            </w:r>
          </w:p>
        </w:tc>
        <w:tc>
          <w:tcPr>
            <w:tcW w:w="863" w:type="dxa"/>
            <w:vAlign w:val="center"/>
          </w:tcPr>
          <w:p w14:paraId="7F7FC98B"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6463E383"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671C08E8"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49FE4353" w14:textId="77777777">
        <w:trPr>
          <w:trHeight w:val="325"/>
        </w:trPr>
        <w:tc>
          <w:tcPr>
            <w:tcW w:w="6111" w:type="dxa"/>
            <w:noWrap/>
            <w:vAlign w:val="center"/>
            <w:hideMark/>
          </w:tcPr>
          <w:p w14:paraId="2D573271" w14:textId="77777777" w:rsidR="00A24A9F" w:rsidRPr="0037562D" w:rsidRDefault="00A24A9F">
            <w:pPr>
              <w:pStyle w:val="questions2"/>
            </w:pPr>
            <w:r w:rsidRPr="0037562D">
              <w:t>National government</w:t>
            </w:r>
          </w:p>
        </w:tc>
        <w:tc>
          <w:tcPr>
            <w:tcW w:w="863" w:type="dxa"/>
            <w:vAlign w:val="center"/>
          </w:tcPr>
          <w:p w14:paraId="0536E495"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25EBDF34"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64DE94C5"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727E896E" w14:textId="77777777">
        <w:trPr>
          <w:trHeight w:val="325"/>
        </w:trPr>
        <w:tc>
          <w:tcPr>
            <w:tcW w:w="6111" w:type="dxa"/>
            <w:noWrap/>
            <w:vAlign w:val="center"/>
            <w:hideMark/>
          </w:tcPr>
          <w:p w14:paraId="3A69A75C" w14:textId="77777777" w:rsidR="00A24A9F" w:rsidRPr="0037562D" w:rsidRDefault="00A24A9F">
            <w:pPr>
              <w:pStyle w:val="questions2"/>
            </w:pPr>
            <w:r w:rsidRPr="0037562D">
              <w:t>NGOs</w:t>
            </w:r>
          </w:p>
        </w:tc>
        <w:tc>
          <w:tcPr>
            <w:tcW w:w="863" w:type="dxa"/>
            <w:vAlign w:val="center"/>
          </w:tcPr>
          <w:p w14:paraId="024656F5"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5F82A302"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31B471CD"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522EEBAF" w14:textId="77777777">
        <w:trPr>
          <w:trHeight w:val="325"/>
        </w:trPr>
        <w:tc>
          <w:tcPr>
            <w:tcW w:w="6111" w:type="dxa"/>
            <w:noWrap/>
            <w:vAlign w:val="center"/>
            <w:hideMark/>
          </w:tcPr>
          <w:p w14:paraId="7B6B377F" w14:textId="77777777" w:rsidR="00A24A9F" w:rsidRPr="0037562D" w:rsidRDefault="00A24A9F">
            <w:pPr>
              <w:pStyle w:val="questions2"/>
            </w:pPr>
            <w:r w:rsidRPr="0037562D">
              <w:t>Other local associations (e.g. women support groups, youth groups)</w:t>
            </w:r>
          </w:p>
        </w:tc>
        <w:tc>
          <w:tcPr>
            <w:tcW w:w="863" w:type="dxa"/>
            <w:vAlign w:val="center"/>
          </w:tcPr>
          <w:p w14:paraId="5B3CEAC3"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4B071CC5"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6AE79AEA"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17245CBF" w14:textId="77777777">
        <w:trPr>
          <w:trHeight w:val="325"/>
        </w:trPr>
        <w:tc>
          <w:tcPr>
            <w:tcW w:w="6111" w:type="dxa"/>
            <w:noWrap/>
            <w:vAlign w:val="center"/>
            <w:hideMark/>
          </w:tcPr>
          <w:p w14:paraId="6D1468F8" w14:textId="77777777" w:rsidR="00A24A9F" w:rsidRPr="0037562D" w:rsidRDefault="00A24A9F">
            <w:pPr>
              <w:pStyle w:val="questions2"/>
            </w:pPr>
            <w:r w:rsidRPr="0037562D">
              <w:t>Shops/private input dealer</w:t>
            </w:r>
          </w:p>
        </w:tc>
        <w:tc>
          <w:tcPr>
            <w:tcW w:w="863" w:type="dxa"/>
            <w:vAlign w:val="center"/>
          </w:tcPr>
          <w:p w14:paraId="430BEE7A"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3BC885E1"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16C4CE20"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r w:rsidR="00A24A9F" w:rsidRPr="0037562D" w14:paraId="42E87E88" w14:textId="77777777">
        <w:trPr>
          <w:trHeight w:val="325"/>
        </w:trPr>
        <w:tc>
          <w:tcPr>
            <w:tcW w:w="6111" w:type="dxa"/>
            <w:noWrap/>
            <w:vAlign w:val="center"/>
            <w:hideMark/>
          </w:tcPr>
          <w:p w14:paraId="6906CAEC" w14:textId="77777777" w:rsidR="00A24A9F" w:rsidRPr="0037562D" w:rsidRDefault="00A24A9F">
            <w:pPr>
              <w:pStyle w:val="questions2"/>
            </w:pPr>
            <w:r w:rsidRPr="0037562D">
              <w:t>Other (please specify)</w:t>
            </w:r>
          </w:p>
        </w:tc>
        <w:tc>
          <w:tcPr>
            <w:tcW w:w="863" w:type="dxa"/>
            <w:vAlign w:val="center"/>
          </w:tcPr>
          <w:p w14:paraId="44A3C123"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996" w:type="dxa"/>
            <w:vAlign w:val="center"/>
          </w:tcPr>
          <w:p w14:paraId="593529CA"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c>
          <w:tcPr>
            <w:tcW w:w="1434" w:type="dxa"/>
            <w:vAlign w:val="center"/>
          </w:tcPr>
          <w:p w14:paraId="67910E8F" w14:textId="77777777" w:rsidR="00A24A9F" w:rsidRPr="00C64111" w:rsidRDefault="00A24A9F">
            <w:pPr>
              <w:spacing w:after="0"/>
              <w:jc w:val="center"/>
              <w:rPr>
                <w:rFonts w:ascii="Calibri" w:eastAsia="Times New Roman" w:hAnsi="Calibri" w:cs="Calibri"/>
                <w:i/>
                <w:color w:val="808080" w:themeColor="background1" w:themeShade="80"/>
                <w:kern w:val="0"/>
                <w14:ligatures w14:val="none"/>
              </w:rPr>
            </w:pPr>
            <w:r w:rsidRPr="00C64111">
              <w:rPr>
                <w:rFonts w:ascii="Calibri" w:eastAsia="Times New Roman" w:hAnsi="Calibri" w:cs="Calibri"/>
                <w:i/>
                <w:color w:val="808080" w:themeColor="background1" w:themeShade="80"/>
                <w:kern w:val="0"/>
                <w14:ligatures w14:val="none"/>
              </w:rPr>
              <w:t>I don’t know</w:t>
            </w:r>
          </w:p>
        </w:tc>
      </w:tr>
    </w:tbl>
    <w:p w14:paraId="156D14B3" w14:textId="77777777" w:rsidR="00A24A9F" w:rsidRPr="0037562D" w:rsidRDefault="00A24A9F" w:rsidP="00A24A9F">
      <w:pPr>
        <w:pStyle w:val="Questions"/>
      </w:pPr>
      <w:r w:rsidRPr="0037562D">
        <w:t>How many of the following assets do household members own?</w:t>
      </w:r>
    </w:p>
    <w:tbl>
      <w:tblPr>
        <w:tblW w:w="0" w:type="auto"/>
        <w:tblInd w:w="568" w:type="dxa"/>
        <w:tblLook w:val="04A0" w:firstRow="1" w:lastRow="0" w:firstColumn="1" w:lastColumn="0" w:noHBand="0" w:noVBand="1"/>
      </w:tblPr>
      <w:tblGrid>
        <w:gridCol w:w="4722"/>
        <w:gridCol w:w="3736"/>
      </w:tblGrid>
      <w:tr w:rsidR="00A24A9F" w:rsidRPr="0037562D" w14:paraId="6FC42AE8" w14:textId="77777777">
        <w:tc>
          <w:tcPr>
            <w:tcW w:w="4865" w:type="dxa"/>
          </w:tcPr>
          <w:p w14:paraId="14BFC94F" w14:textId="77777777" w:rsidR="00A24A9F" w:rsidRPr="0037562D" w:rsidRDefault="00A24A9F">
            <w:pPr>
              <w:pStyle w:val="questions2"/>
            </w:pPr>
            <w:r w:rsidRPr="0037562D">
              <w:t>Car</w:t>
            </w:r>
          </w:p>
        </w:tc>
        <w:tc>
          <w:tcPr>
            <w:tcW w:w="3917" w:type="dxa"/>
            <w:vAlign w:val="center"/>
          </w:tcPr>
          <w:p w14:paraId="1C9A8A9B" w14:textId="77777777" w:rsidR="00A24A9F" w:rsidRPr="0037562D" w:rsidRDefault="00A24A9F">
            <w:pPr>
              <w:jc w:val="center"/>
            </w:pPr>
            <w:r w:rsidRPr="0037562D">
              <w:rPr>
                <w:color w:val="808080" w:themeColor="background1" w:themeShade="80"/>
              </w:rPr>
              <w:t>#</w:t>
            </w:r>
          </w:p>
        </w:tc>
      </w:tr>
      <w:tr w:rsidR="00A24A9F" w:rsidRPr="0037562D" w14:paraId="49EAFBED" w14:textId="77777777">
        <w:tc>
          <w:tcPr>
            <w:tcW w:w="4865" w:type="dxa"/>
          </w:tcPr>
          <w:p w14:paraId="53AEF4E0" w14:textId="77777777" w:rsidR="00A24A9F" w:rsidRPr="0037562D" w:rsidRDefault="00A24A9F">
            <w:pPr>
              <w:pStyle w:val="questions2"/>
            </w:pPr>
            <w:r w:rsidRPr="0037562D">
              <w:t>Motorbike</w:t>
            </w:r>
          </w:p>
        </w:tc>
        <w:tc>
          <w:tcPr>
            <w:tcW w:w="3917" w:type="dxa"/>
            <w:vAlign w:val="center"/>
          </w:tcPr>
          <w:p w14:paraId="79F5131B" w14:textId="77777777" w:rsidR="00A24A9F" w:rsidRPr="0037562D" w:rsidRDefault="00A24A9F">
            <w:pPr>
              <w:jc w:val="center"/>
            </w:pPr>
            <w:r w:rsidRPr="0037562D">
              <w:rPr>
                <w:color w:val="808080" w:themeColor="background1" w:themeShade="80"/>
              </w:rPr>
              <w:t>#</w:t>
            </w:r>
          </w:p>
        </w:tc>
      </w:tr>
      <w:tr w:rsidR="00A24A9F" w:rsidRPr="0037562D" w14:paraId="2A1D6E92" w14:textId="77777777">
        <w:tc>
          <w:tcPr>
            <w:tcW w:w="4865" w:type="dxa"/>
          </w:tcPr>
          <w:p w14:paraId="56CF9C85" w14:textId="77777777" w:rsidR="00A24A9F" w:rsidRPr="0037562D" w:rsidRDefault="00A24A9F">
            <w:pPr>
              <w:pStyle w:val="questions2"/>
            </w:pPr>
            <w:r w:rsidRPr="0037562D">
              <w:t>Bicycle</w:t>
            </w:r>
          </w:p>
        </w:tc>
        <w:tc>
          <w:tcPr>
            <w:tcW w:w="3917" w:type="dxa"/>
            <w:vAlign w:val="center"/>
          </w:tcPr>
          <w:p w14:paraId="75B489F5" w14:textId="77777777" w:rsidR="00A24A9F" w:rsidRPr="0037562D" w:rsidRDefault="00A24A9F">
            <w:pPr>
              <w:jc w:val="center"/>
            </w:pPr>
            <w:r w:rsidRPr="0037562D">
              <w:rPr>
                <w:color w:val="808080" w:themeColor="background1" w:themeShade="80"/>
              </w:rPr>
              <w:t>#</w:t>
            </w:r>
          </w:p>
        </w:tc>
      </w:tr>
      <w:tr w:rsidR="00A24A9F" w:rsidRPr="0037562D" w14:paraId="237E75A0" w14:textId="77777777">
        <w:tc>
          <w:tcPr>
            <w:tcW w:w="4865" w:type="dxa"/>
          </w:tcPr>
          <w:p w14:paraId="4627A68A" w14:textId="77777777" w:rsidR="00A24A9F" w:rsidRPr="0037562D" w:rsidRDefault="00A24A9F">
            <w:pPr>
              <w:pStyle w:val="questions2"/>
            </w:pPr>
            <w:r w:rsidRPr="0037562D">
              <w:t>Gas cooker</w:t>
            </w:r>
          </w:p>
        </w:tc>
        <w:tc>
          <w:tcPr>
            <w:tcW w:w="3917" w:type="dxa"/>
            <w:vAlign w:val="center"/>
          </w:tcPr>
          <w:p w14:paraId="7A2CCB41" w14:textId="77777777" w:rsidR="00A24A9F" w:rsidRPr="0037562D" w:rsidRDefault="00A24A9F">
            <w:pPr>
              <w:jc w:val="center"/>
            </w:pPr>
            <w:r w:rsidRPr="0037562D">
              <w:rPr>
                <w:color w:val="808080" w:themeColor="background1" w:themeShade="80"/>
              </w:rPr>
              <w:t>#</w:t>
            </w:r>
          </w:p>
        </w:tc>
      </w:tr>
      <w:tr w:rsidR="00A24A9F" w:rsidRPr="0037562D" w14:paraId="37144A1C" w14:textId="77777777">
        <w:tc>
          <w:tcPr>
            <w:tcW w:w="4865" w:type="dxa"/>
          </w:tcPr>
          <w:p w14:paraId="45733C16" w14:textId="77777777" w:rsidR="00A24A9F" w:rsidRPr="0037562D" w:rsidRDefault="00A24A9F">
            <w:pPr>
              <w:pStyle w:val="questions2"/>
            </w:pPr>
            <w:r w:rsidRPr="0037562D">
              <w:t>Electric cooker</w:t>
            </w:r>
          </w:p>
        </w:tc>
        <w:tc>
          <w:tcPr>
            <w:tcW w:w="3917" w:type="dxa"/>
            <w:vAlign w:val="center"/>
          </w:tcPr>
          <w:p w14:paraId="70D50456" w14:textId="77777777" w:rsidR="00A24A9F" w:rsidRPr="0037562D" w:rsidRDefault="00A24A9F">
            <w:pPr>
              <w:jc w:val="center"/>
            </w:pPr>
            <w:r w:rsidRPr="0037562D">
              <w:rPr>
                <w:color w:val="808080" w:themeColor="background1" w:themeShade="80"/>
              </w:rPr>
              <w:t>#</w:t>
            </w:r>
          </w:p>
        </w:tc>
      </w:tr>
      <w:tr w:rsidR="00A24A9F" w:rsidRPr="0037562D" w14:paraId="5C10A6A0" w14:textId="77777777">
        <w:tc>
          <w:tcPr>
            <w:tcW w:w="4865" w:type="dxa"/>
          </w:tcPr>
          <w:p w14:paraId="206BD92F" w14:textId="77777777" w:rsidR="00A24A9F" w:rsidRPr="0037562D" w:rsidRDefault="00A24A9F">
            <w:pPr>
              <w:pStyle w:val="questions2"/>
            </w:pPr>
            <w:r w:rsidRPr="0037562D">
              <w:t>Mobile phone</w:t>
            </w:r>
          </w:p>
        </w:tc>
        <w:tc>
          <w:tcPr>
            <w:tcW w:w="3917" w:type="dxa"/>
            <w:vAlign w:val="center"/>
          </w:tcPr>
          <w:p w14:paraId="64779EB6" w14:textId="77777777" w:rsidR="00A24A9F" w:rsidRPr="0037562D" w:rsidRDefault="00A24A9F">
            <w:pPr>
              <w:jc w:val="center"/>
            </w:pPr>
            <w:r w:rsidRPr="0037562D">
              <w:rPr>
                <w:color w:val="808080" w:themeColor="background1" w:themeShade="80"/>
              </w:rPr>
              <w:t>#</w:t>
            </w:r>
          </w:p>
        </w:tc>
      </w:tr>
      <w:tr w:rsidR="00A24A9F" w:rsidRPr="0037562D" w14:paraId="0E0ED9CB" w14:textId="77777777">
        <w:tc>
          <w:tcPr>
            <w:tcW w:w="4865" w:type="dxa"/>
          </w:tcPr>
          <w:p w14:paraId="05D5214B" w14:textId="77777777" w:rsidR="00A24A9F" w:rsidRPr="0037562D" w:rsidRDefault="00A24A9F">
            <w:pPr>
              <w:pStyle w:val="questions2"/>
            </w:pPr>
            <w:r w:rsidRPr="0037562D">
              <w:t>Smartphone (with internet access)</w:t>
            </w:r>
          </w:p>
        </w:tc>
        <w:tc>
          <w:tcPr>
            <w:tcW w:w="3917" w:type="dxa"/>
            <w:vAlign w:val="center"/>
          </w:tcPr>
          <w:p w14:paraId="5C6AF391" w14:textId="77777777" w:rsidR="00A24A9F" w:rsidRPr="0037562D" w:rsidRDefault="00A24A9F">
            <w:pPr>
              <w:jc w:val="center"/>
            </w:pPr>
            <w:r w:rsidRPr="0037562D">
              <w:rPr>
                <w:color w:val="808080" w:themeColor="background1" w:themeShade="80"/>
              </w:rPr>
              <w:t>#</w:t>
            </w:r>
          </w:p>
        </w:tc>
      </w:tr>
      <w:tr w:rsidR="00A24A9F" w:rsidRPr="0037562D" w14:paraId="09E770AB" w14:textId="77777777">
        <w:tc>
          <w:tcPr>
            <w:tcW w:w="4865" w:type="dxa"/>
          </w:tcPr>
          <w:p w14:paraId="6AC60B99" w14:textId="77777777" w:rsidR="00A24A9F" w:rsidRPr="0037562D" w:rsidRDefault="00A24A9F">
            <w:pPr>
              <w:pStyle w:val="questions2"/>
            </w:pPr>
            <w:r w:rsidRPr="0037562D">
              <w:t>Ox-plough</w:t>
            </w:r>
          </w:p>
        </w:tc>
        <w:tc>
          <w:tcPr>
            <w:tcW w:w="3917" w:type="dxa"/>
            <w:vAlign w:val="center"/>
          </w:tcPr>
          <w:p w14:paraId="4AB7D807" w14:textId="77777777" w:rsidR="00A24A9F" w:rsidRPr="0037562D" w:rsidRDefault="00A24A9F">
            <w:pPr>
              <w:jc w:val="center"/>
            </w:pPr>
            <w:r w:rsidRPr="0037562D">
              <w:rPr>
                <w:color w:val="808080" w:themeColor="background1" w:themeShade="80"/>
              </w:rPr>
              <w:t>#</w:t>
            </w:r>
          </w:p>
        </w:tc>
      </w:tr>
      <w:tr w:rsidR="00A24A9F" w:rsidRPr="0037562D" w14:paraId="50F114FD" w14:textId="77777777">
        <w:tc>
          <w:tcPr>
            <w:tcW w:w="4865" w:type="dxa"/>
          </w:tcPr>
          <w:p w14:paraId="0EDA07B9" w14:textId="77777777" w:rsidR="00A24A9F" w:rsidRPr="0037562D" w:rsidRDefault="00A24A9F">
            <w:pPr>
              <w:pStyle w:val="questions2"/>
            </w:pPr>
            <w:r w:rsidRPr="0037562D">
              <w:t>Tractor</w:t>
            </w:r>
          </w:p>
        </w:tc>
        <w:tc>
          <w:tcPr>
            <w:tcW w:w="3917" w:type="dxa"/>
            <w:vAlign w:val="center"/>
          </w:tcPr>
          <w:p w14:paraId="5D66EF24" w14:textId="77777777" w:rsidR="00A24A9F" w:rsidRPr="0037562D" w:rsidRDefault="00A24A9F">
            <w:pPr>
              <w:jc w:val="center"/>
            </w:pPr>
            <w:r w:rsidRPr="0037562D">
              <w:rPr>
                <w:color w:val="808080" w:themeColor="background1" w:themeShade="80"/>
              </w:rPr>
              <w:t>#</w:t>
            </w:r>
          </w:p>
        </w:tc>
      </w:tr>
      <w:tr w:rsidR="00A24A9F" w:rsidRPr="0037562D" w14:paraId="10CC0582" w14:textId="77777777">
        <w:tc>
          <w:tcPr>
            <w:tcW w:w="4865" w:type="dxa"/>
          </w:tcPr>
          <w:p w14:paraId="4BBF10BD" w14:textId="77777777" w:rsidR="00A24A9F" w:rsidRPr="0037562D" w:rsidRDefault="00A24A9F">
            <w:pPr>
              <w:pStyle w:val="questions2"/>
            </w:pPr>
            <w:r w:rsidRPr="0037562D">
              <w:t>Plow</w:t>
            </w:r>
          </w:p>
        </w:tc>
        <w:tc>
          <w:tcPr>
            <w:tcW w:w="3917" w:type="dxa"/>
            <w:vAlign w:val="center"/>
          </w:tcPr>
          <w:p w14:paraId="7BF212E6" w14:textId="77777777" w:rsidR="00A24A9F" w:rsidRPr="0037562D" w:rsidRDefault="00A24A9F">
            <w:pPr>
              <w:jc w:val="center"/>
            </w:pPr>
            <w:r w:rsidRPr="0037562D">
              <w:rPr>
                <w:color w:val="808080" w:themeColor="background1" w:themeShade="80"/>
              </w:rPr>
              <w:t>#</w:t>
            </w:r>
          </w:p>
        </w:tc>
      </w:tr>
      <w:tr w:rsidR="00A24A9F" w:rsidRPr="0037562D" w14:paraId="299CE86B" w14:textId="77777777">
        <w:tc>
          <w:tcPr>
            <w:tcW w:w="4865" w:type="dxa"/>
          </w:tcPr>
          <w:p w14:paraId="7DFBFAC1" w14:textId="77777777" w:rsidR="00A24A9F" w:rsidRPr="0037562D" w:rsidRDefault="00A24A9F">
            <w:pPr>
              <w:pStyle w:val="questions2"/>
            </w:pPr>
            <w:r w:rsidRPr="0037562D">
              <w:t>Seed drill</w:t>
            </w:r>
          </w:p>
        </w:tc>
        <w:tc>
          <w:tcPr>
            <w:tcW w:w="3917" w:type="dxa"/>
            <w:vAlign w:val="center"/>
          </w:tcPr>
          <w:p w14:paraId="46CFB699" w14:textId="77777777" w:rsidR="00A24A9F" w:rsidRPr="0037562D" w:rsidRDefault="00A24A9F">
            <w:pPr>
              <w:jc w:val="center"/>
            </w:pPr>
            <w:r w:rsidRPr="0037562D">
              <w:rPr>
                <w:color w:val="808080" w:themeColor="background1" w:themeShade="80"/>
              </w:rPr>
              <w:t>#</w:t>
            </w:r>
          </w:p>
        </w:tc>
      </w:tr>
      <w:tr w:rsidR="00A24A9F" w:rsidRPr="0037562D" w14:paraId="656A9ED1" w14:textId="77777777">
        <w:tc>
          <w:tcPr>
            <w:tcW w:w="4865" w:type="dxa"/>
          </w:tcPr>
          <w:p w14:paraId="038D2CBD" w14:textId="77777777" w:rsidR="00A24A9F" w:rsidRPr="0037562D" w:rsidRDefault="00A24A9F">
            <w:pPr>
              <w:pStyle w:val="questions2"/>
            </w:pPr>
            <w:r w:rsidRPr="0037562D">
              <w:lastRenderedPageBreak/>
              <w:t>Crop storage facility</w:t>
            </w:r>
          </w:p>
        </w:tc>
        <w:tc>
          <w:tcPr>
            <w:tcW w:w="3917" w:type="dxa"/>
            <w:vAlign w:val="center"/>
          </w:tcPr>
          <w:p w14:paraId="59F9F64C" w14:textId="77777777" w:rsidR="00A24A9F" w:rsidRPr="0037562D" w:rsidRDefault="00A24A9F">
            <w:pPr>
              <w:jc w:val="center"/>
            </w:pPr>
            <w:r w:rsidRPr="0037562D">
              <w:rPr>
                <w:color w:val="808080" w:themeColor="background1" w:themeShade="80"/>
              </w:rPr>
              <w:t>#</w:t>
            </w:r>
          </w:p>
        </w:tc>
      </w:tr>
      <w:tr w:rsidR="00A24A9F" w:rsidRPr="0037562D" w14:paraId="32E735F9" w14:textId="77777777">
        <w:tc>
          <w:tcPr>
            <w:tcW w:w="4865" w:type="dxa"/>
          </w:tcPr>
          <w:p w14:paraId="465BB6A1" w14:textId="77777777" w:rsidR="00A24A9F" w:rsidRPr="00C64111" w:rsidRDefault="00A24A9F">
            <w:pPr>
              <w:pStyle w:val="questions2"/>
            </w:pPr>
            <w:r w:rsidRPr="00C64111">
              <w:t>Other asset (please specify)</w:t>
            </w:r>
          </w:p>
        </w:tc>
        <w:tc>
          <w:tcPr>
            <w:tcW w:w="3917" w:type="dxa"/>
            <w:vAlign w:val="center"/>
          </w:tcPr>
          <w:p w14:paraId="477A1E3F" w14:textId="77777777" w:rsidR="00A24A9F" w:rsidRPr="0037562D" w:rsidRDefault="00A24A9F">
            <w:pPr>
              <w:jc w:val="center"/>
            </w:pPr>
            <w:r w:rsidRPr="0037562D">
              <w:rPr>
                <w:color w:val="808080" w:themeColor="background1" w:themeShade="80"/>
              </w:rPr>
              <w:t>#</w:t>
            </w:r>
          </w:p>
        </w:tc>
      </w:tr>
    </w:tbl>
    <w:p w14:paraId="205A1543" w14:textId="77777777" w:rsidR="00A24A9F" w:rsidRPr="0037562D" w:rsidRDefault="00A24A9F" w:rsidP="00A24A9F">
      <w:pPr>
        <w:pStyle w:val="Questions"/>
      </w:pPr>
      <w:r w:rsidRPr="0037562D">
        <w:t>Does your household have the following services:</w:t>
      </w:r>
    </w:p>
    <w:p w14:paraId="3AEE6D81" w14:textId="77777777" w:rsidR="00A24A9F" w:rsidRPr="0037562D" w:rsidRDefault="00A24A9F" w:rsidP="00A24A9F">
      <w:pPr>
        <w:pStyle w:val="Hint"/>
      </w:pPr>
      <w:r w:rsidRPr="0037562D">
        <w:rPr>
          <w:u w:val="single"/>
        </w:rPr>
        <w:t>Hint</w:t>
      </w:r>
      <w:r w:rsidRPr="0037562D">
        <w:t>: Answer with yes or no.</w:t>
      </w:r>
    </w:p>
    <w:tbl>
      <w:tblPr>
        <w:tblW w:w="9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1"/>
        <w:gridCol w:w="2210"/>
        <w:gridCol w:w="2210"/>
      </w:tblGrid>
      <w:tr w:rsidR="00A24A9F" w:rsidRPr="0037562D" w14:paraId="12DAB2A7" w14:textId="77777777">
        <w:trPr>
          <w:trHeight w:val="290"/>
        </w:trPr>
        <w:tc>
          <w:tcPr>
            <w:tcW w:w="5031" w:type="dxa"/>
            <w:noWrap/>
            <w:vAlign w:val="bottom"/>
            <w:hideMark/>
          </w:tcPr>
          <w:p w14:paraId="67EBB03F" w14:textId="77777777" w:rsidR="00A24A9F" w:rsidRPr="0037562D" w:rsidRDefault="00A24A9F">
            <w:pPr>
              <w:pStyle w:val="questions2"/>
            </w:pPr>
            <w:r w:rsidRPr="0037562D">
              <w:t>Drinking water piped to the household</w:t>
            </w:r>
          </w:p>
        </w:tc>
        <w:tc>
          <w:tcPr>
            <w:tcW w:w="2210" w:type="dxa"/>
            <w:vAlign w:val="center"/>
          </w:tcPr>
          <w:p w14:paraId="57D55E8A"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2210" w:type="dxa"/>
            <w:vAlign w:val="center"/>
          </w:tcPr>
          <w:p w14:paraId="2F98C56D" w14:textId="77777777" w:rsidR="00A24A9F" w:rsidRPr="0037562D" w:rsidRDefault="00A24A9F">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4A9F" w:rsidRPr="0037562D" w14:paraId="0AC08E1D" w14:textId="77777777">
        <w:trPr>
          <w:trHeight w:val="290"/>
        </w:trPr>
        <w:tc>
          <w:tcPr>
            <w:tcW w:w="5031" w:type="dxa"/>
            <w:noWrap/>
            <w:vAlign w:val="bottom"/>
            <w:hideMark/>
          </w:tcPr>
          <w:p w14:paraId="6B047227" w14:textId="77777777" w:rsidR="00A24A9F" w:rsidRPr="0037562D" w:rsidRDefault="00A24A9F">
            <w:pPr>
              <w:pStyle w:val="questions2"/>
            </w:pPr>
            <w:r w:rsidRPr="0037562D">
              <w:t>Toilet with piped sewer or septic tank</w:t>
            </w:r>
          </w:p>
        </w:tc>
        <w:tc>
          <w:tcPr>
            <w:tcW w:w="2210" w:type="dxa"/>
            <w:vAlign w:val="center"/>
          </w:tcPr>
          <w:p w14:paraId="249C38EE"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2210" w:type="dxa"/>
            <w:vAlign w:val="center"/>
          </w:tcPr>
          <w:p w14:paraId="1840D88E"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4A9F" w:rsidRPr="0037562D" w14:paraId="188D62F8" w14:textId="77777777">
        <w:trPr>
          <w:trHeight w:val="290"/>
        </w:trPr>
        <w:tc>
          <w:tcPr>
            <w:tcW w:w="5031" w:type="dxa"/>
            <w:noWrap/>
            <w:vAlign w:val="bottom"/>
            <w:hideMark/>
          </w:tcPr>
          <w:p w14:paraId="1818AFCD" w14:textId="77777777" w:rsidR="00A24A9F" w:rsidRPr="0037562D" w:rsidRDefault="00A24A9F">
            <w:pPr>
              <w:pStyle w:val="questions2"/>
            </w:pPr>
            <w:r w:rsidRPr="0037562D">
              <w:t>Electrical energy</w:t>
            </w:r>
          </w:p>
        </w:tc>
        <w:tc>
          <w:tcPr>
            <w:tcW w:w="2210" w:type="dxa"/>
            <w:vAlign w:val="center"/>
          </w:tcPr>
          <w:p w14:paraId="061D06F8"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2210" w:type="dxa"/>
            <w:vAlign w:val="center"/>
          </w:tcPr>
          <w:p w14:paraId="22A1141D"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4A9F" w:rsidRPr="0037562D" w14:paraId="5DB8C581" w14:textId="77777777">
        <w:trPr>
          <w:trHeight w:val="290"/>
        </w:trPr>
        <w:tc>
          <w:tcPr>
            <w:tcW w:w="5031" w:type="dxa"/>
            <w:noWrap/>
            <w:vAlign w:val="bottom"/>
            <w:hideMark/>
          </w:tcPr>
          <w:p w14:paraId="031A940C" w14:textId="77777777" w:rsidR="00A24A9F" w:rsidRPr="0037562D" w:rsidRDefault="00A24A9F">
            <w:pPr>
              <w:pStyle w:val="questions2"/>
            </w:pPr>
            <w:r w:rsidRPr="0037562D">
              <w:t>Waste (rubbish) collection service</w:t>
            </w:r>
          </w:p>
        </w:tc>
        <w:tc>
          <w:tcPr>
            <w:tcW w:w="2210" w:type="dxa"/>
            <w:vAlign w:val="center"/>
          </w:tcPr>
          <w:p w14:paraId="2DAE3C92"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2210" w:type="dxa"/>
            <w:vAlign w:val="center"/>
          </w:tcPr>
          <w:p w14:paraId="105666F7"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4A9F" w:rsidRPr="0037562D" w14:paraId="4F28FF71" w14:textId="77777777">
        <w:trPr>
          <w:trHeight w:val="290"/>
        </w:trPr>
        <w:tc>
          <w:tcPr>
            <w:tcW w:w="5031" w:type="dxa"/>
            <w:noWrap/>
            <w:vAlign w:val="bottom"/>
            <w:hideMark/>
          </w:tcPr>
          <w:p w14:paraId="147DD369" w14:textId="77777777" w:rsidR="00A24A9F" w:rsidRPr="0037562D" w:rsidRDefault="00A24A9F">
            <w:pPr>
              <w:pStyle w:val="questions2"/>
            </w:pPr>
            <w:r w:rsidRPr="0037562D">
              <w:t>Mobile phone reception</w:t>
            </w:r>
          </w:p>
        </w:tc>
        <w:tc>
          <w:tcPr>
            <w:tcW w:w="2210" w:type="dxa"/>
            <w:vAlign w:val="center"/>
          </w:tcPr>
          <w:p w14:paraId="3A242C0D"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2210" w:type="dxa"/>
            <w:vAlign w:val="center"/>
          </w:tcPr>
          <w:p w14:paraId="18BABE73"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4A9F" w:rsidRPr="0037562D" w14:paraId="2186F9D2" w14:textId="77777777">
        <w:trPr>
          <w:trHeight w:val="290"/>
        </w:trPr>
        <w:tc>
          <w:tcPr>
            <w:tcW w:w="5031" w:type="dxa"/>
            <w:noWrap/>
            <w:vAlign w:val="bottom"/>
            <w:hideMark/>
          </w:tcPr>
          <w:p w14:paraId="72DC7EB2" w14:textId="77777777" w:rsidR="00A24A9F" w:rsidRPr="0037562D" w:rsidRDefault="00A24A9F">
            <w:pPr>
              <w:pStyle w:val="questions2"/>
            </w:pPr>
            <w:r w:rsidRPr="0037562D">
              <w:t>Internet</w:t>
            </w:r>
          </w:p>
        </w:tc>
        <w:tc>
          <w:tcPr>
            <w:tcW w:w="2210" w:type="dxa"/>
            <w:vAlign w:val="center"/>
          </w:tcPr>
          <w:p w14:paraId="0FF55B0B"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2210" w:type="dxa"/>
            <w:vAlign w:val="center"/>
          </w:tcPr>
          <w:p w14:paraId="52B26985" w14:textId="77777777" w:rsidR="00A24A9F" w:rsidRPr="0037562D" w:rsidRDefault="00A24A9F">
            <w:pPr>
              <w:spacing w:after="0"/>
              <w:jc w:val="center"/>
              <w:rPr>
                <w:rFonts w:ascii="Calibri" w:eastAsia="Times New Roman" w:hAnsi="Calibri" w:cs="Calibr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bl>
    <w:p w14:paraId="522AB359" w14:textId="77777777" w:rsidR="00A24A9F" w:rsidRPr="0037562D" w:rsidRDefault="00A24A9F" w:rsidP="00A24A9F">
      <w:pPr>
        <w:pStyle w:val="Questions"/>
      </w:pPr>
      <w:r w:rsidRPr="0037562D">
        <w:t>How far (one way) is the household from your closest farmland in minutes / kilometers?</w:t>
      </w:r>
    </w:p>
    <w:p w14:paraId="4B2F30CD" w14:textId="77777777" w:rsidR="00A24A9F" w:rsidRPr="0037562D" w:rsidRDefault="00A24A9F" w:rsidP="00A24A9F">
      <w:pPr>
        <w:pStyle w:val="Hint"/>
      </w:pPr>
      <w:r w:rsidRPr="0037562D">
        <w:rPr>
          <w:u w:val="single"/>
        </w:rPr>
        <w:t>Hint</w:t>
      </w:r>
      <w:r w:rsidRPr="0037562D">
        <w:t>: If the household and farmland are located in the same place, please put 0 minutes/kilometers</w:t>
      </w:r>
    </w:p>
    <w:tbl>
      <w:tblPr>
        <w:tblW w:w="0" w:type="auto"/>
        <w:tblInd w:w="357" w:type="dxa"/>
        <w:tblLook w:val="04A0" w:firstRow="1" w:lastRow="0" w:firstColumn="1" w:lastColumn="0" w:noHBand="0" w:noVBand="1"/>
      </w:tblPr>
      <w:tblGrid>
        <w:gridCol w:w="4352"/>
        <w:gridCol w:w="4317"/>
      </w:tblGrid>
      <w:tr w:rsidR="00A24A9F" w:rsidRPr="0037562D" w14:paraId="10D780C1" w14:textId="77777777">
        <w:trPr>
          <w:trHeight w:val="2138"/>
        </w:trPr>
        <w:tc>
          <w:tcPr>
            <w:tcW w:w="4499" w:type="dxa"/>
          </w:tcPr>
          <w:p w14:paraId="6C700FA6" w14:textId="77777777" w:rsidR="00A24A9F" w:rsidRPr="0037562D" w:rsidRDefault="00A24A9F">
            <w:pPr>
              <w:pStyle w:val="questions2"/>
            </w:pPr>
            <w:r w:rsidRPr="0037562D">
              <w:t>Select the state mode of transport:</w:t>
            </w:r>
          </w:p>
          <w:p w14:paraId="221531B7" w14:textId="77777777" w:rsidR="00A24A9F" w:rsidRPr="0037562D" w:rsidRDefault="00A24A9F">
            <w:pPr>
              <w:pStyle w:val="responses"/>
            </w:pPr>
            <w:r w:rsidRPr="0037562D">
              <w:t>Walking</w:t>
            </w:r>
          </w:p>
          <w:p w14:paraId="22210E3A" w14:textId="77777777" w:rsidR="00A24A9F" w:rsidRPr="0037562D" w:rsidRDefault="00A24A9F">
            <w:pPr>
              <w:pStyle w:val="responses"/>
            </w:pPr>
            <w:r w:rsidRPr="0037562D">
              <w:t>Cycling</w:t>
            </w:r>
          </w:p>
          <w:p w14:paraId="692B8B41" w14:textId="77777777" w:rsidR="00A24A9F" w:rsidRPr="0037562D" w:rsidRDefault="00A24A9F">
            <w:pPr>
              <w:pStyle w:val="responses"/>
            </w:pPr>
            <w:r w:rsidRPr="0037562D">
              <w:t>Motorbike</w:t>
            </w:r>
          </w:p>
          <w:p w14:paraId="468A21B1" w14:textId="77777777" w:rsidR="00A24A9F" w:rsidRPr="0037562D" w:rsidRDefault="00A24A9F">
            <w:pPr>
              <w:pStyle w:val="responses"/>
            </w:pPr>
            <w:r w:rsidRPr="0037562D">
              <w:t>Car</w:t>
            </w:r>
          </w:p>
          <w:p w14:paraId="3C3B5E6A" w14:textId="77777777" w:rsidR="00A24A9F" w:rsidRPr="0037562D" w:rsidRDefault="00A24A9F">
            <w:pPr>
              <w:pStyle w:val="responses"/>
            </w:pPr>
            <w:r w:rsidRPr="0037562D">
              <w:t>Horse</w:t>
            </w:r>
          </w:p>
          <w:p w14:paraId="4CA1DD8D" w14:textId="77777777" w:rsidR="00A24A9F" w:rsidRPr="0037562D" w:rsidRDefault="00A24A9F">
            <w:pPr>
              <w:pStyle w:val="responses"/>
            </w:pPr>
            <w:r w:rsidRPr="0037562D">
              <w:t>Donkey</w:t>
            </w:r>
          </w:p>
        </w:tc>
        <w:tc>
          <w:tcPr>
            <w:tcW w:w="4494" w:type="dxa"/>
            <w:vAlign w:val="center"/>
          </w:tcPr>
          <w:p w14:paraId="78BD4A47"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36732270" w14:textId="77777777" w:rsidR="00A24A9F" w:rsidRPr="0037562D" w:rsidRDefault="00A24A9F" w:rsidP="00A24A9F">
      <w:pPr>
        <w:pStyle w:val="Questions"/>
      </w:pPr>
      <w:r w:rsidRPr="0037562D">
        <w:t>How far (one way) is the household from the closest accessible and functioning FRESHWATER SOURCE in minutes?</w:t>
      </w:r>
    </w:p>
    <w:p w14:paraId="79FCF09C" w14:textId="77777777" w:rsidR="00A24A9F" w:rsidRPr="0037562D" w:rsidRDefault="00A24A9F" w:rsidP="00A24A9F">
      <w:pPr>
        <w:pStyle w:val="Hint"/>
      </w:pPr>
      <w:r w:rsidRPr="0037562D">
        <w:rPr>
          <w:u w:val="single"/>
        </w:rPr>
        <w:t>Hint</w:t>
      </w:r>
      <w:r w:rsidRPr="0037562D">
        <w:t>: If the household has piped drinking water, please put 0 minutes/kilometers</w:t>
      </w:r>
    </w:p>
    <w:tbl>
      <w:tblPr>
        <w:tblW w:w="0" w:type="auto"/>
        <w:tblInd w:w="357" w:type="dxa"/>
        <w:tblLook w:val="04A0" w:firstRow="1" w:lastRow="0" w:firstColumn="1" w:lastColumn="0" w:noHBand="0" w:noVBand="1"/>
      </w:tblPr>
      <w:tblGrid>
        <w:gridCol w:w="4352"/>
        <w:gridCol w:w="4317"/>
      </w:tblGrid>
      <w:tr w:rsidR="00A24A9F" w:rsidRPr="0037562D" w14:paraId="79F2C4BF" w14:textId="77777777">
        <w:trPr>
          <w:trHeight w:val="2138"/>
        </w:trPr>
        <w:tc>
          <w:tcPr>
            <w:tcW w:w="4499" w:type="dxa"/>
          </w:tcPr>
          <w:p w14:paraId="77A78D46" w14:textId="77777777" w:rsidR="00A24A9F" w:rsidRPr="0037562D" w:rsidRDefault="00A24A9F">
            <w:pPr>
              <w:pStyle w:val="questions2"/>
            </w:pPr>
            <w:r w:rsidRPr="0037562D">
              <w:t>Select the state mode of transport:</w:t>
            </w:r>
          </w:p>
          <w:p w14:paraId="71E3B954" w14:textId="77777777" w:rsidR="00A24A9F" w:rsidRPr="0037562D" w:rsidRDefault="00A24A9F">
            <w:pPr>
              <w:pStyle w:val="responses"/>
            </w:pPr>
            <w:r w:rsidRPr="0037562D">
              <w:t>Walking</w:t>
            </w:r>
          </w:p>
          <w:p w14:paraId="4849B1F1" w14:textId="77777777" w:rsidR="00A24A9F" w:rsidRPr="0037562D" w:rsidRDefault="00A24A9F">
            <w:pPr>
              <w:pStyle w:val="responses"/>
            </w:pPr>
            <w:r w:rsidRPr="0037562D">
              <w:t>Cycling</w:t>
            </w:r>
          </w:p>
          <w:p w14:paraId="4E3C5014" w14:textId="77777777" w:rsidR="00A24A9F" w:rsidRPr="0037562D" w:rsidRDefault="00A24A9F">
            <w:pPr>
              <w:pStyle w:val="responses"/>
            </w:pPr>
            <w:r w:rsidRPr="0037562D">
              <w:t>Motorbike</w:t>
            </w:r>
          </w:p>
          <w:p w14:paraId="7AD8EDD2" w14:textId="77777777" w:rsidR="00A24A9F" w:rsidRPr="0037562D" w:rsidRDefault="00A24A9F">
            <w:pPr>
              <w:pStyle w:val="responses"/>
            </w:pPr>
            <w:r w:rsidRPr="0037562D">
              <w:t>Car</w:t>
            </w:r>
          </w:p>
          <w:p w14:paraId="6F289A55" w14:textId="77777777" w:rsidR="00A24A9F" w:rsidRPr="0037562D" w:rsidRDefault="00A24A9F">
            <w:pPr>
              <w:pStyle w:val="responses"/>
            </w:pPr>
            <w:r w:rsidRPr="0037562D">
              <w:t>Horse</w:t>
            </w:r>
          </w:p>
          <w:p w14:paraId="03B59144" w14:textId="77777777" w:rsidR="00A24A9F" w:rsidRPr="0037562D" w:rsidRDefault="00A24A9F">
            <w:pPr>
              <w:pStyle w:val="responses"/>
            </w:pPr>
            <w:r w:rsidRPr="0037562D">
              <w:t>Donkey</w:t>
            </w:r>
          </w:p>
        </w:tc>
        <w:tc>
          <w:tcPr>
            <w:tcW w:w="4494" w:type="dxa"/>
            <w:vAlign w:val="center"/>
          </w:tcPr>
          <w:p w14:paraId="67927DD8"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7172C832" w14:textId="77777777" w:rsidR="00A24A9F" w:rsidRPr="0037562D" w:rsidRDefault="00A24A9F" w:rsidP="00A24A9F">
      <w:pPr>
        <w:pStyle w:val="Questions"/>
      </w:pPr>
      <w:r w:rsidRPr="0037562D">
        <w:t>How far (one way) is the household from the closest accessible and functioning PRIMARY SCHOOL in minutes/kilometers?</w:t>
      </w:r>
    </w:p>
    <w:tbl>
      <w:tblPr>
        <w:tblW w:w="0" w:type="auto"/>
        <w:tblInd w:w="357" w:type="dxa"/>
        <w:tblLook w:val="04A0" w:firstRow="1" w:lastRow="0" w:firstColumn="1" w:lastColumn="0" w:noHBand="0" w:noVBand="1"/>
      </w:tblPr>
      <w:tblGrid>
        <w:gridCol w:w="4352"/>
        <w:gridCol w:w="4317"/>
      </w:tblGrid>
      <w:tr w:rsidR="00A24A9F" w:rsidRPr="0037562D" w14:paraId="2FBFE1C2" w14:textId="77777777">
        <w:trPr>
          <w:trHeight w:val="2138"/>
        </w:trPr>
        <w:tc>
          <w:tcPr>
            <w:tcW w:w="4499" w:type="dxa"/>
          </w:tcPr>
          <w:p w14:paraId="5B772D42" w14:textId="77777777" w:rsidR="00A24A9F" w:rsidRPr="0037562D" w:rsidRDefault="00A24A9F">
            <w:pPr>
              <w:pStyle w:val="questions2"/>
            </w:pPr>
            <w:r w:rsidRPr="0037562D">
              <w:lastRenderedPageBreak/>
              <w:t>Select the state mode of transport:</w:t>
            </w:r>
          </w:p>
          <w:p w14:paraId="06102A00" w14:textId="77777777" w:rsidR="00A24A9F" w:rsidRPr="0037562D" w:rsidRDefault="00A24A9F">
            <w:pPr>
              <w:pStyle w:val="responses"/>
            </w:pPr>
            <w:r w:rsidRPr="0037562D">
              <w:t>Walking</w:t>
            </w:r>
          </w:p>
          <w:p w14:paraId="3528007E" w14:textId="77777777" w:rsidR="00A24A9F" w:rsidRPr="0037562D" w:rsidRDefault="00A24A9F">
            <w:pPr>
              <w:pStyle w:val="responses"/>
            </w:pPr>
            <w:r w:rsidRPr="0037562D">
              <w:t>Cycling</w:t>
            </w:r>
          </w:p>
          <w:p w14:paraId="5AA7A7FB" w14:textId="77777777" w:rsidR="00A24A9F" w:rsidRPr="0037562D" w:rsidRDefault="00A24A9F">
            <w:pPr>
              <w:pStyle w:val="responses"/>
            </w:pPr>
            <w:r w:rsidRPr="0037562D">
              <w:t>Motorbike</w:t>
            </w:r>
          </w:p>
          <w:p w14:paraId="6CE42997" w14:textId="77777777" w:rsidR="00A24A9F" w:rsidRPr="0037562D" w:rsidRDefault="00A24A9F">
            <w:pPr>
              <w:pStyle w:val="responses"/>
            </w:pPr>
            <w:r w:rsidRPr="0037562D">
              <w:t>Car</w:t>
            </w:r>
          </w:p>
          <w:p w14:paraId="081C64CB" w14:textId="77777777" w:rsidR="00A24A9F" w:rsidRPr="0037562D" w:rsidRDefault="00A24A9F">
            <w:pPr>
              <w:pStyle w:val="responses"/>
            </w:pPr>
            <w:r w:rsidRPr="0037562D">
              <w:t>Horse</w:t>
            </w:r>
          </w:p>
          <w:p w14:paraId="4453789E" w14:textId="77777777" w:rsidR="00A24A9F" w:rsidRPr="0037562D" w:rsidRDefault="00A24A9F">
            <w:pPr>
              <w:pStyle w:val="responses"/>
            </w:pPr>
            <w:r w:rsidRPr="0037562D">
              <w:t>Donkey</w:t>
            </w:r>
          </w:p>
        </w:tc>
        <w:tc>
          <w:tcPr>
            <w:tcW w:w="4494" w:type="dxa"/>
            <w:vAlign w:val="center"/>
          </w:tcPr>
          <w:p w14:paraId="51471A11"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6F44924F" w14:textId="77777777" w:rsidR="00A24A9F" w:rsidRPr="0037562D" w:rsidRDefault="00A24A9F" w:rsidP="00A24A9F">
      <w:pPr>
        <w:pStyle w:val="Questions"/>
      </w:pPr>
      <w:r w:rsidRPr="0037562D">
        <w:t>How far (one way) is the household from the closest accessible and functioning PUBLIC HOSPITAL OR HEALTH FACILITY in minutes/kilometers?</w:t>
      </w:r>
    </w:p>
    <w:tbl>
      <w:tblPr>
        <w:tblW w:w="0" w:type="auto"/>
        <w:tblInd w:w="357" w:type="dxa"/>
        <w:tblLook w:val="04A0" w:firstRow="1" w:lastRow="0" w:firstColumn="1" w:lastColumn="0" w:noHBand="0" w:noVBand="1"/>
      </w:tblPr>
      <w:tblGrid>
        <w:gridCol w:w="4352"/>
        <w:gridCol w:w="4317"/>
      </w:tblGrid>
      <w:tr w:rsidR="00A24A9F" w:rsidRPr="0037562D" w14:paraId="5DE19032" w14:textId="77777777">
        <w:trPr>
          <w:trHeight w:val="2138"/>
        </w:trPr>
        <w:tc>
          <w:tcPr>
            <w:tcW w:w="4499" w:type="dxa"/>
          </w:tcPr>
          <w:p w14:paraId="34ADE1CD" w14:textId="77777777" w:rsidR="00A24A9F" w:rsidRPr="0037562D" w:rsidRDefault="00A24A9F">
            <w:pPr>
              <w:pStyle w:val="questions2"/>
            </w:pPr>
            <w:r w:rsidRPr="0037562D">
              <w:t>Select the state mode of transport:</w:t>
            </w:r>
          </w:p>
          <w:p w14:paraId="0DBC4E1E" w14:textId="77777777" w:rsidR="00A24A9F" w:rsidRPr="0037562D" w:rsidRDefault="00A24A9F">
            <w:pPr>
              <w:pStyle w:val="responses"/>
            </w:pPr>
            <w:r w:rsidRPr="0037562D">
              <w:t>Walking</w:t>
            </w:r>
          </w:p>
          <w:p w14:paraId="0C0D83CF" w14:textId="77777777" w:rsidR="00A24A9F" w:rsidRPr="0037562D" w:rsidRDefault="00A24A9F">
            <w:pPr>
              <w:pStyle w:val="responses"/>
            </w:pPr>
            <w:r w:rsidRPr="0037562D">
              <w:t>Cycling</w:t>
            </w:r>
          </w:p>
          <w:p w14:paraId="7D86446F" w14:textId="77777777" w:rsidR="00A24A9F" w:rsidRPr="0037562D" w:rsidRDefault="00A24A9F">
            <w:pPr>
              <w:pStyle w:val="responses"/>
            </w:pPr>
            <w:r w:rsidRPr="0037562D">
              <w:t>Motorbike</w:t>
            </w:r>
          </w:p>
          <w:p w14:paraId="22FC44EC" w14:textId="77777777" w:rsidR="00A24A9F" w:rsidRPr="0037562D" w:rsidRDefault="00A24A9F">
            <w:pPr>
              <w:pStyle w:val="responses"/>
            </w:pPr>
            <w:r w:rsidRPr="0037562D">
              <w:t>Car</w:t>
            </w:r>
          </w:p>
          <w:p w14:paraId="42ECC91B" w14:textId="77777777" w:rsidR="00A24A9F" w:rsidRPr="0037562D" w:rsidRDefault="00A24A9F">
            <w:pPr>
              <w:pStyle w:val="responses"/>
            </w:pPr>
            <w:r w:rsidRPr="0037562D">
              <w:t>Horse</w:t>
            </w:r>
          </w:p>
          <w:p w14:paraId="10EBF391" w14:textId="77777777" w:rsidR="00A24A9F" w:rsidRPr="0037562D" w:rsidRDefault="00A24A9F">
            <w:pPr>
              <w:pStyle w:val="responses"/>
            </w:pPr>
            <w:r w:rsidRPr="0037562D">
              <w:t>Donkey</w:t>
            </w:r>
          </w:p>
        </w:tc>
        <w:tc>
          <w:tcPr>
            <w:tcW w:w="4494" w:type="dxa"/>
            <w:vAlign w:val="center"/>
          </w:tcPr>
          <w:p w14:paraId="46EBC496"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3165C8F9" w14:textId="77777777" w:rsidR="00A24A9F" w:rsidRPr="0037562D" w:rsidRDefault="00A24A9F" w:rsidP="00A24A9F">
      <w:pPr>
        <w:pStyle w:val="Questions"/>
      </w:pPr>
      <w:r w:rsidRPr="0037562D">
        <w:t>How far (one way) is the household from the closest accessible and functioning LIVESTOCK MARKET in minutes/kilometers?</w:t>
      </w:r>
    </w:p>
    <w:tbl>
      <w:tblPr>
        <w:tblW w:w="0" w:type="auto"/>
        <w:tblInd w:w="357" w:type="dxa"/>
        <w:tblLook w:val="04A0" w:firstRow="1" w:lastRow="0" w:firstColumn="1" w:lastColumn="0" w:noHBand="0" w:noVBand="1"/>
      </w:tblPr>
      <w:tblGrid>
        <w:gridCol w:w="4352"/>
        <w:gridCol w:w="4317"/>
      </w:tblGrid>
      <w:tr w:rsidR="00A24A9F" w:rsidRPr="0037562D" w14:paraId="3C14666C" w14:textId="77777777">
        <w:trPr>
          <w:trHeight w:val="2138"/>
        </w:trPr>
        <w:tc>
          <w:tcPr>
            <w:tcW w:w="4499" w:type="dxa"/>
          </w:tcPr>
          <w:p w14:paraId="28DBC722" w14:textId="77777777" w:rsidR="00A24A9F" w:rsidRPr="0037562D" w:rsidRDefault="00A24A9F">
            <w:pPr>
              <w:pStyle w:val="questions2"/>
            </w:pPr>
            <w:r w:rsidRPr="0037562D">
              <w:t>Select the state mode of transport:</w:t>
            </w:r>
          </w:p>
          <w:p w14:paraId="1273328E" w14:textId="77777777" w:rsidR="00A24A9F" w:rsidRPr="0037562D" w:rsidRDefault="00A24A9F">
            <w:pPr>
              <w:pStyle w:val="responses"/>
            </w:pPr>
            <w:r w:rsidRPr="0037562D">
              <w:t>Walking</w:t>
            </w:r>
          </w:p>
          <w:p w14:paraId="686724D6" w14:textId="77777777" w:rsidR="00A24A9F" w:rsidRPr="0037562D" w:rsidRDefault="00A24A9F">
            <w:pPr>
              <w:pStyle w:val="responses"/>
            </w:pPr>
            <w:r w:rsidRPr="0037562D">
              <w:t>Cycling</w:t>
            </w:r>
          </w:p>
          <w:p w14:paraId="57FD08DF" w14:textId="77777777" w:rsidR="00A24A9F" w:rsidRPr="0037562D" w:rsidRDefault="00A24A9F">
            <w:pPr>
              <w:pStyle w:val="responses"/>
            </w:pPr>
            <w:r w:rsidRPr="0037562D">
              <w:t>Motorbike</w:t>
            </w:r>
          </w:p>
          <w:p w14:paraId="214A38C4" w14:textId="77777777" w:rsidR="00A24A9F" w:rsidRPr="0037562D" w:rsidRDefault="00A24A9F">
            <w:pPr>
              <w:pStyle w:val="responses"/>
            </w:pPr>
            <w:r w:rsidRPr="0037562D">
              <w:t>Car</w:t>
            </w:r>
          </w:p>
          <w:p w14:paraId="3770844E" w14:textId="77777777" w:rsidR="00A24A9F" w:rsidRPr="0037562D" w:rsidRDefault="00A24A9F">
            <w:pPr>
              <w:pStyle w:val="responses"/>
            </w:pPr>
            <w:r w:rsidRPr="0037562D">
              <w:t>Horse</w:t>
            </w:r>
          </w:p>
          <w:p w14:paraId="72907AA7" w14:textId="77777777" w:rsidR="00A24A9F" w:rsidRPr="0037562D" w:rsidRDefault="00A24A9F">
            <w:pPr>
              <w:pStyle w:val="responses"/>
            </w:pPr>
            <w:r w:rsidRPr="0037562D">
              <w:t>Donkey</w:t>
            </w:r>
          </w:p>
        </w:tc>
        <w:tc>
          <w:tcPr>
            <w:tcW w:w="4494" w:type="dxa"/>
            <w:vAlign w:val="center"/>
          </w:tcPr>
          <w:p w14:paraId="2BBE3C19"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75AA00D1" w14:textId="77777777" w:rsidR="00A24A9F" w:rsidRPr="0037562D" w:rsidRDefault="00A24A9F" w:rsidP="00A24A9F">
      <w:pPr>
        <w:pStyle w:val="Questions"/>
      </w:pPr>
      <w:r w:rsidRPr="0037562D">
        <w:t>How far (one way) is the household from the closest accessible and functioning AGRICULTURAL/CROPS MARKET in minutes/kilometers?</w:t>
      </w:r>
    </w:p>
    <w:tbl>
      <w:tblPr>
        <w:tblW w:w="0" w:type="auto"/>
        <w:tblInd w:w="357" w:type="dxa"/>
        <w:tblLook w:val="04A0" w:firstRow="1" w:lastRow="0" w:firstColumn="1" w:lastColumn="0" w:noHBand="0" w:noVBand="1"/>
      </w:tblPr>
      <w:tblGrid>
        <w:gridCol w:w="4352"/>
        <w:gridCol w:w="4317"/>
      </w:tblGrid>
      <w:tr w:rsidR="00A24A9F" w:rsidRPr="0037562D" w14:paraId="57FF54AE" w14:textId="77777777">
        <w:trPr>
          <w:trHeight w:val="2138"/>
        </w:trPr>
        <w:tc>
          <w:tcPr>
            <w:tcW w:w="4499" w:type="dxa"/>
          </w:tcPr>
          <w:p w14:paraId="15EE4BFD" w14:textId="77777777" w:rsidR="00A24A9F" w:rsidRPr="0037562D" w:rsidRDefault="00A24A9F">
            <w:pPr>
              <w:pStyle w:val="questions2"/>
            </w:pPr>
            <w:r w:rsidRPr="0037562D">
              <w:t>Select the state mode of transport:</w:t>
            </w:r>
          </w:p>
          <w:p w14:paraId="71E5D856" w14:textId="77777777" w:rsidR="00A24A9F" w:rsidRPr="0037562D" w:rsidRDefault="00A24A9F">
            <w:pPr>
              <w:pStyle w:val="responses"/>
            </w:pPr>
            <w:r w:rsidRPr="0037562D">
              <w:t>Walking</w:t>
            </w:r>
          </w:p>
          <w:p w14:paraId="19A95A9F" w14:textId="77777777" w:rsidR="00A24A9F" w:rsidRPr="0037562D" w:rsidRDefault="00A24A9F">
            <w:pPr>
              <w:pStyle w:val="responses"/>
            </w:pPr>
            <w:r w:rsidRPr="0037562D">
              <w:t>Cycling</w:t>
            </w:r>
          </w:p>
          <w:p w14:paraId="11065783" w14:textId="77777777" w:rsidR="00A24A9F" w:rsidRPr="0037562D" w:rsidRDefault="00A24A9F">
            <w:pPr>
              <w:pStyle w:val="responses"/>
            </w:pPr>
            <w:r w:rsidRPr="0037562D">
              <w:t>Motorbike</w:t>
            </w:r>
          </w:p>
          <w:p w14:paraId="3B57F696" w14:textId="77777777" w:rsidR="00A24A9F" w:rsidRPr="0037562D" w:rsidRDefault="00A24A9F">
            <w:pPr>
              <w:pStyle w:val="responses"/>
            </w:pPr>
            <w:r w:rsidRPr="0037562D">
              <w:t>Car</w:t>
            </w:r>
          </w:p>
          <w:p w14:paraId="389BA299" w14:textId="77777777" w:rsidR="00A24A9F" w:rsidRPr="0037562D" w:rsidRDefault="00A24A9F">
            <w:pPr>
              <w:pStyle w:val="responses"/>
            </w:pPr>
            <w:r w:rsidRPr="0037562D">
              <w:t>Horse</w:t>
            </w:r>
          </w:p>
          <w:p w14:paraId="45B993B6" w14:textId="77777777" w:rsidR="00A24A9F" w:rsidRPr="0037562D" w:rsidRDefault="00A24A9F">
            <w:pPr>
              <w:pStyle w:val="responses"/>
            </w:pPr>
            <w:r w:rsidRPr="0037562D">
              <w:t>Donkey</w:t>
            </w:r>
          </w:p>
        </w:tc>
        <w:tc>
          <w:tcPr>
            <w:tcW w:w="4494" w:type="dxa"/>
            <w:vAlign w:val="center"/>
          </w:tcPr>
          <w:p w14:paraId="7B647592"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79606DC0" w14:textId="77777777" w:rsidR="00A24A9F" w:rsidRPr="0037562D" w:rsidRDefault="00A24A9F" w:rsidP="00A24A9F">
      <w:pPr>
        <w:pStyle w:val="Questions"/>
      </w:pPr>
      <w:r w:rsidRPr="0037562D">
        <w:t>How far (one way) is the household from the closest accessible and functioning PUBLIC TRANSPORT in minutes/kilometers?</w:t>
      </w:r>
    </w:p>
    <w:tbl>
      <w:tblPr>
        <w:tblW w:w="0" w:type="auto"/>
        <w:tblInd w:w="357" w:type="dxa"/>
        <w:tblLook w:val="04A0" w:firstRow="1" w:lastRow="0" w:firstColumn="1" w:lastColumn="0" w:noHBand="0" w:noVBand="1"/>
      </w:tblPr>
      <w:tblGrid>
        <w:gridCol w:w="4352"/>
        <w:gridCol w:w="4317"/>
      </w:tblGrid>
      <w:tr w:rsidR="00A24A9F" w:rsidRPr="0037562D" w14:paraId="3CC8FAC4" w14:textId="77777777">
        <w:trPr>
          <w:trHeight w:val="2138"/>
        </w:trPr>
        <w:tc>
          <w:tcPr>
            <w:tcW w:w="4499" w:type="dxa"/>
          </w:tcPr>
          <w:p w14:paraId="035F5717" w14:textId="77777777" w:rsidR="00A24A9F" w:rsidRPr="0037562D" w:rsidRDefault="00A24A9F">
            <w:pPr>
              <w:pStyle w:val="questions2"/>
            </w:pPr>
            <w:r w:rsidRPr="0037562D">
              <w:lastRenderedPageBreak/>
              <w:t>Select the state mode of transport:</w:t>
            </w:r>
          </w:p>
          <w:p w14:paraId="7B9CB60A" w14:textId="77777777" w:rsidR="00A24A9F" w:rsidRPr="0037562D" w:rsidRDefault="00A24A9F">
            <w:pPr>
              <w:pStyle w:val="responses"/>
            </w:pPr>
            <w:r w:rsidRPr="0037562D">
              <w:t>Walking</w:t>
            </w:r>
          </w:p>
          <w:p w14:paraId="46008FAC" w14:textId="77777777" w:rsidR="00A24A9F" w:rsidRPr="0037562D" w:rsidRDefault="00A24A9F">
            <w:pPr>
              <w:pStyle w:val="responses"/>
            </w:pPr>
            <w:r w:rsidRPr="0037562D">
              <w:t>Cycling</w:t>
            </w:r>
          </w:p>
          <w:p w14:paraId="1E94A502" w14:textId="77777777" w:rsidR="00A24A9F" w:rsidRPr="0037562D" w:rsidRDefault="00A24A9F">
            <w:pPr>
              <w:pStyle w:val="responses"/>
            </w:pPr>
            <w:r w:rsidRPr="0037562D">
              <w:t>Motorbike</w:t>
            </w:r>
          </w:p>
          <w:p w14:paraId="478B0A4E" w14:textId="77777777" w:rsidR="00A24A9F" w:rsidRPr="0037562D" w:rsidRDefault="00A24A9F">
            <w:pPr>
              <w:pStyle w:val="responses"/>
            </w:pPr>
            <w:r w:rsidRPr="0037562D">
              <w:t>Car</w:t>
            </w:r>
          </w:p>
          <w:p w14:paraId="3C171E3D" w14:textId="77777777" w:rsidR="00A24A9F" w:rsidRPr="0037562D" w:rsidRDefault="00A24A9F">
            <w:pPr>
              <w:pStyle w:val="responses"/>
            </w:pPr>
            <w:r w:rsidRPr="0037562D">
              <w:t>Horse</w:t>
            </w:r>
          </w:p>
          <w:p w14:paraId="5DEFE413" w14:textId="77777777" w:rsidR="00A24A9F" w:rsidRPr="0037562D" w:rsidRDefault="00A24A9F">
            <w:pPr>
              <w:pStyle w:val="responses"/>
            </w:pPr>
            <w:r w:rsidRPr="0037562D">
              <w:t>Donkey</w:t>
            </w:r>
          </w:p>
        </w:tc>
        <w:tc>
          <w:tcPr>
            <w:tcW w:w="4494" w:type="dxa"/>
            <w:vAlign w:val="center"/>
          </w:tcPr>
          <w:p w14:paraId="570D858B"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0548FFCF" w14:textId="77777777" w:rsidR="00A24A9F" w:rsidRPr="0037562D" w:rsidRDefault="00A24A9F" w:rsidP="00A24A9F">
      <w:pPr>
        <w:pStyle w:val="Questions"/>
      </w:pPr>
      <w:r w:rsidRPr="0037562D">
        <w:t>How far (one way) is the household from the closest accessible and functioning WELL-MAINTAINED ROAD SUITABLE FOR CARS in minutes/kilometers?</w:t>
      </w:r>
    </w:p>
    <w:tbl>
      <w:tblPr>
        <w:tblW w:w="0" w:type="auto"/>
        <w:tblInd w:w="357" w:type="dxa"/>
        <w:tblLook w:val="04A0" w:firstRow="1" w:lastRow="0" w:firstColumn="1" w:lastColumn="0" w:noHBand="0" w:noVBand="1"/>
      </w:tblPr>
      <w:tblGrid>
        <w:gridCol w:w="4352"/>
        <w:gridCol w:w="4317"/>
      </w:tblGrid>
      <w:tr w:rsidR="00A24A9F" w:rsidRPr="0037562D" w14:paraId="534C317A" w14:textId="77777777">
        <w:trPr>
          <w:trHeight w:val="2138"/>
        </w:trPr>
        <w:tc>
          <w:tcPr>
            <w:tcW w:w="4499" w:type="dxa"/>
          </w:tcPr>
          <w:p w14:paraId="5C8A4A11" w14:textId="77777777" w:rsidR="00A24A9F" w:rsidRPr="0037562D" w:rsidRDefault="00A24A9F">
            <w:pPr>
              <w:pStyle w:val="questions2"/>
            </w:pPr>
            <w:r w:rsidRPr="0037562D">
              <w:t>Select the state mode of transport:</w:t>
            </w:r>
          </w:p>
          <w:p w14:paraId="40484BE9" w14:textId="77777777" w:rsidR="00A24A9F" w:rsidRPr="0037562D" w:rsidRDefault="00A24A9F">
            <w:pPr>
              <w:pStyle w:val="responses"/>
            </w:pPr>
            <w:r w:rsidRPr="0037562D">
              <w:t>Walking</w:t>
            </w:r>
          </w:p>
          <w:p w14:paraId="30950C67" w14:textId="77777777" w:rsidR="00A24A9F" w:rsidRPr="0037562D" w:rsidRDefault="00A24A9F">
            <w:pPr>
              <w:pStyle w:val="responses"/>
            </w:pPr>
            <w:r w:rsidRPr="0037562D">
              <w:t>Cycling</w:t>
            </w:r>
          </w:p>
          <w:p w14:paraId="61098E54" w14:textId="77777777" w:rsidR="00A24A9F" w:rsidRPr="0037562D" w:rsidRDefault="00A24A9F">
            <w:pPr>
              <w:pStyle w:val="responses"/>
            </w:pPr>
            <w:r w:rsidRPr="0037562D">
              <w:t>Motorbike</w:t>
            </w:r>
          </w:p>
          <w:p w14:paraId="46A60E39" w14:textId="77777777" w:rsidR="00A24A9F" w:rsidRPr="0037562D" w:rsidRDefault="00A24A9F">
            <w:pPr>
              <w:pStyle w:val="responses"/>
            </w:pPr>
            <w:r w:rsidRPr="0037562D">
              <w:t>Car</w:t>
            </w:r>
          </w:p>
          <w:p w14:paraId="6B7C7526" w14:textId="77777777" w:rsidR="00A24A9F" w:rsidRPr="0037562D" w:rsidRDefault="00A24A9F">
            <w:pPr>
              <w:pStyle w:val="responses"/>
            </w:pPr>
            <w:r w:rsidRPr="0037562D">
              <w:t>Horse</w:t>
            </w:r>
          </w:p>
          <w:p w14:paraId="20A727D8" w14:textId="77777777" w:rsidR="00A24A9F" w:rsidRPr="0037562D" w:rsidRDefault="00A24A9F">
            <w:pPr>
              <w:pStyle w:val="responses"/>
            </w:pPr>
            <w:r w:rsidRPr="0037562D">
              <w:t>Donkey</w:t>
            </w:r>
          </w:p>
        </w:tc>
        <w:tc>
          <w:tcPr>
            <w:tcW w:w="4494" w:type="dxa"/>
            <w:vAlign w:val="center"/>
          </w:tcPr>
          <w:p w14:paraId="47B058D1" w14:textId="77777777" w:rsidR="00A24A9F" w:rsidRPr="0037562D" w:rsidRDefault="00A24A9F">
            <w:pPr>
              <w:pStyle w:val="Questions"/>
              <w:numPr>
                <w:ilvl w:val="3"/>
                <w:numId w:val="0"/>
              </w:numPr>
              <w:jc w:val="center"/>
              <w:rPr>
                <w:b w:val="0"/>
                <w:i/>
                <w:iCs/>
                <w:color w:val="808080" w:themeColor="background1" w:themeShade="80"/>
              </w:rPr>
            </w:pPr>
            <w:r w:rsidRPr="0037562D">
              <w:rPr>
                <w:b w:val="0"/>
                <w:i/>
                <w:iCs/>
                <w:color w:val="808080" w:themeColor="background1" w:themeShade="80"/>
              </w:rPr>
              <w:t>Minutes/Kilometers</w:t>
            </w:r>
          </w:p>
        </w:tc>
      </w:tr>
    </w:tbl>
    <w:p w14:paraId="4A9607C1" w14:textId="31937005" w:rsidR="00A24A9F" w:rsidRPr="0037562D" w:rsidRDefault="00A24A9F" w:rsidP="00A24A9F">
      <w:pPr>
        <w:rPr>
          <w:b/>
        </w:rPr>
      </w:pPr>
    </w:p>
    <w:p w14:paraId="080E94A8" w14:textId="73EA71B0" w:rsidR="00A24A9F" w:rsidRPr="0037562D" w:rsidRDefault="00A24A9F" w:rsidP="008F11EB">
      <w:pPr>
        <w:pStyle w:val="Heading3"/>
      </w:pPr>
      <w:bookmarkStart w:id="271" w:name="_Toc166680180"/>
      <w:r w:rsidRPr="0037562D">
        <w:t>Social</w:t>
      </w:r>
      <w:bookmarkEnd w:id="271"/>
    </w:p>
    <w:p w14:paraId="4C5FCF44" w14:textId="391A6CAD" w:rsidR="00A20BBC" w:rsidRPr="0037562D" w:rsidRDefault="00A20BBC" w:rsidP="00D13725">
      <w:pPr>
        <w:pStyle w:val="Heading4"/>
      </w:pPr>
      <w:bookmarkStart w:id="272" w:name="_Toc146024556"/>
      <w:bookmarkStart w:id="273" w:name="_Toc166680181"/>
      <w:bookmarkStart w:id="274" w:name="_Toc146024554"/>
      <w:r w:rsidRPr="0037562D">
        <w:t>Diet quality</w:t>
      </w:r>
      <w:bookmarkEnd w:id="272"/>
      <w:bookmarkEnd w:id="273"/>
    </w:p>
    <w:p w14:paraId="129F4C28" w14:textId="77777777" w:rsidR="00A20BBC" w:rsidRPr="00C64111" w:rsidRDefault="00A20BBC" w:rsidP="00A20BBC">
      <w:pPr>
        <w:pStyle w:val="NoSpacing"/>
        <w:rPr>
          <w:b/>
          <w:bCs/>
          <w:lang w:val="en-GB"/>
        </w:rPr>
      </w:pPr>
      <w:r w:rsidRPr="00C64111">
        <w:rPr>
          <w:b/>
          <w:bCs/>
          <w:lang w:val="en-GB"/>
        </w:rPr>
        <w:t>Now I’d like to ask you some yes-or-no questions about foods and drinks that you consumed yesterday during the day or night, whether you had it at home or somewhere else. First, I would like you to think about yesterday, from the time you woke up through the night. Think to yourself about the first thing you ate or drank after you woke up in the morning. Think about where you were when you had any food or drink in the middle of the day. Think about where you were when you had any evening meal and any food or drink you may have had in the evening or late-night and any other snacks or drinks you may have had between meals throughout the day or night. I am interested in whether you had the food items I will mention even if they were combined with other foods. Please listen to the list of foods and drinks, and if you ate or drank ANY ONE OF THEM, say yes.</w:t>
      </w:r>
    </w:p>
    <w:p w14:paraId="043955F4" w14:textId="77777777" w:rsidR="00A20BBC" w:rsidRPr="0037562D" w:rsidRDefault="00A20BBC" w:rsidP="00A20BBC">
      <w:pPr>
        <w:pStyle w:val="Questions"/>
      </w:pPr>
      <w:r w:rsidRPr="0037562D">
        <w:t>Yesterday did you eat any of the following foods?</w:t>
      </w:r>
      <w:r w:rsidRPr="0037562D">
        <w:rPr>
          <w:rFonts w:ascii="Calibri" w:eastAsia="Times New Roman" w:hAnsi="Calibri" w:cs="Calibri"/>
          <w:b w:val="0"/>
          <w:kern w:val="0"/>
          <w14:ligatures w14:val="none"/>
        </w:rPr>
        <w:t xml:space="preserve"> </w:t>
      </w:r>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2"/>
        <w:gridCol w:w="1708"/>
        <w:gridCol w:w="1366"/>
      </w:tblGrid>
      <w:tr w:rsidR="00A20BBC" w:rsidRPr="0037562D" w14:paraId="5158F972" w14:textId="77777777">
        <w:trPr>
          <w:trHeight w:val="297"/>
        </w:trPr>
        <w:tc>
          <w:tcPr>
            <w:tcW w:w="5972" w:type="dxa"/>
            <w:noWrap/>
            <w:vAlign w:val="bottom"/>
            <w:hideMark/>
          </w:tcPr>
          <w:p w14:paraId="26A326B1" w14:textId="77777777" w:rsidR="00A20BBC" w:rsidRPr="0037562D" w:rsidRDefault="00A20BBC">
            <w:pPr>
              <w:pStyle w:val="questions2"/>
            </w:pPr>
            <w:r w:rsidRPr="0037562D">
              <w:t>Foods made from grains</w:t>
            </w:r>
          </w:p>
        </w:tc>
        <w:tc>
          <w:tcPr>
            <w:tcW w:w="1708" w:type="dxa"/>
            <w:vAlign w:val="center"/>
          </w:tcPr>
          <w:p w14:paraId="5C101EDA"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717C8721"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665BFA74" w14:textId="77777777">
        <w:trPr>
          <w:trHeight w:val="297"/>
        </w:trPr>
        <w:tc>
          <w:tcPr>
            <w:tcW w:w="5972" w:type="dxa"/>
            <w:noWrap/>
            <w:vAlign w:val="bottom"/>
            <w:hideMark/>
          </w:tcPr>
          <w:p w14:paraId="5D665903" w14:textId="77777777" w:rsidR="00A20BBC" w:rsidRPr="0037562D" w:rsidRDefault="00A20BBC">
            <w:pPr>
              <w:pStyle w:val="questions2"/>
            </w:pPr>
            <w:r w:rsidRPr="0037562D">
              <w:t>Whole grains</w:t>
            </w:r>
          </w:p>
        </w:tc>
        <w:tc>
          <w:tcPr>
            <w:tcW w:w="1708" w:type="dxa"/>
            <w:vAlign w:val="center"/>
          </w:tcPr>
          <w:p w14:paraId="3A71B6AF"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377A354F"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A972346" w14:textId="77777777">
        <w:trPr>
          <w:trHeight w:val="297"/>
        </w:trPr>
        <w:tc>
          <w:tcPr>
            <w:tcW w:w="5972" w:type="dxa"/>
            <w:noWrap/>
            <w:vAlign w:val="bottom"/>
            <w:hideMark/>
          </w:tcPr>
          <w:p w14:paraId="71A41D6A" w14:textId="77777777" w:rsidR="00A20BBC" w:rsidRPr="0037562D" w:rsidRDefault="00A20BBC">
            <w:pPr>
              <w:pStyle w:val="questions2"/>
            </w:pPr>
            <w:r w:rsidRPr="0037562D">
              <w:t>White roots, tubers, and plantains</w:t>
            </w:r>
          </w:p>
        </w:tc>
        <w:tc>
          <w:tcPr>
            <w:tcW w:w="1708" w:type="dxa"/>
            <w:vAlign w:val="center"/>
          </w:tcPr>
          <w:p w14:paraId="40094D37"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3FE40B6D"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63D30526" w14:textId="77777777">
        <w:trPr>
          <w:trHeight w:val="297"/>
        </w:trPr>
        <w:tc>
          <w:tcPr>
            <w:tcW w:w="5972" w:type="dxa"/>
            <w:noWrap/>
            <w:vAlign w:val="bottom"/>
            <w:hideMark/>
          </w:tcPr>
          <w:p w14:paraId="033103A2" w14:textId="77777777" w:rsidR="00A20BBC" w:rsidRPr="0037562D" w:rsidRDefault="00A20BBC">
            <w:pPr>
              <w:pStyle w:val="questions2"/>
            </w:pPr>
            <w:r w:rsidRPr="0037562D">
              <w:t>Pulses</w:t>
            </w:r>
          </w:p>
        </w:tc>
        <w:tc>
          <w:tcPr>
            <w:tcW w:w="1708" w:type="dxa"/>
            <w:vAlign w:val="center"/>
          </w:tcPr>
          <w:p w14:paraId="0A65111B"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624DF593"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6DFD4644" w14:textId="77777777">
        <w:trPr>
          <w:trHeight w:val="297"/>
        </w:trPr>
        <w:tc>
          <w:tcPr>
            <w:tcW w:w="5972" w:type="dxa"/>
            <w:noWrap/>
            <w:vAlign w:val="bottom"/>
            <w:hideMark/>
          </w:tcPr>
          <w:p w14:paraId="31795DEB" w14:textId="77777777" w:rsidR="00A20BBC" w:rsidRPr="0037562D" w:rsidRDefault="00A20BBC">
            <w:pPr>
              <w:pStyle w:val="questions2"/>
            </w:pPr>
            <w:r w:rsidRPr="0037562D">
              <w:t>Vitamin A-rich orange vegetables</w:t>
            </w:r>
          </w:p>
        </w:tc>
        <w:tc>
          <w:tcPr>
            <w:tcW w:w="1708" w:type="dxa"/>
            <w:vAlign w:val="center"/>
          </w:tcPr>
          <w:p w14:paraId="1814D56B"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724C2390"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0998E7BB" w14:textId="77777777">
        <w:trPr>
          <w:trHeight w:val="297"/>
        </w:trPr>
        <w:tc>
          <w:tcPr>
            <w:tcW w:w="5972" w:type="dxa"/>
            <w:noWrap/>
            <w:vAlign w:val="bottom"/>
            <w:hideMark/>
          </w:tcPr>
          <w:p w14:paraId="287DA1C1" w14:textId="77777777" w:rsidR="00A20BBC" w:rsidRPr="0037562D" w:rsidRDefault="00A20BBC">
            <w:pPr>
              <w:pStyle w:val="questions2"/>
            </w:pPr>
            <w:r w:rsidRPr="0037562D">
              <w:t>Dark green leafy vegetables</w:t>
            </w:r>
          </w:p>
        </w:tc>
        <w:tc>
          <w:tcPr>
            <w:tcW w:w="1708" w:type="dxa"/>
            <w:vAlign w:val="center"/>
          </w:tcPr>
          <w:p w14:paraId="76B3371C"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545630BF"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BB039AC" w14:textId="77777777">
        <w:trPr>
          <w:trHeight w:val="297"/>
        </w:trPr>
        <w:tc>
          <w:tcPr>
            <w:tcW w:w="5972" w:type="dxa"/>
            <w:noWrap/>
            <w:vAlign w:val="bottom"/>
            <w:hideMark/>
          </w:tcPr>
          <w:p w14:paraId="49FEAA54" w14:textId="77777777" w:rsidR="00A20BBC" w:rsidRPr="0037562D" w:rsidRDefault="00A20BBC">
            <w:pPr>
              <w:pStyle w:val="questions2"/>
            </w:pPr>
            <w:r w:rsidRPr="0037562D">
              <w:lastRenderedPageBreak/>
              <w:t>Other vegetables</w:t>
            </w:r>
          </w:p>
        </w:tc>
        <w:tc>
          <w:tcPr>
            <w:tcW w:w="1708" w:type="dxa"/>
            <w:vAlign w:val="center"/>
          </w:tcPr>
          <w:p w14:paraId="49D93799"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2D36D5AE"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FE66DF2" w14:textId="77777777">
        <w:trPr>
          <w:trHeight w:val="297"/>
        </w:trPr>
        <w:tc>
          <w:tcPr>
            <w:tcW w:w="5972" w:type="dxa"/>
            <w:noWrap/>
            <w:vAlign w:val="bottom"/>
            <w:hideMark/>
          </w:tcPr>
          <w:p w14:paraId="22A13D93" w14:textId="77777777" w:rsidR="00A20BBC" w:rsidRPr="0037562D" w:rsidRDefault="00A20BBC">
            <w:pPr>
              <w:pStyle w:val="questions2"/>
            </w:pPr>
            <w:r w:rsidRPr="0037562D">
              <w:t>Vitamin A-rich fruits</w:t>
            </w:r>
          </w:p>
        </w:tc>
        <w:tc>
          <w:tcPr>
            <w:tcW w:w="1708" w:type="dxa"/>
            <w:vAlign w:val="center"/>
          </w:tcPr>
          <w:p w14:paraId="1EC3EBD3"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5D3AB2B3"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7C97A996" w14:textId="77777777">
        <w:trPr>
          <w:trHeight w:val="297"/>
        </w:trPr>
        <w:tc>
          <w:tcPr>
            <w:tcW w:w="5972" w:type="dxa"/>
            <w:noWrap/>
            <w:vAlign w:val="bottom"/>
            <w:hideMark/>
          </w:tcPr>
          <w:p w14:paraId="3614AC7D" w14:textId="77777777" w:rsidR="00A20BBC" w:rsidRPr="0037562D" w:rsidRDefault="00A20BBC">
            <w:pPr>
              <w:pStyle w:val="questions2"/>
            </w:pPr>
            <w:r w:rsidRPr="0037562D">
              <w:t>Citrus</w:t>
            </w:r>
          </w:p>
        </w:tc>
        <w:tc>
          <w:tcPr>
            <w:tcW w:w="1708" w:type="dxa"/>
            <w:vAlign w:val="center"/>
          </w:tcPr>
          <w:p w14:paraId="522A0D81"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3254DC64"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8B2038E" w14:textId="77777777">
        <w:trPr>
          <w:trHeight w:val="297"/>
        </w:trPr>
        <w:tc>
          <w:tcPr>
            <w:tcW w:w="5972" w:type="dxa"/>
            <w:noWrap/>
            <w:vAlign w:val="bottom"/>
            <w:hideMark/>
          </w:tcPr>
          <w:p w14:paraId="6151E7B6" w14:textId="77777777" w:rsidR="00A20BBC" w:rsidRPr="0037562D" w:rsidRDefault="00A20BBC">
            <w:pPr>
              <w:pStyle w:val="questions2"/>
            </w:pPr>
            <w:r w:rsidRPr="0037562D">
              <w:t>Other fruits</w:t>
            </w:r>
          </w:p>
        </w:tc>
        <w:tc>
          <w:tcPr>
            <w:tcW w:w="1708" w:type="dxa"/>
            <w:vAlign w:val="center"/>
          </w:tcPr>
          <w:p w14:paraId="1E3313A6"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28859BAD"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4A663C17" w14:textId="77777777">
        <w:trPr>
          <w:trHeight w:val="297"/>
        </w:trPr>
        <w:tc>
          <w:tcPr>
            <w:tcW w:w="5972" w:type="dxa"/>
            <w:noWrap/>
            <w:vAlign w:val="bottom"/>
            <w:hideMark/>
          </w:tcPr>
          <w:p w14:paraId="503F31E8" w14:textId="77777777" w:rsidR="00A20BBC" w:rsidRPr="0037562D" w:rsidRDefault="00A20BBC">
            <w:pPr>
              <w:pStyle w:val="questions2"/>
            </w:pPr>
            <w:r w:rsidRPr="0037562D">
              <w:t>Baked / grain-based sweets</w:t>
            </w:r>
          </w:p>
        </w:tc>
        <w:tc>
          <w:tcPr>
            <w:tcW w:w="1708" w:type="dxa"/>
            <w:vAlign w:val="center"/>
          </w:tcPr>
          <w:p w14:paraId="236A6A86"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448556F8"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1AB5AD0B" w14:textId="77777777">
        <w:trPr>
          <w:trHeight w:val="297"/>
        </w:trPr>
        <w:tc>
          <w:tcPr>
            <w:tcW w:w="5972" w:type="dxa"/>
            <w:noWrap/>
            <w:vAlign w:val="bottom"/>
            <w:hideMark/>
          </w:tcPr>
          <w:p w14:paraId="4F1C0995" w14:textId="77777777" w:rsidR="00A20BBC" w:rsidRPr="0037562D" w:rsidRDefault="00A20BBC">
            <w:pPr>
              <w:pStyle w:val="questions2"/>
            </w:pPr>
            <w:r w:rsidRPr="0037562D">
              <w:t>Other sweets</w:t>
            </w:r>
          </w:p>
        </w:tc>
        <w:tc>
          <w:tcPr>
            <w:tcW w:w="1708" w:type="dxa"/>
            <w:vAlign w:val="center"/>
          </w:tcPr>
          <w:p w14:paraId="01A8810F"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386BCD74"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6960CE86" w14:textId="77777777">
        <w:trPr>
          <w:trHeight w:val="297"/>
        </w:trPr>
        <w:tc>
          <w:tcPr>
            <w:tcW w:w="5972" w:type="dxa"/>
            <w:noWrap/>
            <w:vAlign w:val="bottom"/>
            <w:hideMark/>
          </w:tcPr>
          <w:p w14:paraId="46BC2C07" w14:textId="77777777" w:rsidR="00A20BBC" w:rsidRPr="0037562D" w:rsidRDefault="00A20BBC">
            <w:pPr>
              <w:pStyle w:val="questions2"/>
            </w:pPr>
            <w:r w:rsidRPr="0037562D">
              <w:t>Eggs</w:t>
            </w:r>
          </w:p>
        </w:tc>
        <w:tc>
          <w:tcPr>
            <w:tcW w:w="1708" w:type="dxa"/>
            <w:vAlign w:val="center"/>
          </w:tcPr>
          <w:p w14:paraId="3BF1E8C0"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4A7AF048"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12F90F2" w14:textId="77777777">
        <w:trPr>
          <w:trHeight w:val="297"/>
        </w:trPr>
        <w:tc>
          <w:tcPr>
            <w:tcW w:w="5972" w:type="dxa"/>
            <w:noWrap/>
            <w:vAlign w:val="bottom"/>
            <w:hideMark/>
          </w:tcPr>
          <w:p w14:paraId="41DFD8C0" w14:textId="77777777" w:rsidR="00A20BBC" w:rsidRPr="0037562D" w:rsidRDefault="00A20BBC">
            <w:pPr>
              <w:pStyle w:val="questions2"/>
            </w:pPr>
            <w:r w:rsidRPr="0037562D">
              <w:t>Cheese</w:t>
            </w:r>
          </w:p>
        </w:tc>
        <w:tc>
          <w:tcPr>
            <w:tcW w:w="1708" w:type="dxa"/>
            <w:vAlign w:val="center"/>
          </w:tcPr>
          <w:p w14:paraId="438B1112"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491AB8C7"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08F8B88F" w14:textId="77777777">
        <w:trPr>
          <w:trHeight w:val="297"/>
        </w:trPr>
        <w:tc>
          <w:tcPr>
            <w:tcW w:w="5972" w:type="dxa"/>
            <w:noWrap/>
            <w:vAlign w:val="bottom"/>
            <w:hideMark/>
          </w:tcPr>
          <w:p w14:paraId="38D867E9" w14:textId="77777777" w:rsidR="00A20BBC" w:rsidRPr="0037562D" w:rsidRDefault="00A20BBC">
            <w:pPr>
              <w:pStyle w:val="questions2"/>
            </w:pPr>
            <w:r w:rsidRPr="0037562D">
              <w:t>Yogurt</w:t>
            </w:r>
          </w:p>
        </w:tc>
        <w:tc>
          <w:tcPr>
            <w:tcW w:w="1708" w:type="dxa"/>
            <w:vAlign w:val="center"/>
          </w:tcPr>
          <w:p w14:paraId="611720DF"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4F54F2F0"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38490D50" w14:textId="77777777">
        <w:trPr>
          <w:trHeight w:val="297"/>
        </w:trPr>
        <w:tc>
          <w:tcPr>
            <w:tcW w:w="5972" w:type="dxa"/>
            <w:noWrap/>
            <w:vAlign w:val="bottom"/>
            <w:hideMark/>
          </w:tcPr>
          <w:p w14:paraId="48CCF17B" w14:textId="77777777" w:rsidR="00A20BBC" w:rsidRPr="0037562D" w:rsidRDefault="00A20BBC">
            <w:pPr>
              <w:pStyle w:val="questions2"/>
            </w:pPr>
            <w:r w:rsidRPr="0037562D">
              <w:t>Processed meats</w:t>
            </w:r>
          </w:p>
        </w:tc>
        <w:tc>
          <w:tcPr>
            <w:tcW w:w="1708" w:type="dxa"/>
            <w:vAlign w:val="center"/>
          </w:tcPr>
          <w:p w14:paraId="7958E9FA"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6315040B"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315C83DE" w14:textId="77777777">
        <w:trPr>
          <w:trHeight w:val="297"/>
        </w:trPr>
        <w:tc>
          <w:tcPr>
            <w:tcW w:w="5972" w:type="dxa"/>
            <w:noWrap/>
            <w:vAlign w:val="bottom"/>
            <w:hideMark/>
          </w:tcPr>
          <w:p w14:paraId="65907E71" w14:textId="77777777" w:rsidR="00A20BBC" w:rsidRPr="0037562D" w:rsidRDefault="00A20BBC">
            <w:pPr>
              <w:pStyle w:val="questions2"/>
            </w:pPr>
            <w:r w:rsidRPr="0037562D">
              <w:t>Unprocessed red meat (ruminant)</w:t>
            </w:r>
          </w:p>
        </w:tc>
        <w:tc>
          <w:tcPr>
            <w:tcW w:w="1708" w:type="dxa"/>
            <w:vAlign w:val="center"/>
          </w:tcPr>
          <w:p w14:paraId="734FA0B8"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50D5B3B8"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6C6FE145" w14:textId="77777777">
        <w:trPr>
          <w:trHeight w:val="297"/>
        </w:trPr>
        <w:tc>
          <w:tcPr>
            <w:tcW w:w="5972" w:type="dxa"/>
            <w:noWrap/>
            <w:vAlign w:val="bottom"/>
            <w:hideMark/>
          </w:tcPr>
          <w:p w14:paraId="453BB650" w14:textId="77777777" w:rsidR="00A20BBC" w:rsidRPr="0037562D" w:rsidRDefault="00A20BBC">
            <w:pPr>
              <w:pStyle w:val="questions2"/>
            </w:pPr>
            <w:r w:rsidRPr="0037562D">
              <w:t>Unprocessed red meat (non-ruminant)</w:t>
            </w:r>
          </w:p>
        </w:tc>
        <w:tc>
          <w:tcPr>
            <w:tcW w:w="1708" w:type="dxa"/>
            <w:vAlign w:val="center"/>
          </w:tcPr>
          <w:p w14:paraId="1ECDECA9"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5CFCE1D0"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4E90E599" w14:textId="77777777">
        <w:trPr>
          <w:trHeight w:val="297"/>
        </w:trPr>
        <w:tc>
          <w:tcPr>
            <w:tcW w:w="5972" w:type="dxa"/>
            <w:noWrap/>
            <w:vAlign w:val="bottom"/>
            <w:hideMark/>
          </w:tcPr>
          <w:p w14:paraId="1B2205CF" w14:textId="77777777" w:rsidR="00A20BBC" w:rsidRPr="0037562D" w:rsidRDefault="00A20BBC">
            <w:pPr>
              <w:pStyle w:val="questions2"/>
            </w:pPr>
            <w:r w:rsidRPr="0037562D">
              <w:t>Poultry</w:t>
            </w:r>
          </w:p>
        </w:tc>
        <w:tc>
          <w:tcPr>
            <w:tcW w:w="1708" w:type="dxa"/>
            <w:vAlign w:val="center"/>
          </w:tcPr>
          <w:p w14:paraId="0345A5DA"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21F852E5"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1B597278" w14:textId="77777777">
        <w:trPr>
          <w:trHeight w:val="297"/>
        </w:trPr>
        <w:tc>
          <w:tcPr>
            <w:tcW w:w="5972" w:type="dxa"/>
            <w:noWrap/>
            <w:vAlign w:val="bottom"/>
            <w:hideMark/>
          </w:tcPr>
          <w:p w14:paraId="27C4F739" w14:textId="77777777" w:rsidR="00A20BBC" w:rsidRPr="0037562D" w:rsidRDefault="00A20BBC">
            <w:pPr>
              <w:pStyle w:val="questions2"/>
            </w:pPr>
            <w:r w:rsidRPr="0037562D">
              <w:t>Fish and seafood</w:t>
            </w:r>
          </w:p>
        </w:tc>
        <w:tc>
          <w:tcPr>
            <w:tcW w:w="1708" w:type="dxa"/>
            <w:vAlign w:val="center"/>
          </w:tcPr>
          <w:p w14:paraId="4A4D1AFA"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0B10B76C"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36C7137F" w14:textId="77777777">
        <w:trPr>
          <w:trHeight w:val="297"/>
        </w:trPr>
        <w:tc>
          <w:tcPr>
            <w:tcW w:w="5972" w:type="dxa"/>
            <w:noWrap/>
            <w:vAlign w:val="bottom"/>
            <w:hideMark/>
          </w:tcPr>
          <w:p w14:paraId="51891CF7" w14:textId="77777777" w:rsidR="00A20BBC" w:rsidRPr="0037562D" w:rsidRDefault="00A20BBC">
            <w:pPr>
              <w:pStyle w:val="questions2"/>
            </w:pPr>
            <w:r w:rsidRPr="0037562D">
              <w:t>Nuts and seeds</w:t>
            </w:r>
          </w:p>
        </w:tc>
        <w:tc>
          <w:tcPr>
            <w:tcW w:w="1708" w:type="dxa"/>
            <w:vAlign w:val="center"/>
          </w:tcPr>
          <w:p w14:paraId="1429127D"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06B70853"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031AE9E3" w14:textId="77777777">
        <w:trPr>
          <w:trHeight w:val="297"/>
        </w:trPr>
        <w:tc>
          <w:tcPr>
            <w:tcW w:w="5972" w:type="dxa"/>
            <w:noWrap/>
            <w:vAlign w:val="bottom"/>
            <w:hideMark/>
          </w:tcPr>
          <w:p w14:paraId="0E43C396" w14:textId="77777777" w:rsidR="00A20BBC" w:rsidRPr="0037562D" w:rsidRDefault="00A20BBC">
            <w:pPr>
              <w:pStyle w:val="questions2"/>
            </w:pPr>
            <w:r w:rsidRPr="0037562D">
              <w:t>Packaged ultra-processed salty snacks</w:t>
            </w:r>
          </w:p>
        </w:tc>
        <w:tc>
          <w:tcPr>
            <w:tcW w:w="1708" w:type="dxa"/>
            <w:vAlign w:val="center"/>
          </w:tcPr>
          <w:p w14:paraId="58B2F9CD"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65262308"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5E8EA5BF" w14:textId="77777777">
        <w:trPr>
          <w:trHeight w:val="297"/>
        </w:trPr>
        <w:tc>
          <w:tcPr>
            <w:tcW w:w="5972" w:type="dxa"/>
            <w:noWrap/>
            <w:vAlign w:val="bottom"/>
            <w:hideMark/>
          </w:tcPr>
          <w:p w14:paraId="3A8B663B" w14:textId="77777777" w:rsidR="00A20BBC" w:rsidRPr="0037562D" w:rsidRDefault="00A20BBC">
            <w:pPr>
              <w:pStyle w:val="questions2"/>
            </w:pPr>
            <w:r w:rsidRPr="0037562D">
              <w:t>Instant noodles</w:t>
            </w:r>
          </w:p>
        </w:tc>
        <w:tc>
          <w:tcPr>
            <w:tcW w:w="1708" w:type="dxa"/>
            <w:vAlign w:val="center"/>
          </w:tcPr>
          <w:p w14:paraId="10DDCB31"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27C8D48B"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68C72AEA" w14:textId="77777777">
        <w:trPr>
          <w:trHeight w:val="297"/>
        </w:trPr>
        <w:tc>
          <w:tcPr>
            <w:tcW w:w="5972" w:type="dxa"/>
            <w:noWrap/>
            <w:vAlign w:val="bottom"/>
            <w:hideMark/>
          </w:tcPr>
          <w:p w14:paraId="217974A5" w14:textId="77777777" w:rsidR="00A20BBC" w:rsidRPr="0037562D" w:rsidRDefault="00A20BBC">
            <w:pPr>
              <w:pStyle w:val="questions2"/>
            </w:pPr>
            <w:r w:rsidRPr="0037562D">
              <w:t>Deep fried foods</w:t>
            </w:r>
          </w:p>
        </w:tc>
        <w:tc>
          <w:tcPr>
            <w:tcW w:w="1708" w:type="dxa"/>
            <w:vAlign w:val="center"/>
          </w:tcPr>
          <w:p w14:paraId="4B7C92C4"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05174538"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3930AE7A" w14:textId="77777777">
        <w:trPr>
          <w:trHeight w:val="297"/>
        </w:trPr>
        <w:tc>
          <w:tcPr>
            <w:tcW w:w="5972" w:type="dxa"/>
            <w:noWrap/>
            <w:vAlign w:val="bottom"/>
            <w:hideMark/>
          </w:tcPr>
          <w:p w14:paraId="3BC64E57" w14:textId="77777777" w:rsidR="00A20BBC" w:rsidRPr="0037562D" w:rsidRDefault="00A20BBC">
            <w:pPr>
              <w:pStyle w:val="questions2"/>
            </w:pPr>
            <w:r w:rsidRPr="0037562D">
              <w:t>Fluid milk</w:t>
            </w:r>
          </w:p>
        </w:tc>
        <w:tc>
          <w:tcPr>
            <w:tcW w:w="1708" w:type="dxa"/>
            <w:vAlign w:val="center"/>
          </w:tcPr>
          <w:p w14:paraId="41B838B2"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5363DD61"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6E7C2D6" w14:textId="77777777">
        <w:trPr>
          <w:trHeight w:val="297"/>
        </w:trPr>
        <w:tc>
          <w:tcPr>
            <w:tcW w:w="5972" w:type="dxa"/>
            <w:noWrap/>
            <w:vAlign w:val="bottom"/>
            <w:hideMark/>
          </w:tcPr>
          <w:p w14:paraId="1BA248CD" w14:textId="77777777" w:rsidR="00A20BBC" w:rsidRPr="0037562D" w:rsidRDefault="00A20BBC">
            <w:pPr>
              <w:pStyle w:val="questions2"/>
            </w:pPr>
            <w:r w:rsidRPr="0037562D">
              <w:t>Sweet tea / coffee / cocoa</w:t>
            </w:r>
          </w:p>
        </w:tc>
        <w:tc>
          <w:tcPr>
            <w:tcW w:w="1708" w:type="dxa"/>
            <w:vAlign w:val="center"/>
          </w:tcPr>
          <w:p w14:paraId="3BCFA914"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28963E7B"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41689688" w14:textId="77777777">
        <w:trPr>
          <w:trHeight w:val="297"/>
        </w:trPr>
        <w:tc>
          <w:tcPr>
            <w:tcW w:w="5972" w:type="dxa"/>
            <w:noWrap/>
            <w:vAlign w:val="bottom"/>
            <w:hideMark/>
          </w:tcPr>
          <w:p w14:paraId="242A5087" w14:textId="77777777" w:rsidR="00A20BBC" w:rsidRPr="0037562D" w:rsidRDefault="00A20BBC">
            <w:pPr>
              <w:pStyle w:val="questions2"/>
            </w:pPr>
            <w:r w:rsidRPr="0037562D">
              <w:t>Fruit juice and fruit-flavoured drinks</w:t>
            </w:r>
          </w:p>
        </w:tc>
        <w:tc>
          <w:tcPr>
            <w:tcW w:w="1708" w:type="dxa"/>
            <w:vAlign w:val="center"/>
          </w:tcPr>
          <w:p w14:paraId="06601B25"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2FFE1496"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2A0EAE3D" w14:textId="77777777">
        <w:trPr>
          <w:trHeight w:val="297"/>
        </w:trPr>
        <w:tc>
          <w:tcPr>
            <w:tcW w:w="5972" w:type="dxa"/>
            <w:noWrap/>
            <w:vAlign w:val="bottom"/>
            <w:hideMark/>
          </w:tcPr>
          <w:p w14:paraId="6463C9A7" w14:textId="77777777" w:rsidR="00A20BBC" w:rsidRPr="0037562D" w:rsidRDefault="00A20BBC">
            <w:pPr>
              <w:pStyle w:val="questions2"/>
            </w:pPr>
            <w:r w:rsidRPr="0037562D">
              <w:t>Sugar-sweetened beverages (soft drinks, energy drinks, sports drinks)</w:t>
            </w:r>
          </w:p>
        </w:tc>
        <w:tc>
          <w:tcPr>
            <w:tcW w:w="1708" w:type="dxa"/>
            <w:vAlign w:val="center"/>
          </w:tcPr>
          <w:p w14:paraId="633BFB3C"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0F221866"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r w:rsidR="00A20BBC" w:rsidRPr="0037562D" w14:paraId="4931BEBC" w14:textId="77777777">
        <w:trPr>
          <w:trHeight w:val="297"/>
        </w:trPr>
        <w:tc>
          <w:tcPr>
            <w:tcW w:w="5972" w:type="dxa"/>
            <w:noWrap/>
            <w:vAlign w:val="bottom"/>
            <w:hideMark/>
          </w:tcPr>
          <w:p w14:paraId="103F21F2" w14:textId="77777777" w:rsidR="00A20BBC" w:rsidRPr="0037562D" w:rsidRDefault="00A20BBC">
            <w:pPr>
              <w:pStyle w:val="questions2"/>
            </w:pPr>
            <w:r w:rsidRPr="0037562D">
              <w:t>Fast food</w:t>
            </w:r>
          </w:p>
        </w:tc>
        <w:tc>
          <w:tcPr>
            <w:tcW w:w="1708" w:type="dxa"/>
            <w:vAlign w:val="center"/>
          </w:tcPr>
          <w:p w14:paraId="6105F4D6"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Yes</w:t>
            </w:r>
          </w:p>
        </w:tc>
        <w:tc>
          <w:tcPr>
            <w:tcW w:w="1366" w:type="dxa"/>
            <w:vAlign w:val="center"/>
          </w:tcPr>
          <w:p w14:paraId="3C8EB139" w14:textId="77777777" w:rsidR="00A20BBC" w:rsidRPr="0037562D" w:rsidRDefault="00A20BBC">
            <w:pPr>
              <w:spacing w:after="0"/>
              <w:jc w:val="center"/>
              <w:rPr>
                <w:rFonts w:ascii="Calibri" w:eastAsia="Times New Roman" w:hAnsi="Calibri" w:cs="Calibri"/>
                <w:i/>
                <w:color w:val="808080" w:themeColor="background1" w:themeShade="80"/>
                <w:kern w:val="0"/>
                <w14:ligatures w14:val="none"/>
              </w:rPr>
            </w:pPr>
            <w:r w:rsidRPr="0037562D">
              <w:rPr>
                <w:rFonts w:ascii="Calibri" w:eastAsia="Times New Roman" w:hAnsi="Calibri" w:cs="Calibri"/>
                <w:i/>
                <w:color w:val="808080" w:themeColor="background1" w:themeShade="80"/>
                <w:kern w:val="0"/>
                <w14:ligatures w14:val="none"/>
              </w:rPr>
              <w:t>No</w:t>
            </w:r>
          </w:p>
        </w:tc>
      </w:tr>
    </w:tbl>
    <w:p w14:paraId="24A55661" w14:textId="45C7EF0E" w:rsidR="00A24A9F" w:rsidRPr="0037562D" w:rsidRDefault="00A24A9F" w:rsidP="00D13725">
      <w:pPr>
        <w:pStyle w:val="Heading4"/>
      </w:pPr>
      <w:bookmarkStart w:id="275" w:name="_Toc146024555"/>
      <w:bookmarkStart w:id="276" w:name="_Toc166680182"/>
      <w:bookmarkEnd w:id="274"/>
      <w:r w:rsidRPr="0037562D">
        <w:t>Farmer agency</w:t>
      </w:r>
      <w:bookmarkEnd w:id="275"/>
      <w:bookmarkEnd w:id="276"/>
    </w:p>
    <w:p w14:paraId="75EFA01A" w14:textId="77777777" w:rsidR="00A24A9F" w:rsidRPr="0037562D" w:rsidRDefault="00A24A9F" w:rsidP="00A24A9F">
      <w:r w:rsidRPr="0037562D">
        <w:t xml:space="preserve">Now I would like to talk to you about how much power and freedom women and men have to make important decisions in the food system, for example about how and what kind of food is </w:t>
      </w:r>
      <w:r w:rsidRPr="0037562D">
        <w:lastRenderedPageBreak/>
        <w:t>produced, where it goes, how much it costs, and how and what kind of food people consume. Please imagine a five-step ladder, where at the bottom on the first step stand individual men and women of the community with little capacity to make their own decisions about food production, trade or consumption. These individuals have little to say about types and varieties of crops, animals, trees, they produce, the way they manage their water, land, soil, animals, and wildlife, the markets available to them, and the food source and food choices available to them. On the highest step, the fifth, stand those who have great capacity to make important decisions for themselves, including what they grow, how they manage their land, soil, water, animals, and trees, who they sell the food to, and what food they buy.</w:t>
      </w:r>
    </w:p>
    <w:p w14:paraId="04DDEF9F" w14:textId="77777777" w:rsidR="00A24A9F" w:rsidRPr="0037562D" w:rsidRDefault="00A24A9F" w:rsidP="00A24A9F">
      <w:r w:rsidRPr="00196D24">
        <w:rPr>
          <w:noProof/>
          <w:color w:val="2B579A"/>
          <w:shd w:val="clear" w:color="auto" w:fill="E6E6E6"/>
        </w:rPr>
        <w:drawing>
          <wp:inline distT="0" distB="0" distL="0" distR="0" wp14:anchorId="438BDFFC" wp14:editId="681CB0DE">
            <wp:extent cx="4572000" cy="2730624"/>
            <wp:effectExtent l="0" t="0" r="0" b="0"/>
            <wp:docPr id="984335495" name="Picture 984335495" descr="A colorful rectangular boxe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35495" name="Picture 984335495" descr="A colorful rectangular boxes with text&#10;&#10;Description automatically generated with medium confidence"/>
                    <pic:cNvPicPr/>
                  </pic:nvPicPr>
                  <pic:blipFill>
                    <a:blip r:embed="rId54">
                      <a:extLst>
                        <a:ext uri="{28A0092B-C50C-407E-A947-70E740481C1C}">
                          <a14:useLocalDpi xmlns:a14="http://schemas.microsoft.com/office/drawing/2010/main" val="0"/>
                        </a:ext>
                      </a:extLst>
                    </a:blip>
                    <a:srcRect t="792" b="1030"/>
                    <a:stretch>
                      <a:fillRect/>
                    </a:stretch>
                  </pic:blipFill>
                  <pic:spPr>
                    <a:xfrm>
                      <a:off x="0" y="0"/>
                      <a:ext cx="4572000" cy="2730624"/>
                    </a:xfrm>
                    <a:prstGeom prst="rect">
                      <a:avLst/>
                    </a:prstGeom>
                  </pic:spPr>
                </pic:pic>
              </a:graphicData>
            </a:graphic>
          </wp:inline>
        </w:drawing>
      </w:r>
    </w:p>
    <w:p w14:paraId="513E6913" w14:textId="77777777" w:rsidR="00A24A9F" w:rsidRPr="0037562D" w:rsidRDefault="00A24A9F" w:rsidP="00A24A9F">
      <w:pPr>
        <w:pStyle w:val="Questions"/>
      </w:pPr>
      <w:r w:rsidRPr="0037562D">
        <w:t>On which step of the ladder would you position the majority of women in your household today?</w:t>
      </w:r>
    </w:p>
    <w:p w14:paraId="6251CE39" w14:textId="77777777" w:rsidR="00A24A9F" w:rsidRPr="0037562D" w:rsidRDefault="00A24A9F" w:rsidP="00A24A9F">
      <w:pPr>
        <w:pStyle w:val="responses"/>
      </w:pPr>
      <w:r w:rsidRPr="0037562D">
        <w:t>Step 5: Power and freedom to make all major life decisions.</w:t>
      </w:r>
    </w:p>
    <w:p w14:paraId="7761561E" w14:textId="77777777" w:rsidR="00A24A9F" w:rsidRPr="0037562D" w:rsidRDefault="00A24A9F" w:rsidP="00A24A9F">
      <w:pPr>
        <w:pStyle w:val="responses"/>
      </w:pPr>
      <w:r w:rsidRPr="0037562D">
        <w:t>Step 4: Power and freedom to make many major life decisions.</w:t>
      </w:r>
    </w:p>
    <w:p w14:paraId="6C31AEF0" w14:textId="77777777" w:rsidR="00A24A9F" w:rsidRPr="0037562D" w:rsidRDefault="00A24A9F" w:rsidP="00A24A9F">
      <w:pPr>
        <w:pStyle w:val="responses"/>
      </w:pPr>
      <w:r w:rsidRPr="0037562D">
        <w:t>Step 3: Power and freedom to make some major life decisions.</w:t>
      </w:r>
    </w:p>
    <w:p w14:paraId="491118B6" w14:textId="77777777" w:rsidR="00A24A9F" w:rsidRPr="0037562D" w:rsidRDefault="00A24A9F" w:rsidP="00A24A9F">
      <w:pPr>
        <w:pStyle w:val="responses"/>
      </w:pPr>
      <w:r w:rsidRPr="0037562D">
        <w:t>Step 2: Only a small amount of power and freedom.</w:t>
      </w:r>
    </w:p>
    <w:p w14:paraId="2FEDCAC5" w14:textId="77777777" w:rsidR="00A24A9F" w:rsidRPr="0037562D" w:rsidRDefault="00A24A9F" w:rsidP="00A24A9F">
      <w:pPr>
        <w:pStyle w:val="responses"/>
      </w:pPr>
      <w:r w:rsidRPr="0037562D">
        <w:t>Step 1: Almost no power or freedom to make decisions.</w:t>
      </w:r>
    </w:p>
    <w:p w14:paraId="5088BA70" w14:textId="77777777" w:rsidR="00A24A9F" w:rsidRPr="0037562D" w:rsidRDefault="00A24A9F" w:rsidP="00A24A9F">
      <w:pPr>
        <w:pStyle w:val="questions2"/>
      </w:pPr>
      <w:r w:rsidRPr="0037562D">
        <w:t>Could you explain the main reasons for your rating?</w:t>
      </w:r>
    </w:p>
    <w:p w14:paraId="2865307B" w14:textId="77777777" w:rsidR="00A24A9F" w:rsidRPr="0037562D" w:rsidRDefault="00A24A9F" w:rsidP="00A24A9F">
      <w:pPr>
        <w:pStyle w:val="Questions"/>
      </w:pPr>
      <w:r w:rsidRPr="0037562D">
        <w:t>On which step of the ladder would you position the majority of women in your household 10 years ago?</w:t>
      </w:r>
    </w:p>
    <w:p w14:paraId="4D01B7B3" w14:textId="77777777" w:rsidR="00A24A9F" w:rsidRPr="0037562D" w:rsidRDefault="00A24A9F" w:rsidP="00A24A9F">
      <w:pPr>
        <w:pStyle w:val="responses"/>
      </w:pPr>
      <w:r w:rsidRPr="0037562D">
        <w:t>Step 5: Power and freedom to make all major life decisions.</w:t>
      </w:r>
    </w:p>
    <w:p w14:paraId="55F11FC6" w14:textId="77777777" w:rsidR="00A24A9F" w:rsidRPr="0037562D" w:rsidRDefault="00A24A9F" w:rsidP="00A24A9F">
      <w:pPr>
        <w:pStyle w:val="responses"/>
      </w:pPr>
      <w:r w:rsidRPr="0037562D">
        <w:t>Step 4: Power and freedom to make many major life decisions.</w:t>
      </w:r>
    </w:p>
    <w:p w14:paraId="1E5CCF4A" w14:textId="77777777" w:rsidR="00A24A9F" w:rsidRPr="0037562D" w:rsidRDefault="00A24A9F" w:rsidP="00A24A9F">
      <w:pPr>
        <w:pStyle w:val="responses"/>
      </w:pPr>
      <w:r w:rsidRPr="0037562D">
        <w:t>Step 3: Power and freedom to make some major life decisions.</w:t>
      </w:r>
    </w:p>
    <w:p w14:paraId="698913FC" w14:textId="77777777" w:rsidR="00A24A9F" w:rsidRPr="0037562D" w:rsidRDefault="00A24A9F" w:rsidP="00A24A9F">
      <w:pPr>
        <w:pStyle w:val="responses"/>
      </w:pPr>
      <w:r w:rsidRPr="0037562D">
        <w:t>Step 2: Only a small amount of power and freedom.</w:t>
      </w:r>
    </w:p>
    <w:p w14:paraId="4AD09D09" w14:textId="77777777" w:rsidR="00A24A9F" w:rsidRPr="0037562D" w:rsidRDefault="00A24A9F" w:rsidP="00A24A9F">
      <w:pPr>
        <w:pStyle w:val="responses"/>
      </w:pPr>
      <w:r w:rsidRPr="0037562D">
        <w:t>Step 1: Almost no power or freedom to make decisions.</w:t>
      </w:r>
    </w:p>
    <w:p w14:paraId="40255117" w14:textId="77777777" w:rsidR="00A24A9F" w:rsidRPr="0037562D" w:rsidRDefault="00A24A9F" w:rsidP="00A24A9F">
      <w:pPr>
        <w:pStyle w:val="responses"/>
        <w:rPr>
          <w:iCs/>
        </w:rPr>
      </w:pPr>
      <w:r w:rsidRPr="0037562D">
        <w:rPr>
          <w:iCs/>
        </w:rPr>
        <w:t>Not applicable.</w:t>
      </w:r>
    </w:p>
    <w:p w14:paraId="72A4ABA1" w14:textId="77777777" w:rsidR="00A24A9F" w:rsidRPr="0037562D" w:rsidRDefault="00A24A9F" w:rsidP="00A24A9F">
      <w:pPr>
        <w:pStyle w:val="questions2"/>
      </w:pPr>
      <w:r w:rsidRPr="0037562D">
        <w:t>Could you explain the main reasons for your rating? What has (or has not) changed for women in your household?</w:t>
      </w:r>
    </w:p>
    <w:p w14:paraId="32593C3F" w14:textId="77777777" w:rsidR="00A24A9F" w:rsidRPr="0037562D" w:rsidRDefault="00A24A9F" w:rsidP="00A24A9F">
      <w:pPr>
        <w:pStyle w:val="Questions"/>
      </w:pPr>
      <w:r w:rsidRPr="0037562D">
        <w:lastRenderedPageBreak/>
        <w:t>On which step of the ladder would you position the majority of men in your household today?</w:t>
      </w:r>
    </w:p>
    <w:p w14:paraId="24690100" w14:textId="77777777" w:rsidR="00A24A9F" w:rsidRPr="0037562D" w:rsidRDefault="00A24A9F" w:rsidP="00A24A9F">
      <w:pPr>
        <w:pStyle w:val="responses"/>
      </w:pPr>
      <w:r w:rsidRPr="0037562D">
        <w:t>Step 5: Power and freedom to make all major life decisions.</w:t>
      </w:r>
    </w:p>
    <w:p w14:paraId="6B5814BF" w14:textId="77777777" w:rsidR="00A24A9F" w:rsidRPr="0037562D" w:rsidRDefault="00A24A9F" w:rsidP="00A24A9F">
      <w:pPr>
        <w:pStyle w:val="responses"/>
      </w:pPr>
      <w:r w:rsidRPr="0037562D">
        <w:t>Step 4: Power and freedom to make many major life decisions.</w:t>
      </w:r>
    </w:p>
    <w:p w14:paraId="2D20C29F" w14:textId="77777777" w:rsidR="00A24A9F" w:rsidRPr="0037562D" w:rsidRDefault="00A24A9F" w:rsidP="00A24A9F">
      <w:pPr>
        <w:pStyle w:val="responses"/>
      </w:pPr>
      <w:r w:rsidRPr="0037562D">
        <w:t>Step 3: Power and freedom to make some major life decisions.</w:t>
      </w:r>
    </w:p>
    <w:p w14:paraId="5CD72281" w14:textId="77777777" w:rsidR="00A24A9F" w:rsidRPr="0037562D" w:rsidRDefault="00A24A9F" w:rsidP="00A24A9F">
      <w:pPr>
        <w:pStyle w:val="responses"/>
      </w:pPr>
      <w:r w:rsidRPr="0037562D">
        <w:t>Step 2: Only a small amount of power and freedom.</w:t>
      </w:r>
    </w:p>
    <w:p w14:paraId="44539969" w14:textId="77777777" w:rsidR="00A24A9F" w:rsidRPr="0037562D" w:rsidRDefault="00A24A9F" w:rsidP="00A24A9F">
      <w:pPr>
        <w:pStyle w:val="responses"/>
      </w:pPr>
      <w:r w:rsidRPr="0037562D">
        <w:t>Step 1: Almost no power or freedom to make decisions.</w:t>
      </w:r>
    </w:p>
    <w:p w14:paraId="56313639" w14:textId="77777777" w:rsidR="00A24A9F" w:rsidRPr="0037562D" w:rsidRDefault="00A24A9F" w:rsidP="00A24A9F">
      <w:pPr>
        <w:pStyle w:val="questions2"/>
      </w:pPr>
      <w:r w:rsidRPr="0037562D">
        <w:t>Could you explain the main reasons for your rating?</w:t>
      </w:r>
    </w:p>
    <w:p w14:paraId="38FA03D2" w14:textId="77777777" w:rsidR="00A24A9F" w:rsidRPr="0037562D" w:rsidRDefault="00A24A9F" w:rsidP="00A24A9F">
      <w:pPr>
        <w:pStyle w:val="Questions"/>
      </w:pPr>
      <w:r w:rsidRPr="0037562D">
        <w:t>On which step of the ladder would you position the majority of men in your household 10 years ago?</w:t>
      </w:r>
    </w:p>
    <w:p w14:paraId="6A716455" w14:textId="77777777" w:rsidR="00A24A9F" w:rsidRPr="0037562D" w:rsidRDefault="00A24A9F" w:rsidP="00A24A9F">
      <w:pPr>
        <w:pStyle w:val="responses"/>
      </w:pPr>
      <w:r w:rsidRPr="0037562D">
        <w:t>Step 5: Power and freedom to make all major life decisions.</w:t>
      </w:r>
    </w:p>
    <w:p w14:paraId="1B22F0F1" w14:textId="77777777" w:rsidR="00A24A9F" w:rsidRPr="0037562D" w:rsidRDefault="00A24A9F" w:rsidP="00A24A9F">
      <w:pPr>
        <w:pStyle w:val="responses"/>
      </w:pPr>
      <w:r w:rsidRPr="0037562D">
        <w:t>Step 4: Power and freedom to make many major life decisions.</w:t>
      </w:r>
    </w:p>
    <w:p w14:paraId="2681FBC9" w14:textId="77777777" w:rsidR="00A24A9F" w:rsidRPr="0037562D" w:rsidRDefault="00A24A9F" w:rsidP="00A24A9F">
      <w:pPr>
        <w:pStyle w:val="responses"/>
      </w:pPr>
      <w:r w:rsidRPr="0037562D">
        <w:t>Step 3: Power and freedom to make some major life decisions.</w:t>
      </w:r>
    </w:p>
    <w:p w14:paraId="63A50444" w14:textId="77777777" w:rsidR="00A24A9F" w:rsidRPr="0037562D" w:rsidRDefault="00A24A9F" w:rsidP="00A24A9F">
      <w:pPr>
        <w:pStyle w:val="responses"/>
      </w:pPr>
      <w:r w:rsidRPr="0037562D">
        <w:t>Step 2: Only a small amount of power and freedom.</w:t>
      </w:r>
    </w:p>
    <w:p w14:paraId="4CA19206" w14:textId="77777777" w:rsidR="00A24A9F" w:rsidRPr="0037562D" w:rsidRDefault="00A24A9F" w:rsidP="00A24A9F">
      <w:pPr>
        <w:pStyle w:val="responses"/>
      </w:pPr>
      <w:r w:rsidRPr="0037562D">
        <w:t>Step 1: Almost no power or freedom to make decisions.</w:t>
      </w:r>
    </w:p>
    <w:p w14:paraId="6D6BCA8A" w14:textId="77777777" w:rsidR="00A24A9F" w:rsidRPr="0037562D" w:rsidRDefault="00A24A9F" w:rsidP="00A24A9F">
      <w:pPr>
        <w:pStyle w:val="responses"/>
        <w:rPr>
          <w:iCs/>
        </w:rPr>
      </w:pPr>
      <w:r w:rsidRPr="0037562D">
        <w:rPr>
          <w:iCs/>
        </w:rPr>
        <w:t>Not applicable.</w:t>
      </w:r>
    </w:p>
    <w:p w14:paraId="5B461295" w14:textId="77777777" w:rsidR="00A24A9F" w:rsidRPr="0037562D" w:rsidRDefault="00A24A9F" w:rsidP="00A24A9F">
      <w:pPr>
        <w:pStyle w:val="questions2"/>
      </w:pPr>
      <w:r w:rsidRPr="0037562D">
        <w:t>Could you explain the main reasons for your rating? What has (or has not) changed for men in your household?</w:t>
      </w:r>
    </w:p>
    <w:p w14:paraId="2A43C11C" w14:textId="77777777" w:rsidR="00A24A9F" w:rsidRPr="0037562D" w:rsidRDefault="00A24A9F" w:rsidP="00A24A9F">
      <w:pPr>
        <w:pStyle w:val="Questions"/>
      </w:pPr>
      <w:r w:rsidRPr="0037562D">
        <w:t>On which step of the ladder would you position the majority of women in your community today?</w:t>
      </w:r>
    </w:p>
    <w:p w14:paraId="045426FE" w14:textId="77777777" w:rsidR="00A24A9F" w:rsidRPr="0037562D" w:rsidRDefault="00A24A9F" w:rsidP="00A24A9F">
      <w:pPr>
        <w:pStyle w:val="responses"/>
      </w:pPr>
      <w:r w:rsidRPr="0037562D">
        <w:t>Step 5: Power and freedom to make all major life decisions.</w:t>
      </w:r>
    </w:p>
    <w:p w14:paraId="2B688D41" w14:textId="77777777" w:rsidR="00A24A9F" w:rsidRPr="0037562D" w:rsidRDefault="00A24A9F" w:rsidP="00A24A9F">
      <w:pPr>
        <w:pStyle w:val="responses"/>
      </w:pPr>
      <w:r w:rsidRPr="0037562D">
        <w:t>Step 4: Power and freedom to make many major life decisions.</w:t>
      </w:r>
    </w:p>
    <w:p w14:paraId="64FFCC2E" w14:textId="77777777" w:rsidR="00A24A9F" w:rsidRPr="0037562D" w:rsidRDefault="00A24A9F" w:rsidP="00A24A9F">
      <w:pPr>
        <w:pStyle w:val="responses"/>
      </w:pPr>
      <w:r w:rsidRPr="0037562D">
        <w:t>Step 3: Power and freedom to make some major life decisions.</w:t>
      </w:r>
    </w:p>
    <w:p w14:paraId="4448EB2F" w14:textId="77777777" w:rsidR="00A24A9F" w:rsidRPr="0037562D" w:rsidRDefault="00A24A9F" w:rsidP="00A24A9F">
      <w:pPr>
        <w:pStyle w:val="responses"/>
      </w:pPr>
      <w:r w:rsidRPr="0037562D">
        <w:t>Step 2: Only a small amount of power and freedom.</w:t>
      </w:r>
    </w:p>
    <w:p w14:paraId="3C73482F" w14:textId="77777777" w:rsidR="00A24A9F" w:rsidRPr="0037562D" w:rsidRDefault="00A24A9F" w:rsidP="00A24A9F">
      <w:pPr>
        <w:pStyle w:val="responses"/>
      </w:pPr>
      <w:r w:rsidRPr="0037562D">
        <w:t>Step 1: Almost no power or freedom to make decisions.</w:t>
      </w:r>
    </w:p>
    <w:p w14:paraId="2DA5124F" w14:textId="77777777" w:rsidR="00A24A9F" w:rsidRPr="0037562D" w:rsidRDefault="00A24A9F" w:rsidP="00A24A9F">
      <w:pPr>
        <w:pStyle w:val="Questions"/>
      </w:pPr>
      <w:r w:rsidRPr="0037562D">
        <w:t>Would you position different types of women in different places on this ladder? Older people, younger people, poorer people, single people, etc.?</w:t>
      </w:r>
    </w:p>
    <w:p w14:paraId="30BC355F" w14:textId="77777777" w:rsidR="00A24A9F" w:rsidRPr="0037562D" w:rsidRDefault="00A24A9F" w:rsidP="00A24A9F">
      <w:pPr>
        <w:pStyle w:val="responses"/>
      </w:pPr>
      <w:r w:rsidRPr="0037562D">
        <w:t>I would place them in the same step on the ladder.</w:t>
      </w:r>
    </w:p>
    <w:p w14:paraId="3F583ABA" w14:textId="77777777" w:rsidR="00A24A9F" w:rsidRPr="0037562D" w:rsidRDefault="00A24A9F" w:rsidP="00A24A9F">
      <w:pPr>
        <w:pStyle w:val="responses"/>
      </w:pPr>
      <w:r w:rsidRPr="0037562D">
        <w:t>I would place them in different steps on the ladder.</w:t>
      </w:r>
    </w:p>
    <w:p w14:paraId="36D1DAC5" w14:textId="77777777" w:rsidR="00A24A9F" w:rsidRPr="0037562D" w:rsidRDefault="00A24A9F" w:rsidP="00A24A9F">
      <w:pPr>
        <w:pStyle w:val="questions2"/>
      </w:pPr>
      <w:r w:rsidRPr="0037562D">
        <w:t>Could you explain how the placements would be the same or not.</w:t>
      </w:r>
    </w:p>
    <w:p w14:paraId="2BC2924E" w14:textId="77777777" w:rsidR="00A24A9F" w:rsidRPr="0037562D" w:rsidRDefault="00A24A9F" w:rsidP="00A24A9F">
      <w:pPr>
        <w:pStyle w:val="Questions"/>
      </w:pPr>
      <w:r w:rsidRPr="0037562D">
        <w:t>On which step of the ladder would you position the majority of men in your community today?</w:t>
      </w:r>
    </w:p>
    <w:p w14:paraId="627392E6" w14:textId="77777777" w:rsidR="00A24A9F" w:rsidRPr="0037562D" w:rsidRDefault="00A24A9F" w:rsidP="00A24A9F">
      <w:pPr>
        <w:pStyle w:val="responses"/>
      </w:pPr>
      <w:r w:rsidRPr="0037562D">
        <w:t>Step 5: Power and freedom to make all major life decisions.</w:t>
      </w:r>
    </w:p>
    <w:p w14:paraId="06D77639" w14:textId="77777777" w:rsidR="00A24A9F" w:rsidRPr="0037562D" w:rsidRDefault="00A24A9F" w:rsidP="00A24A9F">
      <w:pPr>
        <w:pStyle w:val="responses"/>
      </w:pPr>
      <w:r w:rsidRPr="0037562D">
        <w:t>Step 4: Power and freedom to make many major life decisions.</w:t>
      </w:r>
    </w:p>
    <w:p w14:paraId="12DF1511" w14:textId="77777777" w:rsidR="00A24A9F" w:rsidRPr="0037562D" w:rsidRDefault="00A24A9F" w:rsidP="00A24A9F">
      <w:pPr>
        <w:pStyle w:val="responses"/>
      </w:pPr>
      <w:r w:rsidRPr="0037562D">
        <w:t>Step 3: Power and freedom to make some major life decisions.</w:t>
      </w:r>
    </w:p>
    <w:p w14:paraId="1337F509" w14:textId="77777777" w:rsidR="00A24A9F" w:rsidRPr="0037562D" w:rsidRDefault="00A24A9F" w:rsidP="00A24A9F">
      <w:pPr>
        <w:pStyle w:val="responses"/>
      </w:pPr>
      <w:r w:rsidRPr="0037562D">
        <w:t>Step 2: Only a small amount of power and freedom.</w:t>
      </w:r>
    </w:p>
    <w:p w14:paraId="64C01529" w14:textId="77777777" w:rsidR="00A24A9F" w:rsidRPr="0037562D" w:rsidRDefault="00A24A9F" w:rsidP="00A24A9F">
      <w:pPr>
        <w:pStyle w:val="responses"/>
      </w:pPr>
      <w:r w:rsidRPr="0037562D">
        <w:t>Step 1: Almost no power or freedom to make decisions.</w:t>
      </w:r>
    </w:p>
    <w:p w14:paraId="37F8BD42" w14:textId="77777777" w:rsidR="00A24A9F" w:rsidRPr="0037562D" w:rsidRDefault="00A24A9F" w:rsidP="00A24A9F">
      <w:pPr>
        <w:pStyle w:val="Questions"/>
      </w:pPr>
      <w:r w:rsidRPr="0037562D">
        <w:t>Would you position different types of men in different places on this ladder? Older people, younger people, poorer people, single people, etc.?</w:t>
      </w:r>
    </w:p>
    <w:p w14:paraId="5C814E03" w14:textId="77777777" w:rsidR="00A24A9F" w:rsidRPr="0037562D" w:rsidRDefault="00A24A9F" w:rsidP="00A24A9F">
      <w:pPr>
        <w:pStyle w:val="responses"/>
      </w:pPr>
      <w:r w:rsidRPr="0037562D">
        <w:t>I would place them in the same step on the ladder.</w:t>
      </w:r>
    </w:p>
    <w:p w14:paraId="679ABC67" w14:textId="77777777" w:rsidR="00A24A9F" w:rsidRPr="0037562D" w:rsidRDefault="00A24A9F" w:rsidP="00A24A9F">
      <w:pPr>
        <w:pStyle w:val="responses"/>
      </w:pPr>
      <w:r w:rsidRPr="0037562D">
        <w:t>I would place them in different steps on the ladder.</w:t>
      </w:r>
    </w:p>
    <w:p w14:paraId="363AAA2A" w14:textId="77777777" w:rsidR="00A24A9F" w:rsidRPr="0037562D" w:rsidRDefault="00A24A9F" w:rsidP="00A24A9F">
      <w:pPr>
        <w:pStyle w:val="questions2"/>
      </w:pPr>
      <w:r w:rsidRPr="0037562D">
        <w:lastRenderedPageBreak/>
        <w:t>Could you explain how the placements would be the same or not.</w:t>
      </w:r>
    </w:p>
    <w:p w14:paraId="039ED292" w14:textId="77777777" w:rsidR="00A24A9F" w:rsidRPr="0037562D" w:rsidRDefault="00A24A9F" w:rsidP="00A24A9F">
      <w:pPr>
        <w:pStyle w:val="Questions"/>
      </w:pPr>
      <w:r w:rsidRPr="0037562D">
        <w:t>Are there changes you would like to see to give women or men more power and freedom in the future? What would be needed to achieve this?</w:t>
      </w:r>
    </w:p>
    <w:p w14:paraId="6D10C53E" w14:textId="5F1A39B5" w:rsidR="00A20BBC" w:rsidRPr="0037562D" w:rsidRDefault="00A20BBC" w:rsidP="00D13725">
      <w:pPr>
        <w:pStyle w:val="Heading4"/>
      </w:pPr>
      <w:bookmarkStart w:id="277" w:name="_Toc166680183"/>
      <w:bookmarkStart w:id="278" w:name="_Toc146024571"/>
      <w:bookmarkEnd w:id="268"/>
      <w:r w:rsidRPr="0037562D">
        <w:t>Land tenure</w:t>
      </w:r>
      <w:bookmarkEnd w:id="277"/>
    </w:p>
    <w:p w14:paraId="0F29EAE7" w14:textId="77777777" w:rsidR="00493E19" w:rsidRPr="0037562D" w:rsidRDefault="00493E19" w:rsidP="00493E19">
      <w:pPr>
        <w:pStyle w:val="Questions"/>
      </w:pPr>
      <w:r w:rsidRPr="0037562D">
        <w:t>Do you perceive that you could involuntarily lose ownership or use rights to any of the land you currently own or hold use rights to in the next 5 years?</w:t>
      </w:r>
    </w:p>
    <w:p w14:paraId="56256706" w14:textId="77777777" w:rsidR="00493E19" w:rsidRPr="0037562D" w:rsidRDefault="00493E19" w:rsidP="00493E19">
      <w:pPr>
        <w:pStyle w:val="responses"/>
      </w:pPr>
      <w:r w:rsidRPr="0037562D">
        <w:t>Not at all</w:t>
      </w:r>
    </w:p>
    <w:p w14:paraId="73EE397A" w14:textId="77777777" w:rsidR="00493E19" w:rsidRPr="0037562D" w:rsidRDefault="00493E19" w:rsidP="00493E19">
      <w:pPr>
        <w:pStyle w:val="responses"/>
      </w:pPr>
      <w:r w:rsidRPr="0037562D">
        <w:t>Slightly likely</w:t>
      </w:r>
    </w:p>
    <w:p w14:paraId="151FF788" w14:textId="77777777" w:rsidR="00493E19" w:rsidRPr="0037562D" w:rsidRDefault="00493E19" w:rsidP="00493E19">
      <w:pPr>
        <w:pStyle w:val="responses"/>
      </w:pPr>
      <w:r w:rsidRPr="0037562D">
        <w:t>Moderately likely</w:t>
      </w:r>
    </w:p>
    <w:p w14:paraId="0667D9C7" w14:textId="77777777" w:rsidR="00493E19" w:rsidRPr="0037562D" w:rsidRDefault="00493E19" w:rsidP="00493E19">
      <w:pPr>
        <w:pStyle w:val="responses"/>
      </w:pPr>
      <w:r w:rsidRPr="0037562D">
        <w:t>Very likely</w:t>
      </w:r>
    </w:p>
    <w:p w14:paraId="591A51B4" w14:textId="77777777" w:rsidR="00493E19" w:rsidRPr="0037562D" w:rsidRDefault="00493E19" w:rsidP="00493E19">
      <w:pPr>
        <w:pStyle w:val="responses"/>
      </w:pPr>
      <w:r w:rsidRPr="0037562D">
        <w:t>Extremely likely</w:t>
      </w:r>
    </w:p>
    <w:p w14:paraId="61BD38E3" w14:textId="77777777" w:rsidR="00493E19" w:rsidRPr="0037562D" w:rsidRDefault="00493E19" w:rsidP="00493E19">
      <w:pPr>
        <w:pStyle w:val="Questions"/>
      </w:pPr>
      <w:r w:rsidRPr="0037562D">
        <w:t>What is the total area of your land that could be affected in hectares/acres?</w:t>
      </w:r>
    </w:p>
    <w:p w14:paraId="37F25658" w14:textId="33FB09B5" w:rsidR="00A20BBC" w:rsidRPr="0037562D" w:rsidRDefault="00493E19" w:rsidP="00493E19">
      <w:pPr>
        <w:pStyle w:val="Hint"/>
        <w:rPr>
          <w:b/>
          <w:bCs/>
        </w:rPr>
      </w:pPr>
      <w:r w:rsidRPr="0037562D">
        <w:t>Hint: Please provide the area of total land.</w:t>
      </w:r>
    </w:p>
    <w:p w14:paraId="7BD80450" w14:textId="0C24B3EB" w:rsidR="00A20BBC" w:rsidRPr="0037562D" w:rsidRDefault="00A20BBC" w:rsidP="00D13725">
      <w:pPr>
        <w:pStyle w:val="Heading4"/>
      </w:pPr>
      <w:bookmarkStart w:id="279" w:name="_Toc166680184"/>
      <w:r w:rsidRPr="0037562D">
        <w:t>Human wellbeing</w:t>
      </w:r>
      <w:bookmarkEnd w:id="279"/>
    </w:p>
    <w:p w14:paraId="292A723E" w14:textId="77777777" w:rsidR="00A20BBC" w:rsidRPr="0037562D" w:rsidRDefault="00A20BBC" w:rsidP="00A20BBC">
      <w:pPr>
        <w:rPr>
          <w:b/>
        </w:rPr>
      </w:pPr>
      <w:r w:rsidRPr="0037562D">
        <w:rPr>
          <w:b/>
        </w:rPr>
        <w:t>I am now going to ask how satisfied you feel about specific aspects of your life. Please indicate how satisfied you feel about specific aspects of your life.</w:t>
      </w:r>
    </w:p>
    <w:tbl>
      <w:tblPr>
        <w:tblW w:w="0" w:type="auto"/>
        <w:tblLook w:val="04A0" w:firstRow="1" w:lastRow="0" w:firstColumn="1" w:lastColumn="0" w:noHBand="0" w:noVBand="1"/>
      </w:tblPr>
      <w:tblGrid>
        <w:gridCol w:w="9026"/>
      </w:tblGrid>
      <w:tr w:rsidR="00A20BBC" w:rsidRPr="0037562D" w14:paraId="5229C661" w14:textId="77777777">
        <w:tc>
          <w:tcPr>
            <w:tcW w:w="9350" w:type="dxa"/>
          </w:tcPr>
          <w:p w14:paraId="5C6D6DB1" w14:textId="77777777" w:rsidR="00A20BBC" w:rsidRPr="0037562D" w:rsidRDefault="00A20BBC">
            <w:pPr>
              <w:pStyle w:val="questions2"/>
            </w:pPr>
            <w:r w:rsidRPr="0037562D">
              <w:t>Think about your own life and personal circumstances, how satisfied are you with your life as a whole?</w:t>
            </w:r>
          </w:p>
          <w:p w14:paraId="6D160FD7" w14:textId="77777777" w:rsidR="00A20BBC" w:rsidRPr="0037562D" w:rsidRDefault="00A20BBC">
            <w:pPr>
              <w:pStyle w:val="responses"/>
            </w:pPr>
            <w:r w:rsidRPr="0037562D">
              <w:t>5 – Completely satisfied.</w:t>
            </w:r>
          </w:p>
          <w:p w14:paraId="026AA491" w14:textId="77777777" w:rsidR="00A20BBC" w:rsidRPr="0037562D" w:rsidRDefault="00A20BBC">
            <w:pPr>
              <w:pStyle w:val="responses"/>
            </w:pPr>
            <w:r w:rsidRPr="0037562D">
              <w:t>4 – Somewhat satisfied.</w:t>
            </w:r>
          </w:p>
          <w:p w14:paraId="50381316" w14:textId="77777777" w:rsidR="00A20BBC" w:rsidRPr="0037562D" w:rsidRDefault="00A20BBC">
            <w:pPr>
              <w:pStyle w:val="responses"/>
            </w:pPr>
            <w:r w:rsidRPr="0037562D">
              <w:t>3 – Neutral.</w:t>
            </w:r>
          </w:p>
          <w:p w14:paraId="1241069E" w14:textId="77777777" w:rsidR="00A20BBC" w:rsidRPr="00C64111" w:rsidRDefault="00A20BBC">
            <w:pPr>
              <w:pStyle w:val="responses"/>
            </w:pPr>
            <w:r w:rsidRPr="00C64111">
              <w:t>2 – Somewhat disatisfied</w:t>
            </w:r>
          </w:p>
          <w:p w14:paraId="63A79AC9" w14:textId="77777777" w:rsidR="00A20BBC" w:rsidRPr="0037562D" w:rsidRDefault="00A20BBC">
            <w:pPr>
              <w:pStyle w:val="responses"/>
            </w:pPr>
            <w:r w:rsidRPr="0037562D">
              <w:t>1 - Completely dissatisfied.</w:t>
            </w:r>
          </w:p>
          <w:p w14:paraId="2FEA047C" w14:textId="77777777" w:rsidR="00A20BBC" w:rsidRPr="0037562D" w:rsidRDefault="00A20BBC">
            <w:pPr>
              <w:pStyle w:val="responses"/>
            </w:pPr>
            <w:r w:rsidRPr="0037562D">
              <w:t>0 – I don’t know.</w:t>
            </w:r>
          </w:p>
          <w:p w14:paraId="3FBADF5D" w14:textId="77777777" w:rsidR="00A20BBC" w:rsidRPr="0037562D" w:rsidRDefault="00A20BBC">
            <w:pPr>
              <w:pStyle w:val="questions2"/>
            </w:pPr>
            <w:r w:rsidRPr="0037562D">
              <w:t>How satisfied are you with your standard of living?</w:t>
            </w:r>
          </w:p>
          <w:p w14:paraId="7F17D636" w14:textId="77777777" w:rsidR="00A20BBC" w:rsidRPr="0037562D" w:rsidRDefault="00A20BBC">
            <w:pPr>
              <w:pStyle w:val="responses"/>
            </w:pPr>
            <w:r w:rsidRPr="0037562D">
              <w:t>5 - Completely satisfied.</w:t>
            </w:r>
          </w:p>
          <w:p w14:paraId="5081D73E" w14:textId="77777777" w:rsidR="00A20BBC" w:rsidRPr="0037562D" w:rsidRDefault="00A20BBC">
            <w:pPr>
              <w:pStyle w:val="responses"/>
            </w:pPr>
            <w:r w:rsidRPr="0037562D">
              <w:t>4 - Somewhat satisfied.</w:t>
            </w:r>
          </w:p>
          <w:p w14:paraId="202B48A8" w14:textId="77777777" w:rsidR="00A20BBC" w:rsidRPr="0037562D" w:rsidRDefault="00A20BBC">
            <w:pPr>
              <w:pStyle w:val="responses"/>
            </w:pPr>
            <w:r w:rsidRPr="0037562D">
              <w:t>3 - Neutral.</w:t>
            </w:r>
          </w:p>
          <w:p w14:paraId="378F146C" w14:textId="77777777" w:rsidR="00A20BBC" w:rsidRPr="0037562D" w:rsidRDefault="00A20BBC">
            <w:pPr>
              <w:pStyle w:val="responses"/>
            </w:pPr>
            <w:r w:rsidRPr="0037562D">
              <w:t>2 - Somewhat dissatisfied.</w:t>
            </w:r>
          </w:p>
          <w:p w14:paraId="070F4057" w14:textId="77777777" w:rsidR="00A20BBC" w:rsidRPr="0037562D" w:rsidRDefault="00A20BBC">
            <w:pPr>
              <w:pStyle w:val="responses"/>
            </w:pPr>
            <w:r w:rsidRPr="0037562D">
              <w:t>1 - Completely dissatisfied.</w:t>
            </w:r>
          </w:p>
          <w:p w14:paraId="6F23F98F" w14:textId="77777777" w:rsidR="00A20BBC" w:rsidRPr="0037562D" w:rsidRDefault="00A20BBC">
            <w:pPr>
              <w:pStyle w:val="responses"/>
            </w:pPr>
            <w:r w:rsidRPr="0037562D">
              <w:t>0 - I don't know.</w:t>
            </w:r>
          </w:p>
        </w:tc>
      </w:tr>
      <w:tr w:rsidR="00A20BBC" w:rsidRPr="0037562D" w14:paraId="63518295" w14:textId="77777777">
        <w:tc>
          <w:tcPr>
            <w:tcW w:w="9350" w:type="dxa"/>
          </w:tcPr>
          <w:p w14:paraId="27AC5294" w14:textId="77777777" w:rsidR="00A20BBC" w:rsidRPr="0037562D" w:rsidRDefault="00A20BBC">
            <w:pPr>
              <w:pStyle w:val="questions2"/>
            </w:pPr>
            <w:r w:rsidRPr="0037562D">
              <w:t>How satisfied are you with your health?</w:t>
            </w:r>
          </w:p>
          <w:p w14:paraId="18E8BB5B" w14:textId="77777777" w:rsidR="00A20BBC" w:rsidRPr="0037562D" w:rsidRDefault="00A20BBC">
            <w:pPr>
              <w:pStyle w:val="responses"/>
            </w:pPr>
            <w:r w:rsidRPr="0037562D">
              <w:t>5 - Completely satisfied.</w:t>
            </w:r>
          </w:p>
          <w:p w14:paraId="33683F64" w14:textId="77777777" w:rsidR="00A20BBC" w:rsidRPr="0037562D" w:rsidRDefault="00A20BBC">
            <w:pPr>
              <w:pStyle w:val="responses"/>
            </w:pPr>
            <w:r w:rsidRPr="0037562D">
              <w:t>4 - Somewhat satisfied.</w:t>
            </w:r>
          </w:p>
          <w:p w14:paraId="4154B50C" w14:textId="77777777" w:rsidR="00A20BBC" w:rsidRPr="0037562D" w:rsidRDefault="00A20BBC">
            <w:pPr>
              <w:pStyle w:val="responses"/>
            </w:pPr>
            <w:r w:rsidRPr="0037562D">
              <w:t>3 - Neutral.</w:t>
            </w:r>
          </w:p>
          <w:p w14:paraId="69B25F67" w14:textId="77777777" w:rsidR="00A20BBC" w:rsidRPr="0037562D" w:rsidRDefault="00A20BBC">
            <w:pPr>
              <w:pStyle w:val="responses"/>
            </w:pPr>
            <w:r w:rsidRPr="0037562D">
              <w:t>2 - Somewhat dissatisfied.</w:t>
            </w:r>
          </w:p>
          <w:p w14:paraId="7B02EEA5" w14:textId="77777777" w:rsidR="00A20BBC" w:rsidRPr="0037562D" w:rsidRDefault="00A20BBC">
            <w:pPr>
              <w:pStyle w:val="responses"/>
            </w:pPr>
            <w:r w:rsidRPr="0037562D">
              <w:t>1 - Completely dissatisfied.</w:t>
            </w:r>
          </w:p>
          <w:p w14:paraId="3A8A364A" w14:textId="77777777" w:rsidR="00A20BBC" w:rsidRPr="0037562D" w:rsidRDefault="00A20BBC">
            <w:pPr>
              <w:pStyle w:val="responses"/>
            </w:pPr>
            <w:r w:rsidRPr="0037562D">
              <w:t>0 - I don't know.</w:t>
            </w:r>
          </w:p>
        </w:tc>
      </w:tr>
      <w:tr w:rsidR="00A20BBC" w:rsidRPr="0037562D" w14:paraId="4F493386" w14:textId="77777777">
        <w:tc>
          <w:tcPr>
            <w:tcW w:w="9350" w:type="dxa"/>
          </w:tcPr>
          <w:p w14:paraId="490B75D4" w14:textId="77777777" w:rsidR="00A20BBC" w:rsidRPr="0037562D" w:rsidRDefault="00A20BBC">
            <w:pPr>
              <w:pStyle w:val="questions2"/>
            </w:pPr>
            <w:r w:rsidRPr="0037562D">
              <w:lastRenderedPageBreak/>
              <w:t>How satisfied are you with what you are achieving in life?</w:t>
            </w:r>
          </w:p>
          <w:p w14:paraId="57B42ED7" w14:textId="77777777" w:rsidR="00A20BBC" w:rsidRPr="0037562D" w:rsidRDefault="00A20BBC">
            <w:pPr>
              <w:pStyle w:val="responses"/>
            </w:pPr>
            <w:r w:rsidRPr="0037562D">
              <w:t>5 - Completely satisfied.</w:t>
            </w:r>
          </w:p>
          <w:p w14:paraId="3675CC5E" w14:textId="77777777" w:rsidR="00A20BBC" w:rsidRPr="0037562D" w:rsidRDefault="00A20BBC">
            <w:pPr>
              <w:pStyle w:val="responses"/>
            </w:pPr>
            <w:r w:rsidRPr="0037562D">
              <w:t>4 - Somewhat satisfied.</w:t>
            </w:r>
          </w:p>
          <w:p w14:paraId="602DF8F4" w14:textId="77777777" w:rsidR="00A20BBC" w:rsidRPr="0037562D" w:rsidRDefault="00A20BBC">
            <w:pPr>
              <w:pStyle w:val="responses"/>
            </w:pPr>
            <w:r w:rsidRPr="0037562D">
              <w:t>3 - Neutral.</w:t>
            </w:r>
          </w:p>
          <w:p w14:paraId="5EB49B6E" w14:textId="77777777" w:rsidR="00A20BBC" w:rsidRPr="0037562D" w:rsidRDefault="00A20BBC">
            <w:pPr>
              <w:pStyle w:val="responses"/>
            </w:pPr>
            <w:r w:rsidRPr="0037562D">
              <w:t>2 - Somewhat dissatisfied.</w:t>
            </w:r>
          </w:p>
          <w:p w14:paraId="51BBAF4A" w14:textId="77777777" w:rsidR="00A20BBC" w:rsidRPr="0037562D" w:rsidRDefault="00A20BBC">
            <w:pPr>
              <w:pStyle w:val="responses"/>
            </w:pPr>
            <w:r w:rsidRPr="0037562D">
              <w:t>1 - Completely dissatisfied.</w:t>
            </w:r>
          </w:p>
          <w:p w14:paraId="28408C0A" w14:textId="77777777" w:rsidR="00A20BBC" w:rsidRPr="0037562D" w:rsidRDefault="00A20BBC">
            <w:pPr>
              <w:pStyle w:val="responses"/>
            </w:pPr>
            <w:r w:rsidRPr="0037562D">
              <w:t>0 - I don't know.</w:t>
            </w:r>
          </w:p>
        </w:tc>
      </w:tr>
      <w:tr w:rsidR="00A20BBC" w:rsidRPr="0037562D" w14:paraId="582176FB" w14:textId="77777777">
        <w:tc>
          <w:tcPr>
            <w:tcW w:w="9350" w:type="dxa"/>
          </w:tcPr>
          <w:p w14:paraId="464A77FE" w14:textId="77777777" w:rsidR="00A20BBC" w:rsidRPr="0037562D" w:rsidRDefault="00A20BBC">
            <w:pPr>
              <w:pStyle w:val="questions2"/>
            </w:pPr>
            <w:r w:rsidRPr="0037562D">
              <w:t>How satisfied are you with your personal relationships?</w:t>
            </w:r>
          </w:p>
          <w:p w14:paraId="31EA1CB9" w14:textId="77777777" w:rsidR="00A20BBC" w:rsidRPr="0037562D" w:rsidRDefault="00A20BBC">
            <w:pPr>
              <w:pStyle w:val="responses"/>
            </w:pPr>
            <w:r w:rsidRPr="0037562D">
              <w:t>5 - Completely satisfied.</w:t>
            </w:r>
          </w:p>
          <w:p w14:paraId="7D5CA9B0" w14:textId="77777777" w:rsidR="00A20BBC" w:rsidRPr="0037562D" w:rsidRDefault="00A20BBC">
            <w:pPr>
              <w:pStyle w:val="responses"/>
            </w:pPr>
            <w:r w:rsidRPr="0037562D">
              <w:t>4 - Somewhat satisfied.</w:t>
            </w:r>
          </w:p>
          <w:p w14:paraId="66E6C5E3" w14:textId="77777777" w:rsidR="00A20BBC" w:rsidRPr="0037562D" w:rsidRDefault="00A20BBC">
            <w:pPr>
              <w:pStyle w:val="responses"/>
            </w:pPr>
            <w:r w:rsidRPr="0037562D">
              <w:t>3 - Neutral.</w:t>
            </w:r>
          </w:p>
          <w:p w14:paraId="3E428688" w14:textId="77777777" w:rsidR="00A20BBC" w:rsidRPr="0037562D" w:rsidRDefault="00A20BBC">
            <w:pPr>
              <w:pStyle w:val="responses"/>
            </w:pPr>
            <w:r w:rsidRPr="0037562D">
              <w:t>2 - Somewhat dissatisfied.</w:t>
            </w:r>
          </w:p>
          <w:p w14:paraId="192FECEB" w14:textId="77777777" w:rsidR="00A20BBC" w:rsidRPr="0037562D" w:rsidRDefault="00A20BBC">
            <w:pPr>
              <w:pStyle w:val="responses"/>
            </w:pPr>
            <w:r w:rsidRPr="0037562D">
              <w:t>1 - Completely dissatisfied.</w:t>
            </w:r>
          </w:p>
          <w:p w14:paraId="5EA0C138" w14:textId="77777777" w:rsidR="00A20BBC" w:rsidRPr="0037562D" w:rsidRDefault="00A20BBC">
            <w:pPr>
              <w:pStyle w:val="responses"/>
            </w:pPr>
            <w:r w:rsidRPr="0037562D">
              <w:t>0 - I don't know.</w:t>
            </w:r>
          </w:p>
        </w:tc>
      </w:tr>
      <w:tr w:rsidR="00A20BBC" w:rsidRPr="0037562D" w14:paraId="10591152" w14:textId="77777777">
        <w:tc>
          <w:tcPr>
            <w:tcW w:w="9350" w:type="dxa"/>
          </w:tcPr>
          <w:p w14:paraId="16DE5BC5" w14:textId="77777777" w:rsidR="00A20BBC" w:rsidRPr="0037562D" w:rsidRDefault="00A20BBC">
            <w:pPr>
              <w:pStyle w:val="questions2"/>
            </w:pPr>
            <w:r w:rsidRPr="0037562D">
              <w:t>How satisfied are you with how safe you feel?</w:t>
            </w:r>
          </w:p>
          <w:p w14:paraId="6B734D36" w14:textId="77777777" w:rsidR="00A20BBC" w:rsidRPr="0037562D" w:rsidRDefault="00A20BBC">
            <w:pPr>
              <w:pStyle w:val="Hint"/>
            </w:pPr>
            <w:r w:rsidRPr="0037562D">
              <w:t>Hint: meaning physical safety.</w:t>
            </w:r>
          </w:p>
          <w:p w14:paraId="4165F6BF" w14:textId="77777777" w:rsidR="00A20BBC" w:rsidRPr="0037562D" w:rsidRDefault="00A20BBC">
            <w:pPr>
              <w:pStyle w:val="responses"/>
            </w:pPr>
            <w:r w:rsidRPr="0037562D">
              <w:t>5 - Completely satisfied.</w:t>
            </w:r>
          </w:p>
          <w:p w14:paraId="7FB7C70A" w14:textId="77777777" w:rsidR="00A20BBC" w:rsidRPr="0037562D" w:rsidRDefault="00A20BBC">
            <w:pPr>
              <w:pStyle w:val="responses"/>
            </w:pPr>
            <w:r w:rsidRPr="0037562D">
              <w:t>4 - Somewhat satisfied.</w:t>
            </w:r>
          </w:p>
          <w:p w14:paraId="485BB9AD" w14:textId="77777777" w:rsidR="00A20BBC" w:rsidRPr="0037562D" w:rsidRDefault="00A20BBC">
            <w:pPr>
              <w:pStyle w:val="responses"/>
            </w:pPr>
            <w:r w:rsidRPr="0037562D">
              <w:t>3 - Neutral.</w:t>
            </w:r>
          </w:p>
          <w:p w14:paraId="01EF032F" w14:textId="77777777" w:rsidR="00A20BBC" w:rsidRPr="0037562D" w:rsidRDefault="00A20BBC">
            <w:pPr>
              <w:pStyle w:val="responses"/>
            </w:pPr>
            <w:r w:rsidRPr="0037562D">
              <w:t>2 - Somewhat dissatisfied.</w:t>
            </w:r>
          </w:p>
          <w:p w14:paraId="4959D3AD" w14:textId="77777777" w:rsidR="00A20BBC" w:rsidRPr="0037562D" w:rsidRDefault="00A20BBC">
            <w:pPr>
              <w:pStyle w:val="responses"/>
            </w:pPr>
            <w:r w:rsidRPr="0037562D">
              <w:t>1 - Completely dissatisfied.</w:t>
            </w:r>
          </w:p>
          <w:p w14:paraId="161A7722" w14:textId="77777777" w:rsidR="00A20BBC" w:rsidRPr="0037562D" w:rsidRDefault="00A20BBC">
            <w:pPr>
              <w:pStyle w:val="responses"/>
            </w:pPr>
            <w:r w:rsidRPr="0037562D">
              <w:t>0 - I don't know.</w:t>
            </w:r>
          </w:p>
        </w:tc>
      </w:tr>
      <w:tr w:rsidR="00A20BBC" w:rsidRPr="0037562D" w14:paraId="2E3AC6A4" w14:textId="77777777">
        <w:tc>
          <w:tcPr>
            <w:tcW w:w="9350" w:type="dxa"/>
          </w:tcPr>
          <w:p w14:paraId="43FA3295" w14:textId="77777777" w:rsidR="00A20BBC" w:rsidRPr="0037562D" w:rsidRDefault="00A20BBC">
            <w:pPr>
              <w:pStyle w:val="questions2"/>
            </w:pPr>
            <w:r w:rsidRPr="0037562D">
              <w:t>How satisfied are you with feeling part of your community?</w:t>
            </w:r>
          </w:p>
          <w:p w14:paraId="70735604" w14:textId="77777777" w:rsidR="00A20BBC" w:rsidRPr="0037562D" w:rsidRDefault="00A20BBC">
            <w:pPr>
              <w:pStyle w:val="Hint"/>
            </w:pPr>
            <w:r w:rsidRPr="0037562D">
              <w:t>Hint: meaning feeling of inclusivity, or sense of belongingness.</w:t>
            </w:r>
          </w:p>
          <w:p w14:paraId="13B7DA22" w14:textId="77777777" w:rsidR="00A20BBC" w:rsidRPr="0037562D" w:rsidRDefault="00A20BBC">
            <w:pPr>
              <w:pStyle w:val="responses"/>
            </w:pPr>
            <w:r w:rsidRPr="0037562D">
              <w:t>5 - Completely satisfied.</w:t>
            </w:r>
          </w:p>
          <w:p w14:paraId="0F37F570" w14:textId="77777777" w:rsidR="00A20BBC" w:rsidRPr="0037562D" w:rsidRDefault="00A20BBC">
            <w:pPr>
              <w:pStyle w:val="responses"/>
            </w:pPr>
            <w:r w:rsidRPr="0037562D">
              <w:t>4 - Somewhat satisfied.</w:t>
            </w:r>
          </w:p>
          <w:p w14:paraId="70CF8E2B" w14:textId="77777777" w:rsidR="00A20BBC" w:rsidRPr="0037562D" w:rsidRDefault="00A20BBC">
            <w:pPr>
              <w:pStyle w:val="responses"/>
            </w:pPr>
            <w:r w:rsidRPr="0037562D">
              <w:t>3 - Neutral.</w:t>
            </w:r>
          </w:p>
          <w:p w14:paraId="658E0892" w14:textId="77777777" w:rsidR="00A20BBC" w:rsidRPr="0037562D" w:rsidRDefault="00A20BBC">
            <w:pPr>
              <w:pStyle w:val="responses"/>
            </w:pPr>
            <w:r w:rsidRPr="0037562D">
              <w:t>2 - Somewhat dissatisfied.</w:t>
            </w:r>
          </w:p>
          <w:p w14:paraId="14EBBA1C" w14:textId="77777777" w:rsidR="00A20BBC" w:rsidRPr="0037562D" w:rsidRDefault="00A20BBC">
            <w:pPr>
              <w:pStyle w:val="responses"/>
            </w:pPr>
            <w:r w:rsidRPr="0037562D">
              <w:t>1 - Completely dissatisfied.</w:t>
            </w:r>
          </w:p>
          <w:p w14:paraId="324F7B52" w14:textId="77777777" w:rsidR="00A20BBC" w:rsidRPr="0037562D" w:rsidRDefault="00A20BBC">
            <w:pPr>
              <w:pStyle w:val="responses"/>
            </w:pPr>
            <w:r w:rsidRPr="0037562D">
              <w:t>0 - I don't know.</w:t>
            </w:r>
          </w:p>
        </w:tc>
      </w:tr>
      <w:tr w:rsidR="00A20BBC" w:rsidRPr="0037562D" w14:paraId="21AA7407" w14:textId="77777777">
        <w:tc>
          <w:tcPr>
            <w:tcW w:w="9350" w:type="dxa"/>
          </w:tcPr>
          <w:p w14:paraId="1FE350DB" w14:textId="77777777" w:rsidR="00A20BBC" w:rsidRPr="0037562D" w:rsidRDefault="00A20BBC">
            <w:pPr>
              <w:pStyle w:val="questions2"/>
            </w:pPr>
            <w:r w:rsidRPr="0037562D">
              <w:t>How satisfied are you with your economic security?</w:t>
            </w:r>
          </w:p>
          <w:p w14:paraId="6EA19BC6" w14:textId="77777777" w:rsidR="00A20BBC" w:rsidRPr="0037562D" w:rsidRDefault="00A20BBC">
            <w:pPr>
              <w:pStyle w:val="responses"/>
            </w:pPr>
            <w:r w:rsidRPr="0037562D">
              <w:t>5 - Completely satisfied.</w:t>
            </w:r>
          </w:p>
          <w:p w14:paraId="48E2004D" w14:textId="77777777" w:rsidR="00A20BBC" w:rsidRPr="0037562D" w:rsidRDefault="00A20BBC">
            <w:pPr>
              <w:pStyle w:val="responses"/>
            </w:pPr>
            <w:r w:rsidRPr="0037562D">
              <w:t>4 - Somewhat satisfied.</w:t>
            </w:r>
          </w:p>
          <w:p w14:paraId="2132701A" w14:textId="77777777" w:rsidR="00A20BBC" w:rsidRPr="0037562D" w:rsidRDefault="00A20BBC">
            <w:pPr>
              <w:pStyle w:val="responses"/>
            </w:pPr>
            <w:r w:rsidRPr="0037562D">
              <w:t>3 - Neutral.</w:t>
            </w:r>
          </w:p>
          <w:p w14:paraId="27035F07" w14:textId="77777777" w:rsidR="00A20BBC" w:rsidRPr="0037562D" w:rsidRDefault="00A20BBC">
            <w:pPr>
              <w:pStyle w:val="responses"/>
            </w:pPr>
            <w:r w:rsidRPr="0037562D">
              <w:t>2 - Somewhat dissatisfied.</w:t>
            </w:r>
          </w:p>
          <w:p w14:paraId="47615141" w14:textId="77777777" w:rsidR="00A20BBC" w:rsidRPr="0037562D" w:rsidRDefault="00A20BBC">
            <w:pPr>
              <w:pStyle w:val="responses"/>
            </w:pPr>
            <w:r w:rsidRPr="0037562D">
              <w:t>1 - Completely dissatisfied.</w:t>
            </w:r>
          </w:p>
          <w:p w14:paraId="7B770FEA" w14:textId="77777777" w:rsidR="00A20BBC" w:rsidRPr="0037562D" w:rsidRDefault="00A20BBC">
            <w:pPr>
              <w:pStyle w:val="responses"/>
            </w:pPr>
            <w:r w:rsidRPr="0037562D">
              <w:t>0 - I don't know.</w:t>
            </w:r>
          </w:p>
        </w:tc>
      </w:tr>
      <w:tr w:rsidR="00A20BBC" w:rsidRPr="0037562D" w14:paraId="374942FA" w14:textId="77777777">
        <w:tc>
          <w:tcPr>
            <w:tcW w:w="9350" w:type="dxa"/>
          </w:tcPr>
          <w:p w14:paraId="2331F94D" w14:textId="77777777" w:rsidR="00A20BBC" w:rsidRPr="0037562D" w:rsidRDefault="00A20BBC">
            <w:pPr>
              <w:pStyle w:val="questions2"/>
            </w:pPr>
            <w:r w:rsidRPr="0037562D">
              <w:t>How satisfied are you with your nutritional security?</w:t>
            </w:r>
          </w:p>
          <w:p w14:paraId="4F35C0C2" w14:textId="77777777" w:rsidR="00A20BBC" w:rsidRPr="0037562D" w:rsidRDefault="00A20BBC">
            <w:pPr>
              <w:pStyle w:val="responses"/>
            </w:pPr>
            <w:r w:rsidRPr="0037562D">
              <w:t>5 - Completely satisfied.</w:t>
            </w:r>
          </w:p>
          <w:p w14:paraId="5C30BEBF" w14:textId="77777777" w:rsidR="00A20BBC" w:rsidRPr="0037562D" w:rsidRDefault="00A20BBC">
            <w:pPr>
              <w:pStyle w:val="responses"/>
            </w:pPr>
            <w:r w:rsidRPr="0037562D">
              <w:lastRenderedPageBreak/>
              <w:t>4 - Somewhat satisfied.</w:t>
            </w:r>
          </w:p>
          <w:p w14:paraId="55129148" w14:textId="77777777" w:rsidR="00A20BBC" w:rsidRPr="0037562D" w:rsidRDefault="00A20BBC">
            <w:pPr>
              <w:pStyle w:val="responses"/>
            </w:pPr>
            <w:r w:rsidRPr="0037562D">
              <w:t>3 - Neutral.</w:t>
            </w:r>
          </w:p>
          <w:p w14:paraId="445C6693" w14:textId="77777777" w:rsidR="00A20BBC" w:rsidRPr="0037562D" w:rsidRDefault="00A20BBC">
            <w:pPr>
              <w:pStyle w:val="responses"/>
            </w:pPr>
            <w:r w:rsidRPr="0037562D">
              <w:t>2 - Somewhat dissatisfied.</w:t>
            </w:r>
          </w:p>
          <w:p w14:paraId="27D7F311" w14:textId="77777777" w:rsidR="00A20BBC" w:rsidRPr="0037562D" w:rsidRDefault="00A20BBC">
            <w:pPr>
              <w:pStyle w:val="responses"/>
            </w:pPr>
            <w:r w:rsidRPr="0037562D">
              <w:t>1 - Completely dissatisfied.</w:t>
            </w:r>
          </w:p>
          <w:p w14:paraId="2294889A" w14:textId="77777777" w:rsidR="00A20BBC" w:rsidRPr="0037562D" w:rsidRDefault="00A20BBC">
            <w:pPr>
              <w:pStyle w:val="responses"/>
            </w:pPr>
            <w:r w:rsidRPr="0037562D">
              <w:t>0 - I don't know.</w:t>
            </w:r>
          </w:p>
        </w:tc>
      </w:tr>
      <w:tr w:rsidR="00A20BBC" w:rsidRPr="0037562D" w14:paraId="5A570094" w14:textId="77777777">
        <w:tc>
          <w:tcPr>
            <w:tcW w:w="9350" w:type="dxa"/>
          </w:tcPr>
          <w:p w14:paraId="109B5228" w14:textId="77777777" w:rsidR="00A20BBC" w:rsidRPr="0037562D" w:rsidRDefault="00A20BBC">
            <w:pPr>
              <w:pStyle w:val="questions2"/>
            </w:pPr>
            <w:r w:rsidRPr="0037562D">
              <w:lastRenderedPageBreak/>
              <w:t>How satisfied are you with the amount of time you have to do the things that you like doing?</w:t>
            </w:r>
          </w:p>
          <w:p w14:paraId="31AB7A23" w14:textId="77777777" w:rsidR="00A20BBC" w:rsidRPr="0037562D" w:rsidRDefault="00A20BBC">
            <w:pPr>
              <w:pStyle w:val="responses"/>
            </w:pPr>
            <w:r w:rsidRPr="0037562D">
              <w:t>5 - Completely satisfied.</w:t>
            </w:r>
          </w:p>
          <w:p w14:paraId="1A794DA2" w14:textId="77777777" w:rsidR="00A20BBC" w:rsidRPr="0037562D" w:rsidRDefault="00A20BBC">
            <w:pPr>
              <w:pStyle w:val="responses"/>
            </w:pPr>
            <w:r w:rsidRPr="0037562D">
              <w:t>4 - Somewhat satisfied.</w:t>
            </w:r>
          </w:p>
          <w:p w14:paraId="3AA40D2E" w14:textId="77777777" w:rsidR="00A20BBC" w:rsidRPr="0037562D" w:rsidRDefault="00A20BBC">
            <w:pPr>
              <w:pStyle w:val="responses"/>
            </w:pPr>
            <w:r w:rsidRPr="0037562D">
              <w:t>3 - Neutral.</w:t>
            </w:r>
          </w:p>
          <w:p w14:paraId="429A6292" w14:textId="77777777" w:rsidR="00A20BBC" w:rsidRPr="0037562D" w:rsidRDefault="00A20BBC">
            <w:pPr>
              <w:pStyle w:val="responses"/>
            </w:pPr>
            <w:r w:rsidRPr="0037562D">
              <w:t>2 - Somewhat dissatisfied.</w:t>
            </w:r>
          </w:p>
          <w:p w14:paraId="37C4521B" w14:textId="77777777" w:rsidR="00A20BBC" w:rsidRPr="0037562D" w:rsidRDefault="00A20BBC">
            <w:pPr>
              <w:pStyle w:val="responses"/>
            </w:pPr>
            <w:r w:rsidRPr="0037562D">
              <w:t>1 - Completely dissatisfied.</w:t>
            </w:r>
          </w:p>
          <w:p w14:paraId="018EB233" w14:textId="77777777" w:rsidR="00A20BBC" w:rsidRPr="0037562D" w:rsidRDefault="00A20BBC">
            <w:pPr>
              <w:pStyle w:val="responses"/>
            </w:pPr>
            <w:r w:rsidRPr="0037562D">
              <w:t>0 - I don't know.</w:t>
            </w:r>
          </w:p>
        </w:tc>
      </w:tr>
      <w:tr w:rsidR="00A20BBC" w:rsidRPr="0037562D" w14:paraId="76A41370" w14:textId="77777777">
        <w:tc>
          <w:tcPr>
            <w:tcW w:w="9350" w:type="dxa"/>
          </w:tcPr>
          <w:p w14:paraId="56BE147E" w14:textId="77777777" w:rsidR="00A20BBC" w:rsidRPr="0037562D" w:rsidRDefault="00A20BBC">
            <w:pPr>
              <w:pStyle w:val="questions2"/>
            </w:pPr>
            <w:r w:rsidRPr="0037562D">
              <w:t>How satisfied are you with the quality of your local environment?</w:t>
            </w:r>
          </w:p>
          <w:p w14:paraId="55250C33" w14:textId="77777777" w:rsidR="00A20BBC" w:rsidRPr="0037562D" w:rsidRDefault="00A20BBC">
            <w:pPr>
              <w:pStyle w:val="Hint"/>
              <w:rPr>
                <w:b/>
              </w:rPr>
            </w:pPr>
            <w:r w:rsidRPr="0037562D">
              <w:t>Hint: e.g. is the area free from pollution including water, air, industrial, or litter pollution?</w:t>
            </w:r>
          </w:p>
          <w:p w14:paraId="0951E5FC" w14:textId="77777777" w:rsidR="00A20BBC" w:rsidRPr="0037562D" w:rsidRDefault="00A20BBC">
            <w:pPr>
              <w:pStyle w:val="responses"/>
            </w:pPr>
            <w:r w:rsidRPr="0037562D">
              <w:t>5 - Completely satisfied.</w:t>
            </w:r>
          </w:p>
          <w:p w14:paraId="25F0A5C7" w14:textId="77777777" w:rsidR="00A20BBC" w:rsidRPr="0037562D" w:rsidRDefault="00A20BBC">
            <w:pPr>
              <w:pStyle w:val="responses"/>
            </w:pPr>
            <w:r w:rsidRPr="0037562D">
              <w:t>4 - Somewhat satisfied.</w:t>
            </w:r>
          </w:p>
          <w:p w14:paraId="1C1483BC" w14:textId="77777777" w:rsidR="00A20BBC" w:rsidRPr="0037562D" w:rsidRDefault="00A20BBC">
            <w:pPr>
              <w:pStyle w:val="responses"/>
            </w:pPr>
            <w:r w:rsidRPr="0037562D">
              <w:t>3 - Neutral.</w:t>
            </w:r>
          </w:p>
          <w:p w14:paraId="5A0E7EDD" w14:textId="77777777" w:rsidR="00A20BBC" w:rsidRPr="0037562D" w:rsidRDefault="00A20BBC">
            <w:pPr>
              <w:pStyle w:val="responses"/>
            </w:pPr>
            <w:r w:rsidRPr="0037562D">
              <w:t>2 - Somewhat dissatisfied.</w:t>
            </w:r>
          </w:p>
          <w:p w14:paraId="7925CDA2" w14:textId="77777777" w:rsidR="00A20BBC" w:rsidRPr="0037562D" w:rsidRDefault="00A20BBC">
            <w:pPr>
              <w:pStyle w:val="responses"/>
            </w:pPr>
            <w:r w:rsidRPr="0037562D">
              <w:t>1 - Completely dissatisfied.</w:t>
            </w:r>
          </w:p>
          <w:p w14:paraId="3A4EA887" w14:textId="77777777" w:rsidR="00A20BBC" w:rsidRPr="0037562D" w:rsidRDefault="00A20BBC">
            <w:pPr>
              <w:pStyle w:val="responses"/>
            </w:pPr>
            <w:r w:rsidRPr="0037562D">
              <w:t>0 - I don't know.</w:t>
            </w:r>
          </w:p>
        </w:tc>
      </w:tr>
      <w:tr w:rsidR="00A20BBC" w:rsidRPr="0037562D" w14:paraId="6E788407" w14:textId="77777777">
        <w:tc>
          <w:tcPr>
            <w:tcW w:w="9350" w:type="dxa"/>
          </w:tcPr>
          <w:p w14:paraId="0F8AAC12" w14:textId="77777777" w:rsidR="00A20BBC" w:rsidRPr="0037562D" w:rsidRDefault="00A20BBC">
            <w:pPr>
              <w:pStyle w:val="questions2"/>
            </w:pPr>
            <w:r w:rsidRPr="0037562D">
              <w:t>How satisfied are you with your occupation?</w:t>
            </w:r>
          </w:p>
          <w:p w14:paraId="55F7F618" w14:textId="77777777" w:rsidR="00A20BBC" w:rsidRPr="0037562D" w:rsidRDefault="00A20BBC">
            <w:pPr>
              <w:pStyle w:val="responses"/>
            </w:pPr>
            <w:r w:rsidRPr="0037562D">
              <w:t>5 - Completely satisfied.</w:t>
            </w:r>
          </w:p>
          <w:p w14:paraId="24A8E278" w14:textId="77777777" w:rsidR="00A20BBC" w:rsidRPr="0037562D" w:rsidRDefault="00A20BBC">
            <w:pPr>
              <w:pStyle w:val="responses"/>
            </w:pPr>
            <w:r w:rsidRPr="0037562D">
              <w:t>4 - Somewhat satisfied.</w:t>
            </w:r>
          </w:p>
          <w:p w14:paraId="7E04D0B5" w14:textId="77777777" w:rsidR="00A20BBC" w:rsidRPr="0037562D" w:rsidRDefault="00A20BBC">
            <w:pPr>
              <w:pStyle w:val="responses"/>
            </w:pPr>
            <w:r w:rsidRPr="0037562D">
              <w:t>3 - Neutral.</w:t>
            </w:r>
          </w:p>
          <w:p w14:paraId="19C7BC06" w14:textId="77777777" w:rsidR="00A20BBC" w:rsidRPr="0037562D" w:rsidRDefault="00A20BBC">
            <w:pPr>
              <w:pStyle w:val="responses"/>
            </w:pPr>
            <w:r w:rsidRPr="0037562D">
              <w:t>2 - Somewhat dissatisfied.</w:t>
            </w:r>
          </w:p>
          <w:p w14:paraId="1E84E6DB" w14:textId="77777777" w:rsidR="00A20BBC" w:rsidRPr="0037562D" w:rsidRDefault="00A20BBC">
            <w:pPr>
              <w:pStyle w:val="responses"/>
            </w:pPr>
            <w:r w:rsidRPr="0037562D">
              <w:t>1 - Completely dissatisfied.</w:t>
            </w:r>
          </w:p>
          <w:p w14:paraId="6B992DA2" w14:textId="77777777" w:rsidR="00A20BBC" w:rsidRPr="0037562D" w:rsidRDefault="00A20BBC">
            <w:pPr>
              <w:pStyle w:val="responses"/>
            </w:pPr>
            <w:r w:rsidRPr="0037562D">
              <w:t>0 - I don't know.</w:t>
            </w:r>
          </w:p>
        </w:tc>
      </w:tr>
    </w:tbl>
    <w:p w14:paraId="49766F02" w14:textId="77777777" w:rsidR="009F3935" w:rsidRPr="0037562D" w:rsidRDefault="009F3935">
      <w:pPr>
        <w:rPr>
          <w:rFonts w:eastAsiaTheme="majorEastAsia" w:cstheme="majorBidi"/>
          <w:color w:val="0F4761" w:themeColor="accent1" w:themeShade="BF"/>
          <w:sz w:val="28"/>
          <w:szCs w:val="28"/>
        </w:rPr>
      </w:pPr>
      <w:r w:rsidRPr="0037562D">
        <w:br w:type="page"/>
      </w:r>
    </w:p>
    <w:p w14:paraId="0B885AA0" w14:textId="0DC27450" w:rsidR="009F3935" w:rsidRPr="0037562D" w:rsidRDefault="009F3935" w:rsidP="00170E5D">
      <w:pPr>
        <w:pStyle w:val="Heading1nonumber"/>
      </w:pPr>
      <w:bookmarkStart w:id="280" w:name="_Ref166672472"/>
      <w:bookmarkStart w:id="281" w:name="_Toc166680185"/>
      <w:bookmarkStart w:id="282" w:name="_Toc213065223"/>
      <w:bookmarkEnd w:id="278"/>
      <w:r w:rsidRPr="0037562D">
        <w:lastRenderedPageBreak/>
        <w:t xml:space="preserve">Appendix </w:t>
      </w:r>
      <w:r w:rsidR="00992B13">
        <w:t>2</w:t>
      </w:r>
      <w:r w:rsidRPr="0037562D">
        <w:t xml:space="preserve">. </w:t>
      </w:r>
      <w:r w:rsidR="00AD1FAC" w:rsidRPr="0037562D">
        <w:t xml:space="preserve">Farm-household level </w:t>
      </w:r>
      <w:r w:rsidRPr="0037562D">
        <w:t>HOLPA field survey</w:t>
      </w:r>
      <w:bookmarkEnd w:id="280"/>
      <w:bookmarkEnd w:id="281"/>
      <w:bookmarkEnd w:id="282"/>
      <w:r w:rsidRPr="0037562D">
        <w:t xml:space="preserve"> </w:t>
      </w:r>
    </w:p>
    <w:p w14:paraId="08A869CC" w14:textId="77777777" w:rsidR="00B70635" w:rsidRPr="0037562D" w:rsidRDefault="00B70635" w:rsidP="00B70635">
      <w:pPr>
        <w:pStyle w:val="Questions"/>
      </w:pPr>
      <w:r w:rsidRPr="0037562D">
        <w:t>What types of data will you collect?</w:t>
      </w:r>
    </w:p>
    <w:p w14:paraId="3FEF6B43" w14:textId="77777777" w:rsidR="00B70635" w:rsidRPr="0037562D" w:rsidRDefault="00B70635" w:rsidP="00B70635">
      <w:pPr>
        <w:pStyle w:val="responses"/>
        <w:ind w:left="720" w:hanging="360"/>
      </w:pPr>
      <w:r w:rsidRPr="0037562D">
        <w:t>Collect data on soil health from SOIL SAMPLES (SOC) and on biodiversity and crop health from visual inspection (30-60 mins) - recommended response</w:t>
      </w:r>
    </w:p>
    <w:p w14:paraId="5EF2AD00" w14:textId="77777777" w:rsidR="00B70635" w:rsidRPr="0037562D" w:rsidRDefault="00B70635" w:rsidP="00B70635">
      <w:pPr>
        <w:pStyle w:val="responses"/>
        <w:ind w:left="720" w:hanging="360"/>
      </w:pPr>
      <w:r w:rsidRPr="0037562D">
        <w:t>Collect data on soil health using PARTICIPATORY METHODS (SOCLA) and on biodiversity and crop health from visual inspection (30-60 mins)</w:t>
      </w:r>
    </w:p>
    <w:p w14:paraId="1EE3B3AA" w14:textId="77777777" w:rsidR="00B70635" w:rsidRPr="0037562D" w:rsidRDefault="00B70635" w:rsidP="00B70635">
      <w:pPr>
        <w:pStyle w:val="responses"/>
        <w:ind w:left="720" w:hanging="360"/>
      </w:pPr>
      <w:r w:rsidRPr="0037562D">
        <w:t>Collect data on soil health from soil samples AND participatory methods (SOC and SOCLA) and on biodiversity and crop health from visual inspection (60+ mins)</w:t>
      </w:r>
    </w:p>
    <w:p w14:paraId="2070525B" w14:textId="77777777" w:rsidR="00B70635" w:rsidRPr="0037562D" w:rsidRDefault="00B70635" w:rsidP="00B70635">
      <w:pPr>
        <w:jc w:val="center"/>
      </w:pPr>
      <w:r w:rsidRPr="00196D24">
        <w:rPr>
          <w:noProof/>
          <w:color w:val="2B579A"/>
          <w:shd w:val="clear" w:color="auto" w:fill="E6E6E6"/>
        </w:rPr>
        <w:drawing>
          <wp:inline distT="0" distB="0" distL="0" distR="0" wp14:anchorId="7563CABA" wp14:editId="1065345D">
            <wp:extent cx="5741004" cy="1949549"/>
            <wp:effectExtent l="0" t="0" r="0" b="0"/>
            <wp:docPr id="1039419804" name="Picture 1039419804" descr="A diagram of a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19804" name="Picture 1039419804" descr="A diagram of a sit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741004" cy="1949549"/>
                    </a:xfrm>
                    <a:prstGeom prst="rect">
                      <a:avLst/>
                    </a:prstGeom>
                  </pic:spPr>
                </pic:pic>
              </a:graphicData>
            </a:graphic>
          </wp:inline>
        </w:drawing>
      </w:r>
    </w:p>
    <w:p w14:paraId="10143F7C" w14:textId="0221BBFF" w:rsidR="00B70635" w:rsidRPr="0037562D" w:rsidRDefault="00B70635" w:rsidP="008F11EB">
      <w:pPr>
        <w:pStyle w:val="Heading3"/>
      </w:pPr>
      <w:bookmarkStart w:id="283" w:name="_Toc146024572"/>
      <w:bookmarkStart w:id="284" w:name="_Toc166680186"/>
      <w:r w:rsidRPr="0037562D">
        <w:t>Site 1</w:t>
      </w:r>
      <w:bookmarkEnd w:id="283"/>
      <w:bookmarkEnd w:id="284"/>
    </w:p>
    <w:p w14:paraId="73D42407" w14:textId="001F8F2E" w:rsidR="00B70635" w:rsidRPr="0037562D" w:rsidRDefault="00B70635" w:rsidP="00D13725">
      <w:pPr>
        <w:pStyle w:val="Heading4"/>
      </w:pPr>
      <w:bookmarkStart w:id="285" w:name="_Toc146024573"/>
      <w:bookmarkStart w:id="286" w:name="_Toc166680187"/>
      <w:r w:rsidRPr="0037562D">
        <w:t>Biodiversity</w:t>
      </w:r>
      <w:bookmarkEnd w:id="285"/>
      <w:bookmarkEnd w:id="286"/>
    </w:p>
    <w:p w14:paraId="2C771249" w14:textId="77777777" w:rsidR="00B70635" w:rsidRPr="0037562D" w:rsidRDefault="00B70635" w:rsidP="38A640D1">
      <w:r w:rsidRPr="0037562D">
        <w:t>Now you will collect data on tree diversity, landscape complexity, soil and crop health, from three locations on the farm, with the first close to buildings, the second surrounded by farmland, and the third close to natural vegetation, ideally. If you have an app that can record bird sounds, you can also collect data on bird diversity.</w:t>
      </w:r>
    </w:p>
    <w:p w14:paraId="6F054A2A" w14:textId="77777777" w:rsidR="00B70635" w:rsidRPr="0037562D" w:rsidRDefault="00B70635" w:rsidP="38A640D1">
      <w:r w:rsidRPr="0037562D">
        <w:t>First, walk to a single point on the farmland (land actively used for crop or livestock production) that is near to the homestead or other houses/buildings. If the farm-household plots are dispersed, walk to the edge of the closest, accessible plot. Delineate a 10 x 10 meter square area with the centre of the square corresponding to the location you are standing.</w:t>
      </w:r>
    </w:p>
    <w:p w14:paraId="38FB30AF" w14:textId="77777777" w:rsidR="00B70635" w:rsidRPr="0037562D" w:rsidRDefault="00B70635" w:rsidP="00B70635">
      <w:pPr>
        <w:pStyle w:val="Questions"/>
        <w:rPr>
          <w:b w:val="0"/>
        </w:rPr>
      </w:pPr>
      <w:r w:rsidRPr="0037562D">
        <w:rPr>
          <w:b w:val="0"/>
        </w:rPr>
        <w:t>Take a GPS point of the location</w:t>
      </w:r>
    </w:p>
    <w:p w14:paraId="17877421" w14:textId="77777777" w:rsidR="00B70635" w:rsidRPr="0037562D" w:rsidRDefault="00B70635" w:rsidP="38A640D1">
      <w:r w:rsidRPr="0037562D">
        <w:t>If you have i-bird or another app for identifying birds from birdsong, activate the bird detection audio recording now</w:t>
      </w:r>
    </w:p>
    <w:p w14:paraId="427EE590" w14:textId="77777777" w:rsidR="00B70635" w:rsidRPr="0037562D" w:rsidRDefault="00B70635" w:rsidP="38A640D1">
      <w:r w:rsidRPr="0037562D">
        <w:t>Turn in a 360 degree circle, observing all trees and natural or semi-natural vegetation that are inside an approximately 10 x 10 meter square area with the centre of the square corresponding to the location you are standing.</w:t>
      </w:r>
    </w:p>
    <w:p w14:paraId="19399B68" w14:textId="77777777" w:rsidR="00B70635" w:rsidRPr="00C64111" w:rsidRDefault="00B70635" w:rsidP="00B70635">
      <w:pPr>
        <w:pStyle w:val="Questions"/>
        <w:rPr>
          <w:b w:val="0"/>
        </w:rPr>
      </w:pPr>
      <w:r w:rsidRPr="00C64111">
        <w:rPr>
          <w:b w:val="0"/>
        </w:rPr>
        <w:t>Total number of trees observed</w:t>
      </w:r>
    </w:p>
    <w:p w14:paraId="520BB34E" w14:textId="77777777" w:rsidR="00B70635" w:rsidRPr="0037562D" w:rsidRDefault="00B70635" w:rsidP="00B70635">
      <w:pPr>
        <w:pStyle w:val="Questions"/>
        <w:rPr>
          <w:b w:val="0"/>
        </w:rPr>
      </w:pPr>
      <w:r w:rsidRPr="0037562D">
        <w:rPr>
          <w:b w:val="0"/>
        </w:rPr>
        <w:t>Number of different tree species observed</w:t>
      </w:r>
    </w:p>
    <w:p w14:paraId="25EA9EF7" w14:textId="77777777" w:rsidR="00B70635" w:rsidRPr="0037562D" w:rsidRDefault="00B70635" w:rsidP="00B70635">
      <w:pPr>
        <w:pStyle w:val="Questions"/>
        <w:rPr>
          <w:b w:val="0"/>
        </w:rPr>
      </w:pPr>
      <w:r w:rsidRPr="0037562D">
        <w:rPr>
          <w:b w:val="0"/>
        </w:rPr>
        <w:lastRenderedPageBreak/>
        <w:t>Number of native tree species</w:t>
      </w:r>
    </w:p>
    <w:p w14:paraId="34E12539" w14:textId="77777777" w:rsidR="00B70635" w:rsidRPr="0037562D" w:rsidRDefault="00B70635" w:rsidP="00B70635">
      <w:pPr>
        <w:pStyle w:val="Questions"/>
        <w:rPr>
          <w:b w:val="0"/>
        </w:rPr>
      </w:pPr>
      <w:r w:rsidRPr="0037562D">
        <w:rPr>
          <w:b w:val="0"/>
        </w:rPr>
        <w:t>Number of trees with a diameter at breast height greater than 10 cm</w:t>
      </w:r>
    </w:p>
    <w:p w14:paraId="3C5DDE17" w14:textId="77777777" w:rsidR="00B70635" w:rsidRPr="0037562D" w:rsidRDefault="00B70635" w:rsidP="00B70635">
      <w:pPr>
        <w:pStyle w:val="Questions"/>
        <w:rPr>
          <w:b w:val="0"/>
        </w:rPr>
      </w:pPr>
      <w:r w:rsidRPr="0037562D">
        <w:rPr>
          <w:b w:val="0"/>
        </w:rPr>
        <w:t>Number of mature trees, defined loosely as those with a height &gt;10m or diameter at breast height &gt;50cm</w:t>
      </w:r>
    </w:p>
    <w:p w14:paraId="781DDEC9" w14:textId="77777777" w:rsidR="00B70635" w:rsidRPr="0037562D" w:rsidRDefault="00B70635" w:rsidP="00B70635">
      <w:pPr>
        <w:pStyle w:val="Questions"/>
        <w:rPr>
          <w:b w:val="0"/>
        </w:rPr>
      </w:pPr>
      <w:r w:rsidRPr="0037562D">
        <w:rPr>
          <w:b w:val="0"/>
        </w:rPr>
        <w:t>Spatial arrangement of the trees</w:t>
      </w:r>
    </w:p>
    <w:p w14:paraId="2CF8BB55" w14:textId="77777777" w:rsidR="00B70635" w:rsidRPr="0037562D" w:rsidRDefault="00B70635" w:rsidP="00B70635">
      <w:pPr>
        <w:pStyle w:val="responses"/>
        <w:ind w:left="2880" w:hanging="360"/>
      </w:pPr>
      <w:r w:rsidRPr="0037562D">
        <w:t>Trees are arranged in straight rows</w:t>
      </w:r>
    </w:p>
    <w:p w14:paraId="5D377E86" w14:textId="77777777" w:rsidR="00B70635" w:rsidRPr="0037562D" w:rsidRDefault="00B70635" w:rsidP="00B70635">
      <w:pPr>
        <w:pStyle w:val="responses"/>
        <w:ind w:left="2880" w:hanging="360"/>
      </w:pPr>
      <w:r w:rsidRPr="0037562D">
        <w:t>Trees are scattered around the plot</w:t>
      </w:r>
    </w:p>
    <w:p w14:paraId="34FDC1EF" w14:textId="77777777" w:rsidR="00B70635" w:rsidRPr="0037562D" w:rsidRDefault="00B70635" w:rsidP="00B70635">
      <w:pPr>
        <w:pStyle w:val="responses"/>
        <w:ind w:left="2880" w:hanging="360"/>
      </w:pPr>
      <w:r w:rsidRPr="0037562D">
        <w:t>Trees are clustered mainly or entirely in one part of the plot</w:t>
      </w:r>
    </w:p>
    <w:p w14:paraId="0605ACD8" w14:textId="77777777" w:rsidR="00B70635" w:rsidRPr="00C64111" w:rsidRDefault="00B70635" w:rsidP="00B70635">
      <w:pPr>
        <w:pStyle w:val="responses"/>
        <w:ind w:left="2880" w:hanging="360"/>
      </w:pPr>
      <w:r w:rsidRPr="00C64111">
        <w:t>There are no trees</w:t>
      </w:r>
    </w:p>
    <w:p w14:paraId="22C484BB" w14:textId="77777777" w:rsidR="00B70635" w:rsidRPr="0037562D" w:rsidRDefault="00B70635" w:rsidP="00B70635">
      <w:pPr>
        <w:pStyle w:val="Questions"/>
        <w:rPr>
          <w:b w:val="0"/>
        </w:rPr>
      </w:pPr>
      <w:r w:rsidRPr="0037562D">
        <w:rPr>
          <w:b w:val="0"/>
        </w:rPr>
        <w:t>Select all the natural or semi-natural vegetation features that you can see inside the 10 x 10 m sample plot</w:t>
      </w:r>
    </w:p>
    <w:p w14:paraId="6824BE7E" w14:textId="77777777" w:rsidR="00B70635" w:rsidRPr="0037562D" w:rsidRDefault="00B70635" w:rsidP="00B70635">
      <w:pPr>
        <w:pStyle w:val="responses"/>
        <w:ind w:left="2880" w:hanging="360"/>
      </w:pPr>
      <w:r w:rsidRPr="0037562D">
        <w:t>Hedgerows/Live fences</w:t>
      </w:r>
    </w:p>
    <w:p w14:paraId="64ACC954" w14:textId="77777777" w:rsidR="00B70635" w:rsidRPr="0037562D" w:rsidRDefault="00B70635" w:rsidP="00B70635">
      <w:pPr>
        <w:pStyle w:val="responses"/>
        <w:ind w:left="2880" w:hanging="360"/>
      </w:pPr>
      <w:r w:rsidRPr="0037562D">
        <w:t>Grass borders</w:t>
      </w:r>
    </w:p>
    <w:p w14:paraId="53B48863" w14:textId="77777777" w:rsidR="00B70635" w:rsidRPr="0037562D" w:rsidRDefault="00B70635" w:rsidP="00B70635">
      <w:pPr>
        <w:pStyle w:val="responses"/>
        <w:ind w:left="2880" w:hanging="360"/>
      </w:pPr>
      <w:r w:rsidRPr="0037562D">
        <w:t>Flower strips</w:t>
      </w:r>
    </w:p>
    <w:p w14:paraId="4FE114E2" w14:textId="77777777" w:rsidR="00B70635" w:rsidRPr="0037562D" w:rsidRDefault="00B70635" w:rsidP="00B70635">
      <w:pPr>
        <w:pStyle w:val="responses"/>
        <w:ind w:left="2880" w:hanging="360"/>
      </w:pPr>
      <w:r w:rsidRPr="0037562D">
        <w:t>Woodlots</w:t>
      </w:r>
    </w:p>
    <w:p w14:paraId="08EAF08E" w14:textId="77777777" w:rsidR="00B70635" w:rsidRPr="0037562D" w:rsidRDefault="00B70635" w:rsidP="00B70635">
      <w:pPr>
        <w:pStyle w:val="responses"/>
        <w:ind w:left="2880" w:hanging="360"/>
      </w:pPr>
      <w:r w:rsidRPr="0037562D">
        <w:t>Remnant forest patches</w:t>
      </w:r>
    </w:p>
    <w:p w14:paraId="381B31E2" w14:textId="77777777" w:rsidR="00B70635" w:rsidRPr="0037562D" w:rsidRDefault="00B70635" w:rsidP="00B70635">
      <w:pPr>
        <w:pStyle w:val="responses"/>
        <w:ind w:left="2880" w:hanging="360"/>
      </w:pPr>
      <w:r w:rsidRPr="0037562D">
        <w:t>Wetlands, ponds, or lakes</w:t>
      </w:r>
    </w:p>
    <w:p w14:paraId="06556AB8" w14:textId="77777777" w:rsidR="00B70635" w:rsidRPr="0037562D" w:rsidRDefault="00B70635" w:rsidP="00B70635">
      <w:pPr>
        <w:pStyle w:val="responses"/>
        <w:ind w:left="2880" w:hanging="360"/>
      </w:pPr>
      <w:r w:rsidRPr="0037562D">
        <w:t>Fallow land which is unproductive for at least 1 year</w:t>
      </w:r>
    </w:p>
    <w:p w14:paraId="15EBD07D" w14:textId="77777777" w:rsidR="00B70635" w:rsidRPr="0037562D" w:rsidRDefault="00B70635" w:rsidP="00B70635">
      <w:pPr>
        <w:pStyle w:val="responses"/>
        <w:ind w:left="2880" w:hanging="360"/>
      </w:pPr>
      <w:r w:rsidRPr="0037562D">
        <w:t>None</w:t>
      </w:r>
    </w:p>
    <w:p w14:paraId="12AA155E" w14:textId="77777777" w:rsidR="00B70635" w:rsidRPr="0037562D" w:rsidRDefault="00B70635" w:rsidP="00B70635">
      <w:pPr>
        <w:pStyle w:val="responses"/>
        <w:ind w:left="2880" w:hanging="360"/>
      </w:pPr>
      <w:r w:rsidRPr="0037562D">
        <w:t>Other (please specify)</w:t>
      </w:r>
    </w:p>
    <w:p w14:paraId="22027557" w14:textId="77777777" w:rsidR="00B70635" w:rsidRPr="0037562D" w:rsidRDefault="00B70635" w:rsidP="00B70635">
      <w:pPr>
        <w:pStyle w:val="Questions"/>
        <w:rPr>
          <w:b w:val="0"/>
        </w:rPr>
      </w:pPr>
      <w:r w:rsidRPr="0037562D">
        <w:rPr>
          <w:b w:val="0"/>
        </w:rPr>
        <w:t>Approximately how much of the 10 x 10 m square sample plot is covered by natural or semi-natural vegetation</w:t>
      </w:r>
    </w:p>
    <w:p w14:paraId="535C5B4D" w14:textId="77777777" w:rsidR="00B70635" w:rsidRPr="0037562D" w:rsidRDefault="00B70635" w:rsidP="00B70635">
      <w:pPr>
        <w:pStyle w:val="responses"/>
        <w:ind w:left="2880" w:hanging="360"/>
      </w:pPr>
      <w:r w:rsidRPr="0037562D">
        <w:t>None (0%)</w:t>
      </w:r>
    </w:p>
    <w:p w14:paraId="19278ADE" w14:textId="77777777" w:rsidR="00B70635" w:rsidRPr="0037562D" w:rsidRDefault="00B70635" w:rsidP="00B70635">
      <w:pPr>
        <w:pStyle w:val="responses"/>
        <w:ind w:left="2880" w:hanging="360"/>
      </w:pPr>
      <w:r w:rsidRPr="0037562D">
        <w:t>1-10%</w:t>
      </w:r>
    </w:p>
    <w:p w14:paraId="1D071DB9" w14:textId="77777777" w:rsidR="00B70635" w:rsidRPr="0037562D" w:rsidRDefault="00B70635" w:rsidP="00B70635">
      <w:pPr>
        <w:pStyle w:val="responses"/>
        <w:ind w:left="2880" w:hanging="360"/>
      </w:pPr>
      <w:r w:rsidRPr="0037562D">
        <w:t>11-20%</w:t>
      </w:r>
    </w:p>
    <w:p w14:paraId="350C0917" w14:textId="77777777" w:rsidR="00B70635" w:rsidRPr="0037562D" w:rsidRDefault="00B70635" w:rsidP="00B70635">
      <w:pPr>
        <w:pStyle w:val="responses"/>
        <w:ind w:left="2880" w:hanging="360"/>
      </w:pPr>
      <w:r w:rsidRPr="0037562D">
        <w:t>21-30%</w:t>
      </w:r>
    </w:p>
    <w:p w14:paraId="29C58AC1" w14:textId="77777777" w:rsidR="00B70635" w:rsidRPr="0037562D" w:rsidRDefault="00B70635" w:rsidP="00B70635">
      <w:pPr>
        <w:pStyle w:val="responses"/>
        <w:ind w:left="2880" w:hanging="360"/>
      </w:pPr>
      <w:r w:rsidRPr="0037562D">
        <w:t>More than 30%</w:t>
      </w:r>
    </w:p>
    <w:p w14:paraId="1A68C7F6" w14:textId="77777777" w:rsidR="00B70635" w:rsidRPr="0037562D" w:rsidRDefault="00B70635" w:rsidP="00B70635">
      <w:pPr>
        <w:pStyle w:val="Questions"/>
        <w:rPr>
          <w:b w:val="0"/>
        </w:rPr>
      </w:pPr>
      <w:r w:rsidRPr="0037562D">
        <w:rPr>
          <w:b w:val="0"/>
        </w:rPr>
        <w:t>Staying at the centre of your 10 x 10 m square sample plot, look south and take a photograph</w:t>
      </w:r>
    </w:p>
    <w:p w14:paraId="40CBE489" w14:textId="77777777" w:rsidR="00B70635" w:rsidRPr="0037562D" w:rsidRDefault="00B70635" w:rsidP="00B70635">
      <w:pPr>
        <w:pStyle w:val="Questions"/>
        <w:rPr>
          <w:b w:val="0"/>
        </w:rPr>
      </w:pPr>
      <w:r w:rsidRPr="0037562D">
        <w:rPr>
          <w:b w:val="0"/>
        </w:rPr>
        <w:t>Staying at the centre of your 10 x 10 m square sample plot, turn 90 degrees to the right and take a photograph</w:t>
      </w:r>
    </w:p>
    <w:p w14:paraId="690B3023" w14:textId="77777777" w:rsidR="00B70635" w:rsidRPr="0037562D" w:rsidRDefault="00B70635" w:rsidP="00B70635">
      <w:pPr>
        <w:pStyle w:val="Questions"/>
        <w:rPr>
          <w:b w:val="0"/>
        </w:rPr>
      </w:pPr>
      <w:r w:rsidRPr="0037562D">
        <w:rPr>
          <w:b w:val="0"/>
        </w:rPr>
        <w:t>Staying at the centre of your 10 x 10 m square sample plot, turn a further 90 degrees to the right and take a photograph</w:t>
      </w:r>
    </w:p>
    <w:p w14:paraId="6D429CC8" w14:textId="77777777" w:rsidR="00B70635" w:rsidRPr="0037562D" w:rsidRDefault="00B70635" w:rsidP="00B70635">
      <w:pPr>
        <w:pStyle w:val="Questions"/>
        <w:rPr>
          <w:b w:val="0"/>
        </w:rPr>
      </w:pPr>
      <w:r w:rsidRPr="0037562D">
        <w:rPr>
          <w:b w:val="0"/>
        </w:rPr>
        <w:t>Staying at the centre of your 10 x 10 m square sample plot, turn a further 90 degrees to the right and take a photograph</w:t>
      </w:r>
    </w:p>
    <w:p w14:paraId="2F859E57" w14:textId="77777777" w:rsidR="00B70635" w:rsidRPr="0037562D" w:rsidRDefault="00B70635" w:rsidP="38A640D1">
      <w:r w:rsidRPr="0037562D">
        <w:t>If you have i-bird or another app for identifying birds from birdsong, please stop the audio recording now. Save the recording with a unique identifier for the farm and sampling site, such as farm12-birds-site1</w:t>
      </w:r>
    </w:p>
    <w:p w14:paraId="341848D9" w14:textId="55C478C1" w:rsidR="00B70635" w:rsidRPr="0037562D" w:rsidRDefault="00B70635" w:rsidP="00D13725">
      <w:pPr>
        <w:pStyle w:val="Heading4"/>
      </w:pPr>
      <w:bookmarkStart w:id="287" w:name="_Toc146024574"/>
      <w:bookmarkStart w:id="288" w:name="_Toc166680188"/>
      <w:r w:rsidRPr="0037562D">
        <w:lastRenderedPageBreak/>
        <w:t>Soil health</w:t>
      </w:r>
      <w:bookmarkEnd w:id="287"/>
      <w:bookmarkEnd w:id="288"/>
    </w:p>
    <w:p w14:paraId="22AF6D1F" w14:textId="77777777" w:rsidR="00B70635" w:rsidRPr="0037562D" w:rsidRDefault="00B70635" w:rsidP="00B70635">
      <w:pPr>
        <w:pStyle w:val="Questions"/>
        <w:rPr>
          <w:b w:val="0"/>
        </w:rPr>
      </w:pPr>
      <w:r w:rsidRPr="0037562D">
        <w:rPr>
          <w:b w:val="0"/>
        </w:rPr>
        <w:t>How diversified is the production system where you took the soil sample?</w:t>
      </w:r>
    </w:p>
    <w:p w14:paraId="3EFA1242" w14:textId="77777777" w:rsidR="00B70635" w:rsidRPr="0037562D" w:rsidRDefault="00B70635" w:rsidP="00B70635">
      <w:pPr>
        <w:pStyle w:val="responses"/>
        <w:ind w:left="2880" w:hanging="360"/>
      </w:pPr>
      <w:r w:rsidRPr="0037562D">
        <w:t>A</w:t>
      </w:r>
      <w:r w:rsidRPr="0037562D">
        <w:rPr>
          <w:iCs/>
        </w:rPr>
        <w:t>nnual crops grown as monocultures (one crop type)</w:t>
      </w:r>
    </w:p>
    <w:p w14:paraId="1A9B3935" w14:textId="77777777" w:rsidR="00B70635" w:rsidRPr="0037562D" w:rsidRDefault="00B70635" w:rsidP="00B70635">
      <w:pPr>
        <w:pStyle w:val="responses"/>
        <w:ind w:left="2880" w:hanging="360"/>
      </w:pPr>
      <w:r w:rsidRPr="0037562D">
        <w:t>Annual crops grown in diversified systems (more than one crop type, or crops and trees or shrubs)</w:t>
      </w:r>
    </w:p>
    <w:p w14:paraId="4FEE67D1" w14:textId="77777777" w:rsidR="00B70635" w:rsidRPr="0037562D" w:rsidRDefault="00B70635" w:rsidP="00B70635">
      <w:pPr>
        <w:pStyle w:val="responses"/>
        <w:ind w:left="2880" w:hanging="360"/>
      </w:pPr>
      <w:r w:rsidRPr="0037562D">
        <w:t>Perennial crops grown as monocultures (one crop type)</w:t>
      </w:r>
    </w:p>
    <w:p w14:paraId="0811944C" w14:textId="77777777" w:rsidR="00B70635" w:rsidRPr="0037562D" w:rsidRDefault="00B70635" w:rsidP="00B70635">
      <w:pPr>
        <w:pStyle w:val="responses"/>
        <w:ind w:left="2880" w:hanging="360"/>
      </w:pPr>
      <w:r w:rsidRPr="0037562D">
        <w:t>Perennial crops grown in diversified systems (more than one crop type, or crops and trees or shrubs)</w:t>
      </w:r>
    </w:p>
    <w:p w14:paraId="2572D325" w14:textId="77777777" w:rsidR="00B70635" w:rsidRPr="00C64111" w:rsidRDefault="00B70635" w:rsidP="00B70635">
      <w:pPr>
        <w:pStyle w:val="responses"/>
        <w:ind w:left="2880" w:hanging="360"/>
      </w:pPr>
      <w:r w:rsidRPr="00C64111">
        <w:t>Pasture without trees or shrubs</w:t>
      </w:r>
    </w:p>
    <w:p w14:paraId="411AFA5F" w14:textId="77777777" w:rsidR="00B70635" w:rsidRPr="00C64111" w:rsidRDefault="00B70635" w:rsidP="00B70635">
      <w:pPr>
        <w:pStyle w:val="responses"/>
        <w:ind w:left="2880" w:hanging="360"/>
      </w:pPr>
      <w:r w:rsidRPr="00C64111">
        <w:t>Pasture with trees or shrubs</w:t>
      </w:r>
    </w:p>
    <w:p w14:paraId="4303F6BD" w14:textId="77777777" w:rsidR="00B70635" w:rsidRPr="0037562D" w:rsidRDefault="00B70635" w:rsidP="00B70635">
      <w:pPr>
        <w:pStyle w:val="responses"/>
        <w:ind w:left="2880" w:hanging="360"/>
      </w:pPr>
      <w:r w:rsidRPr="0037562D">
        <w:t>Other (please specify)</w:t>
      </w:r>
    </w:p>
    <w:p w14:paraId="0A1D7D8A" w14:textId="39123F0B" w:rsidR="00B70635" w:rsidRPr="00C64111" w:rsidRDefault="00B70635" w:rsidP="00015296">
      <w:pPr>
        <w:pStyle w:val="Heading5"/>
        <w:rPr>
          <w:rStyle w:val="Heading5Char"/>
          <w:lang w:val="en-GB"/>
        </w:rPr>
      </w:pPr>
      <w:r w:rsidRPr="00C64111">
        <w:rPr>
          <w:rStyle w:val="Heading5Char"/>
          <w:lang w:val="en-GB"/>
        </w:rPr>
        <w:t>SOC methodology</w:t>
      </w:r>
    </w:p>
    <w:p w14:paraId="2865D88C" w14:textId="77777777" w:rsidR="00B70635" w:rsidRPr="0037562D" w:rsidRDefault="00B70635" w:rsidP="38A640D1">
      <w:r w:rsidRPr="0037562D">
        <w:t>Now, in the same 10x10m square plot used to assess biodiversity, please collect soil samples at five points corresponding to the plot centre and each corner of the plot. At the first sampling point, remove any crop residues from the soil surface. Use a small trowel to dig vertically to a depth of 10cm measured with a ruler (or insert the soil probe to 10cm), and place the removed soil into an sealable plastic bag. Repeat this process at the other four sampling points. Soil from each of the five sampling points should be put into the same bag. Seal the bag and label it with a unique name that identifies the farm and sample site, such as 'Farm12-Site1'</w:t>
      </w:r>
    </w:p>
    <w:p w14:paraId="66313C49" w14:textId="77777777" w:rsidR="00B70635" w:rsidRPr="0037562D" w:rsidRDefault="00B70635" w:rsidP="00B70635">
      <w:pPr>
        <w:jc w:val="center"/>
        <w:rPr>
          <w:b/>
          <w:bCs/>
        </w:rPr>
      </w:pPr>
      <w:r w:rsidRPr="00196D24">
        <w:rPr>
          <w:noProof/>
          <w:color w:val="2B579A"/>
          <w:shd w:val="clear" w:color="auto" w:fill="E6E6E6"/>
        </w:rPr>
        <w:drawing>
          <wp:inline distT="0" distB="0" distL="0" distR="0" wp14:anchorId="159691C1" wp14:editId="018C70E9">
            <wp:extent cx="3460927" cy="2581275"/>
            <wp:effectExtent l="0" t="0" r="0" b="0"/>
            <wp:docPr id="1447795467" name="Picture 1447795467" descr="A red squar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5467" name="Picture 1447795467" descr="A red squares on a white background&#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60927" cy="2581275"/>
                    </a:xfrm>
                    <a:prstGeom prst="rect">
                      <a:avLst/>
                    </a:prstGeom>
                  </pic:spPr>
                </pic:pic>
              </a:graphicData>
            </a:graphic>
          </wp:inline>
        </w:drawing>
      </w:r>
    </w:p>
    <w:p w14:paraId="09E2BD06" w14:textId="77777777" w:rsidR="00B70635" w:rsidRPr="00C64111" w:rsidRDefault="00B70635" w:rsidP="00B70635">
      <w:pPr>
        <w:pStyle w:val="Questions"/>
        <w:rPr>
          <w:b w:val="0"/>
        </w:rPr>
      </w:pPr>
      <w:r w:rsidRPr="00C64111">
        <w:rPr>
          <w:b w:val="0"/>
        </w:rPr>
        <w:t>Label on the soil bag</w:t>
      </w:r>
    </w:p>
    <w:p w14:paraId="5A7A565C" w14:textId="77777777" w:rsidR="00B70635" w:rsidRPr="0037562D" w:rsidRDefault="00B70635" w:rsidP="00B70635">
      <w:pPr>
        <w:pStyle w:val="Questions"/>
        <w:numPr>
          <w:ilvl w:val="3"/>
          <w:numId w:val="0"/>
        </w:numPr>
        <w:rPr>
          <w:b w:val="0"/>
          <w:bCs/>
        </w:rPr>
      </w:pPr>
    </w:p>
    <w:p w14:paraId="224FF6B1" w14:textId="1AE544E4" w:rsidR="00B70635" w:rsidRPr="00C64111" w:rsidRDefault="00B70635" w:rsidP="00015296">
      <w:pPr>
        <w:pStyle w:val="Heading5"/>
        <w:rPr>
          <w:rStyle w:val="Heading5Char"/>
          <w:bCs/>
          <w:lang w:val="en-GB"/>
        </w:rPr>
      </w:pPr>
      <w:r w:rsidRPr="00C64111">
        <w:rPr>
          <w:rStyle w:val="Heading5Char"/>
          <w:bCs/>
          <w:lang w:val="en-GB"/>
        </w:rPr>
        <w:t>SOCLA methodology</w:t>
      </w:r>
    </w:p>
    <w:p w14:paraId="70B7B406" w14:textId="77777777" w:rsidR="00B70635" w:rsidRPr="0037562D" w:rsidRDefault="00B70635" w:rsidP="00B70635">
      <w:pPr>
        <w:pStyle w:val="Questions"/>
        <w:numPr>
          <w:ilvl w:val="3"/>
          <w:numId w:val="0"/>
        </w:numPr>
        <w:rPr>
          <w:b w:val="0"/>
          <w:bCs/>
        </w:rPr>
      </w:pPr>
      <w:r w:rsidRPr="0037562D">
        <w:rPr>
          <w:b w:val="0"/>
          <w:bCs/>
        </w:rPr>
        <w:t>In the same 10x10m square plot used to assess biodiversity, please examine the soil around you and jointly answer the following questions with the respondent. You should dig or pick up a small amount of soil to examine it more closely.</w:t>
      </w:r>
    </w:p>
    <w:p w14:paraId="52822E35" w14:textId="77777777" w:rsidR="00B70635" w:rsidRPr="0037562D" w:rsidRDefault="00B70635" w:rsidP="00B70635">
      <w:pPr>
        <w:pStyle w:val="Questions"/>
        <w:rPr>
          <w:b w:val="0"/>
        </w:rPr>
      </w:pPr>
      <w:r w:rsidRPr="0037562D">
        <w:rPr>
          <w:b w:val="0"/>
        </w:rPr>
        <w:lastRenderedPageBreak/>
        <w:t>In consultation with the respondent, describe the soil STRUCTURE</w:t>
      </w:r>
    </w:p>
    <w:p w14:paraId="673393F9" w14:textId="77777777" w:rsidR="00B70635" w:rsidRPr="0037562D" w:rsidRDefault="00B70635" w:rsidP="00B70635">
      <w:pPr>
        <w:pStyle w:val="responses"/>
        <w:ind w:left="2880" w:hanging="360"/>
        <w:rPr>
          <w:bCs/>
        </w:rPr>
      </w:pPr>
      <w:r w:rsidRPr="0037562D">
        <w:rPr>
          <w:bCs/>
        </w:rPr>
        <w:t>Loose, powdery soil without visible aggregate</w:t>
      </w:r>
    </w:p>
    <w:p w14:paraId="40C0A6CD" w14:textId="77777777" w:rsidR="00B70635" w:rsidRPr="0037562D" w:rsidRDefault="00B70635" w:rsidP="00B70635">
      <w:pPr>
        <w:pStyle w:val="responses"/>
        <w:ind w:left="2880" w:hanging="360"/>
        <w:rPr>
          <w:bCs/>
        </w:rPr>
      </w:pPr>
      <w:r w:rsidRPr="0037562D">
        <w:rPr>
          <w:bCs/>
        </w:rPr>
        <w:t>Soil with some aggregates that break with little pressure.</w:t>
      </w:r>
    </w:p>
    <w:p w14:paraId="39CBDD2A" w14:textId="77777777" w:rsidR="00B70635" w:rsidRPr="0037562D" w:rsidRDefault="00B70635" w:rsidP="00B70635">
      <w:pPr>
        <w:pStyle w:val="responses"/>
        <w:ind w:left="2880" w:hanging="360"/>
        <w:rPr>
          <w:bCs/>
        </w:rPr>
      </w:pPr>
      <w:r w:rsidRPr="0037562D">
        <w:rPr>
          <w:bCs/>
        </w:rPr>
        <w:t>3. Few aggregates that break with little pressure</w:t>
      </w:r>
    </w:p>
    <w:p w14:paraId="5CF0742A" w14:textId="77777777" w:rsidR="00B70635" w:rsidRPr="0037562D" w:rsidRDefault="00B70635" w:rsidP="00B70635">
      <w:pPr>
        <w:pStyle w:val="responses"/>
        <w:ind w:left="2880" w:hanging="360"/>
        <w:rPr>
          <w:bCs/>
        </w:rPr>
      </w:pPr>
      <w:r w:rsidRPr="0037562D">
        <w:rPr>
          <w:bCs/>
        </w:rPr>
        <w:t>Soil with several well-formed aggregates that are difficult to break.</w:t>
      </w:r>
    </w:p>
    <w:p w14:paraId="0FA55C48" w14:textId="77777777" w:rsidR="00B70635" w:rsidRPr="0037562D" w:rsidRDefault="00B70635" w:rsidP="00B70635">
      <w:pPr>
        <w:pStyle w:val="responses"/>
        <w:ind w:left="2880" w:hanging="360"/>
        <w:rPr>
          <w:bCs/>
        </w:rPr>
      </w:pPr>
      <w:r w:rsidRPr="0037562D">
        <w:rPr>
          <w:bCs/>
        </w:rPr>
        <w:t>Well-formed aggregates that are difficult to break</w:t>
      </w:r>
    </w:p>
    <w:p w14:paraId="55D1F4A5" w14:textId="77777777" w:rsidR="00B70635" w:rsidRPr="0037562D" w:rsidRDefault="00B70635" w:rsidP="00B70635">
      <w:pPr>
        <w:pStyle w:val="responses"/>
        <w:ind w:left="2880" w:hanging="360"/>
        <w:rPr>
          <w:bCs/>
        </w:rPr>
      </w:pPr>
      <w:r w:rsidRPr="00C64111">
        <w:t>I am not sure</w:t>
      </w:r>
    </w:p>
    <w:p w14:paraId="72A34A82" w14:textId="77777777" w:rsidR="00B70635" w:rsidRPr="0037562D" w:rsidRDefault="00B70635" w:rsidP="00B70635">
      <w:pPr>
        <w:pStyle w:val="Questions"/>
        <w:rPr>
          <w:b w:val="0"/>
        </w:rPr>
      </w:pPr>
      <w:r w:rsidRPr="0037562D">
        <w:rPr>
          <w:b w:val="0"/>
        </w:rPr>
        <w:t>In consultation with the respondent, describe the soil COMPACTION</w:t>
      </w:r>
    </w:p>
    <w:p w14:paraId="7D6E64FE" w14:textId="77777777" w:rsidR="00B70635" w:rsidRPr="0037562D" w:rsidRDefault="00B70635" w:rsidP="00B70635">
      <w:pPr>
        <w:pStyle w:val="responses"/>
        <w:ind w:left="2880" w:hanging="360"/>
        <w:rPr>
          <w:bCs/>
        </w:rPr>
      </w:pPr>
      <w:r w:rsidRPr="0037562D">
        <w:rPr>
          <w:bCs/>
        </w:rPr>
        <w:t>Compacted soil, flag bends readily when attempting to penetrate.</w:t>
      </w:r>
    </w:p>
    <w:p w14:paraId="0F256993" w14:textId="77777777" w:rsidR="00B70635" w:rsidRPr="0037562D" w:rsidRDefault="00B70635" w:rsidP="00B70635">
      <w:pPr>
        <w:pStyle w:val="responses"/>
        <w:ind w:left="2880" w:hanging="360"/>
        <w:rPr>
          <w:bCs/>
        </w:rPr>
      </w:pPr>
      <w:r w:rsidRPr="0037562D">
        <w:rPr>
          <w:bCs/>
        </w:rPr>
        <w:t>Soil with a moderately compacted layer, some resistance to a penetrating wire.</w:t>
      </w:r>
    </w:p>
    <w:p w14:paraId="294FE546" w14:textId="77777777" w:rsidR="00B70635" w:rsidRPr="0037562D" w:rsidRDefault="00B70635" w:rsidP="00B70635">
      <w:pPr>
        <w:pStyle w:val="responses"/>
        <w:ind w:left="2880" w:hanging="360"/>
        <w:rPr>
          <w:bCs/>
        </w:rPr>
      </w:pPr>
      <w:r w:rsidRPr="0037562D">
        <w:rPr>
          <w:bCs/>
        </w:rPr>
        <w:t>Thin compacted layer, with slight restrictions to a penetrating wire.</w:t>
      </w:r>
    </w:p>
    <w:p w14:paraId="791B8318" w14:textId="77777777" w:rsidR="00B70635" w:rsidRPr="0037562D" w:rsidRDefault="00B70635" w:rsidP="00B70635">
      <w:pPr>
        <w:pStyle w:val="responses"/>
        <w:ind w:left="2880" w:hanging="360"/>
        <w:rPr>
          <w:bCs/>
        </w:rPr>
      </w:pPr>
      <w:r w:rsidRPr="0037562D">
        <w:rPr>
          <w:bCs/>
        </w:rPr>
        <w:t>Soil with minimal compaction, little resistance to a penetrating wire.</w:t>
      </w:r>
    </w:p>
    <w:p w14:paraId="2F8139AA" w14:textId="77777777" w:rsidR="00B70635" w:rsidRPr="0037562D" w:rsidRDefault="00B70635" w:rsidP="00B70635">
      <w:pPr>
        <w:pStyle w:val="responses"/>
        <w:ind w:left="2880" w:hanging="360"/>
        <w:rPr>
          <w:bCs/>
        </w:rPr>
      </w:pPr>
      <w:r w:rsidRPr="0037562D">
        <w:rPr>
          <w:bCs/>
        </w:rPr>
        <w:t>No compaction, the flag can penetrate all the way into the soil easily.</w:t>
      </w:r>
    </w:p>
    <w:p w14:paraId="0B8DF1AC" w14:textId="77777777" w:rsidR="00B70635" w:rsidRPr="0037562D" w:rsidRDefault="00B70635" w:rsidP="00B70635">
      <w:pPr>
        <w:pStyle w:val="responses"/>
        <w:ind w:left="2880" w:hanging="360"/>
        <w:rPr>
          <w:bCs/>
        </w:rPr>
      </w:pPr>
      <w:r w:rsidRPr="00C64111">
        <w:t>I am not sure</w:t>
      </w:r>
    </w:p>
    <w:p w14:paraId="5F7D0ED3" w14:textId="77777777" w:rsidR="00B70635" w:rsidRPr="0037562D" w:rsidRDefault="00B70635" w:rsidP="00B70635">
      <w:pPr>
        <w:pStyle w:val="Questions"/>
        <w:rPr>
          <w:b w:val="0"/>
        </w:rPr>
      </w:pPr>
      <w:r w:rsidRPr="0037562D">
        <w:rPr>
          <w:b w:val="0"/>
        </w:rPr>
        <w:t>In consultation with the respondent, describe the soil DEPTH</w:t>
      </w:r>
    </w:p>
    <w:p w14:paraId="5BAEAF75" w14:textId="77777777" w:rsidR="00B70635" w:rsidRPr="0037562D" w:rsidRDefault="00B70635" w:rsidP="00B70635">
      <w:pPr>
        <w:pStyle w:val="responses"/>
        <w:ind w:left="2880" w:hanging="360"/>
        <w:rPr>
          <w:bCs/>
        </w:rPr>
      </w:pPr>
      <w:r w:rsidRPr="0037562D">
        <w:rPr>
          <w:bCs/>
        </w:rPr>
        <w:t>Exposed subsoil, no superficial soil present.</w:t>
      </w:r>
    </w:p>
    <w:p w14:paraId="578E108A" w14:textId="77777777" w:rsidR="00B70635" w:rsidRPr="0037562D" w:rsidRDefault="00B70635" w:rsidP="00B70635">
      <w:pPr>
        <w:pStyle w:val="responses"/>
        <w:ind w:left="2880" w:hanging="360"/>
        <w:rPr>
          <w:bCs/>
        </w:rPr>
      </w:pPr>
      <w:r w:rsidRPr="0037562D">
        <w:rPr>
          <w:bCs/>
        </w:rPr>
        <w:t>Very shallow soil depth.</w:t>
      </w:r>
    </w:p>
    <w:p w14:paraId="001D73B3" w14:textId="77777777" w:rsidR="00B70635" w:rsidRPr="0037562D" w:rsidRDefault="00B70635" w:rsidP="00B70635">
      <w:pPr>
        <w:pStyle w:val="responses"/>
        <w:ind w:left="2880" w:hanging="360"/>
        <w:rPr>
          <w:bCs/>
        </w:rPr>
      </w:pPr>
      <w:r w:rsidRPr="0037562D">
        <w:rPr>
          <w:bCs/>
        </w:rPr>
        <w:t>Thin superficial soil, approximately 5 cm.</w:t>
      </w:r>
    </w:p>
    <w:p w14:paraId="04EC4D48" w14:textId="77777777" w:rsidR="00B70635" w:rsidRPr="0037562D" w:rsidRDefault="00B70635" w:rsidP="00B70635">
      <w:pPr>
        <w:pStyle w:val="responses"/>
        <w:ind w:left="2880" w:hanging="360"/>
        <w:rPr>
          <w:bCs/>
        </w:rPr>
      </w:pPr>
      <w:r w:rsidRPr="0037562D">
        <w:rPr>
          <w:bCs/>
        </w:rPr>
        <w:t>Moderate soil depth, about 10 cm.</w:t>
      </w:r>
    </w:p>
    <w:p w14:paraId="785D7FEC" w14:textId="77777777" w:rsidR="00B70635" w:rsidRPr="0037562D" w:rsidRDefault="00B70635" w:rsidP="00B70635">
      <w:pPr>
        <w:pStyle w:val="responses"/>
        <w:ind w:left="2880" w:hanging="360"/>
        <w:rPr>
          <w:bCs/>
        </w:rPr>
      </w:pPr>
      <w:r w:rsidRPr="0037562D">
        <w:rPr>
          <w:bCs/>
        </w:rPr>
        <w:t>Significant superficial soil depth, more than &gt;10 cm.</w:t>
      </w:r>
    </w:p>
    <w:p w14:paraId="360174DC" w14:textId="77777777" w:rsidR="00B70635" w:rsidRPr="0037562D" w:rsidRDefault="00B70635" w:rsidP="00B70635">
      <w:pPr>
        <w:pStyle w:val="responses"/>
        <w:ind w:left="2880" w:hanging="360"/>
        <w:rPr>
          <w:bCs/>
        </w:rPr>
      </w:pPr>
      <w:r w:rsidRPr="00C64111">
        <w:t>I am not sure</w:t>
      </w:r>
    </w:p>
    <w:p w14:paraId="70ECF3CF" w14:textId="77777777" w:rsidR="00B70635" w:rsidRPr="0037562D" w:rsidRDefault="00B70635" w:rsidP="00B70635">
      <w:pPr>
        <w:pStyle w:val="Questions"/>
        <w:rPr>
          <w:b w:val="0"/>
          <w:bCs/>
        </w:rPr>
      </w:pPr>
      <w:r w:rsidRPr="0037562D">
        <w:rPr>
          <w:b w:val="0"/>
          <w:bCs/>
        </w:rPr>
        <w:t>In consultation with the respondent, describe the soil STATUS OF RESIDUES</w:t>
      </w:r>
    </w:p>
    <w:p w14:paraId="4D524EE0" w14:textId="77777777" w:rsidR="00B70635" w:rsidRPr="0037562D" w:rsidRDefault="00B70635" w:rsidP="00B70635">
      <w:pPr>
        <w:pStyle w:val="responses"/>
        <w:ind w:left="2880" w:hanging="360"/>
        <w:rPr>
          <w:bCs/>
        </w:rPr>
      </w:pPr>
      <w:r w:rsidRPr="0037562D">
        <w:rPr>
          <w:bCs/>
        </w:rPr>
        <w:t>Slowly decomposing organic residues.</w:t>
      </w:r>
    </w:p>
    <w:p w14:paraId="69A8B8D2" w14:textId="77777777" w:rsidR="00B70635" w:rsidRPr="0037562D" w:rsidRDefault="00B70635" w:rsidP="00B70635">
      <w:pPr>
        <w:pStyle w:val="responses"/>
        <w:ind w:left="2880" w:hanging="360"/>
        <w:rPr>
          <w:bCs/>
        </w:rPr>
      </w:pPr>
      <w:r w:rsidRPr="0037562D">
        <w:rPr>
          <w:bCs/>
        </w:rPr>
        <w:t>Some partially decomposed residues from the previous year.</w:t>
      </w:r>
    </w:p>
    <w:p w14:paraId="08C73B24" w14:textId="77777777" w:rsidR="00B70635" w:rsidRPr="0037562D" w:rsidRDefault="00B70635" w:rsidP="00B70635">
      <w:pPr>
        <w:pStyle w:val="responses"/>
        <w:ind w:left="2880" w:hanging="360"/>
        <w:rPr>
          <w:bCs/>
        </w:rPr>
      </w:pPr>
      <w:r w:rsidRPr="0037562D">
        <w:rPr>
          <w:bCs/>
        </w:rPr>
        <w:t>Presence of last year's decomposing residues</w:t>
      </w:r>
    </w:p>
    <w:p w14:paraId="5E34884D" w14:textId="77777777" w:rsidR="00B70635" w:rsidRPr="0037562D" w:rsidRDefault="00B70635" w:rsidP="00B70635">
      <w:pPr>
        <w:pStyle w:val="responses"/>
        <w:ind w:left="2880" w:hanging="360"/>
        <w:rPr>
          <w:bCs/>
        </w:rPr>
      </w:pPr>
      <w:r w:rsidRPr="0037562D">
        <w:rPr>
          <w:bCs/>
        </w:rPr>
        <w:t>Residues in various stages of decomposition, with some well-decomposed.</w:t>
      </w:r>
    </w:p>
    <w:p w14:paraId="205DE2F7" w14:textId="77777777" w:rsidR="00B70635" w:rsidRPr="0037562D" w:rsidRDefault="00B70635" w:rsidP="00B70635">
      <w:pPr>
        <w:pStyle w:val="responses"/>
        <w:ind w:left="2880" w:hanging="360"/>
        <w:rPr>
          <w:bCs/>
        </w:rPr>
      </w:pPr>
      <w:r w:rsidRPr="0037562D">
        <w:rPr>
          <w:bCs/>
        </w:rPr>
        <w:t>Residues in various stages of decomposition, most residues well-decomposed</w:t>
      </w:r>
    </w:p>
    <w:p w14:paraId="4CD8F446" w14:textId="77777777" w:rsidR="00B70635" w:rsidRPr="0037562D" w:rsidRDefault="00B70635" w:rsidP="00B70635">
      <w:pPr>
        <w:pStyle w:val="responses"/>
        <w:ind w:left="2880" w:hanging="360"/>
        <w:rPr>
          <w:bCs/>
        </w:rPr>
      </w:pPr>
      <w:r w:rsidRPr="00C64111">
        <w:t>I am not sure</w:t>
      </w:r>
    </w:p>
    <w:p w14:paraId="3A1FF367" w14:textId="77777777" w:rsidR="00B70635" w:rsidRPr="0037562D" w:rsidRDefault="00B70635" w:rsidP="00B70635">
      <w:pPr>
        <w:pStyle w:val="Questions"/>
        <w:rPr>
          <w:b w:val="0"/>
          <w:bCs/>
        </w:rPr>
      </w:pPr>
      <w:r w:rsidRPr="0037562D">
        <w:rPr>
          <w:b w:val="0"/>
          <w:bCs/>
        </w:rPr>
        <w:t>In consultation with the respondent, describe the soil COLOUR, ODOUR, ORGANIC MATTER</w:t>
      </w:r>
    </w:p>
    <w:p w14:paraId="76C98550" w14:textId="77777777" w:rsidR="00B70635" w:rsidRPr="0037562D" w:rsidRDefault="00B70635" w:rsidP="00B70635">
      <w:pPr>
        <w:pStyle w:val="responses"/>
        <w:ind w:left="2880" w:hanging="360"/>
      </w:pPr>
      <w:r w:rsidRPr="0037562D">
        <w:t>Pale, chemical odour, and no presence of humus.</w:t>
      </w:r>
    </w:p>
    <w:p w14:paraId="2C0C5888" w14:textId="77777777" w:rsidR="00B70635" w:rsidRPr="0037562D" w:rsidRDefault="00B70635" w:rsidP="00B70635">
      <w:pPr>
        <w:pStyle w:val="responses"/>
        <w:ind w:left="2880" w:hanging="360"/>
        <w:rPr>
          <w:bCs/>
        </w:rPr>
      </w:pPr>
      <w:r w:rsidRPr="0037562D">
        <w:rPr>
          <w:bCs/>
        </w:rPr>
        <w:t>Light brown color, neutral or mild odor, and some presence of humus.</w:t>
      </w:r>
    </w:p>
    <w:p w14:paraId="70AD26A8" w14:textId="77777777" w:rsidR="00B70635" w:rsidRPr="0037562D" w:rsidRDefault="00B70635" w:rsidP="00B70635">
      <w:pPr>
        <w:pStyle w:val="responses"/>
        <w:ind w:left="2880" w:hanging="360"/>
      </w:pPr>
      <w:r w:rsidRPr="0037562D">
        <w:t>Light brown, odourless, and some presence of humus.</w:t>
      </w:r>
    </w:p>
    <w:p w14:paraId="3DB0DF49" w14:textId="77777777" w:rsidR="00B70635" w:rsidRPr="0037562D" w:rsidRDefault="00B70635" w:rsidP="00B70635">
      <w:pPr>
        <w:pStyle w:val="responses"/>
        <w:ind w:left="2880" w:hanging="360"/>
        <w:rPr>
          <w:bCs/>
        </w:rPr>
      </w:pPr>
      <w:r w:rsidRPr="0037562D">
        <w:rPr>
          <w:bCs/>
        </w:rPr>
        <w:t>Dark brown color, fresh earthy odor, and a substantial amount of humus.</w:t>
      </w:r>
    </w:p>
    <w:p w14:paraId="4572CEDB" w14:textId="77777777" w:rsidR="00B70635" w:rsidRPr="0037562D" w:rsidRDefault="00B70635" w:rsidP="00B70635">
      <w:pPr>
        <w:pStyle w:val="responses"/>
        <w:ind w:left="2880" w:hanging="360"/>
      </w:pPr>
      <w:r w:rsidRPr="0037562D">
        <w:t>Dark brown, fresh odour, and abundant humus.</w:t>
      </w:r>
    </w:p>
    <w:p w14:paraId="60769181" w14:textId="77777777" w:rsidR="00B70635" w:rsidRPr="0037562D" w:rsidRDefault="00B70635" w:rsidP="00B70635">
      <w:pPr>
        <w:pStyle w:val="responses"/>
        <w:ind w:left="2880" w:hanging="360"/>
        <w:rPr>
          <w:bCs/>
        </w:rPr>
      </w:pPr>
      <w:r w:rsidRPr="00C64111">
        <w:t>I am not sure</w:t>
      </w:r>
    </w:p>
    <w:p w14:paraId="3FB8FBEC" w14:textId="77777777" w:rsidR="00B70635" w:rsidRPr="0037562D" w:rsidRDefault="00B70635" w:rsidP="00B70635">
      <w:pPr>
        <w:pStyle w:val="Questions"/>
        <w:rPr>
          <w:b w:val="0"/>
        </w:rPr>
      </w:pPr>
      <w:r w:rsidRPr="0037562D">
        <w:rPr>
          <w:b w:val="0"/>
        </w:rPr>
        <w:t>In consultation with the respondent, describe the soil MOISTURE</w:t>
      </w:r>
    </w:p>
    <w:p w14:paraId="36A56274" w14:textId="77777777" w:rsidR="00B70635" w:rsidRPr="0037562D" w:rsidRDefault="00B70635" w:rsidP="00B70635">
      <w:pPr>
        <w:pStyle w:val="responses"/>
        <w:ind w:left="2880" w:hanging="360"/>
      </w:pPr>
      <w:r w:rsidRPr="0037562D">
        <w:lastRenderedPageBreak/>
        <w:t>Dry soil, does not hold water.</w:t>
      </w:r>
    </w:p>
    <w:p w14:paraId="01BECE31" w14:textId="77777777" w:rsidR="00B70635" w:rsidRPr="0037562D" w:rsidRDefault="00B70635" w:rsidP="00B70635">
      <w:pPr>
        <w:pStyle w:val="responses"/>
        <w:ind w:left="2880" w:hanging="360"/>
      </w:pPr>
      <w:r w:rsidRPr="0037562D">
        <w:t>Very low moisture level, unable to sustain plant growth.</w:t>
      </w:r>
    </w:p>
    <w:p w14:paraId="0FF8DD4F" w14:textId="77777777" w:rsidR="00B70635" w:rsidRPr="0037562D" w:rsidRDefault="00B70635" w:rsidP="00B70635">
      <w:pPr>
        <w:pStyle w:val="responses"/>
        <w:ind w:left="2880" w:hanging="360"/>
      </w:pPr>
      <w:r w:rsidRPr="0037562D">
        <w:t>Limited moisture level available for short time, may not support full plant needs.</w:t>
      </w:r>
    </w:p>
    <w:p w14:paraId="594ED952" w14:textId="77777777" w:rsidR="00B70635" w:rsidRPr="0037562D" w:rsidRDefault="00B70635" w:rsidP="00B70635">
      <w:pPr>
        <w:pStyle w:val="responses"/>
        <w:ind w:left="2880" w:hanging="360"/>
      </w:pPr>
      <w:r w:rsidRPr="0037562D">
        <w:t>Adequate moisture level for a moderate period of time, suitable for most plants.</w:t>
      </w:r>
    </w:p>
    <w:p w14:paraId="40F4036B" w14:textId="77777777" w:rsidR="00B70635" w:rsidRPr="0037562D" w:rsidRDefault="00B70635" w:rsidP="00B70635">
      <w:pPr>
        <w:pStyle w:val="responses"/>
        <w:ind w:left="2880" w:hanging="360"/>
      </w:pPr>
      <w:r w:rsidRPr="0037562D">
        <w:t>Reasonable moisture level for a reasonable period of time, providing excellent conditions for plant growth.</w:t>
      </w:r>
    </w:p>
    <w:p w14:paraId="6C33F789" w14:textId="77777777" w:rsidR="00B70635" w:rsidRPr="0037562D" w:rsidRDefault="00B70635" w:rsidP="00B70635">
      <w:pPr>
        <w:pStyle w:val="responses"/>
        <w:ind w:left="2880" w:hanging="360"/>
      </w:pPr>
      <w:r w:rsidRPr="0037562D">
        <w:t>I am not sure.</w:t>
      </w:r>
    </w:p>
    <w:p w14:paraId="20AC308B" w14:textId="77777777" w:rsidR="00B70635" w:rsidRPr="0037562D" w:rsidRDefault="00B70635" w:rsidP="00B70635">
      <w:pPr>
        <w:pStyle w:val="Questions"/>
        <w:rPr>
          <w:b w:val="0"/>
        </w:rPr>
      </w:pPr>
      <w:r w:rsidRPr="0037562D">
        <w:rPr>
          <w:b w:val="0"/>
        </w:rPr>
        <w:t>In consultation with the respondent, describe the soil COVER</w:t>
      </w:r>
    </w:p>
    <w:p w14:paraId="08CEFC06" w14:textId="77777777" w:rsidR="00B70635" w:rsidRPr="0037562D" w:rsidRDefault="00B70635" w:rsidP="00B70635">
      <w:pPr>
        <w:pStyle w:val="responses"/>
        <w:ind w:left="2880" w:hanging="360"/>
        <w:rPr>
          <w:bCs/>
        </w:rPr>
      </w:pPr>
      <w:r w:rsidRPr="0037562D">
        <w:rPr>
          <w:bCs/>
        </w:rPr>
        <w:t>Bare soil, no residues or live cover present.</w:t>
      </w:r>
    </w:p>
    <w:p w14:paraId="07A71626" w14:textId="77777777" w:rsidR="00B70635" w:rsidRPr="0037562D" w:rsidRDefault="00B70635" w:rsidP="00B70635">
      <w:pPr>
        <w:pStyle w:val="responses"/>
        <w:ind w:left="2880" w:hanging="360"/>
        <w:rPr>
          <w:bCs/>
        </w:rPr>
      </w:pPr>
      <w:r w:rsidRPr="0037562D">
        <w:rPr>
          <w:bCs/>
        </w:rPr>
        <w:t>Less than 25% soil covered by residues or live cover.</w:t>
      </w:r>
    </w:p>
    <w:p w14:paraId="30096A7A" w14:textId="77777777" w:rsidR="00B70635" w:rsidRPr="0037562D" w:rsidRDefault="00B70635" w:rsidP="00B70635">
      <w:pPr>
        <w:pStyle w:val="responses"/>
        <w:ind w:left="2880" w:hanging="360"/>
      </w:pPr>
      <w:r w:rsidRPr="0037562D">
        <w:t>Approximately 25% to 50% of the soil covered by residues or live cover.</w:t>
      </w:r>
    </w:p>
    <w:p w14:paraId="74468669" w14:textId="77777777" w:rsidR="00B70635" w:rsidRPr="0037562D" w:rsidRDefault="00B70635" w:rsidP="00B70635">
      <w:pPr>
        <w:pStyle w:val="responses"/>
        <w:ind w:left="2880" w:hanging="360"/>
      </w:pPr>
      <w:r w:rsidRPr="0037562D">
        <w:t>Approximately 51% to 75% of the soil covered by residues or live cover.</w:t>
      </w:r>
    </w:p>
    <w:p w14:paraId="509F5DE8" w14:textId="77777777" w:rsidR="00B70635" w:rsidRPr="0037562D" w:rsidRDefault="00B70635" w:rsidP="00B70635">
      <w:pPr>
        <w:pStyle w:val="responses"/>
        <w:ind w:left="2880" w:hanging="360"/>
        <w:rPr>
          <w:bCs/>
        </w:rPr>
      </w:pPr>
      <w:r w:rsidRPr="0037562D">
        <w:t>More than 75% soil covered by residues or live cover</w:t>
      </w:r>
    </w:p>
    <w:p w14:paraId="0CE27F8D" w14:textId="77777777" w:rsidR="00B70635" w:rsidRPr="0037562D" w:rsidRDefault="00B70635" w:rsidP="00B70635">
      <w:pPr>
        <w:pStyle w:val="responses"/>
        <w:ind w:left="2880" w:hanging="360"/>
        <w:rPr>
          <w:bCs/>
        </w:rPr>
      </w:pPr>
      <w:r w:rsidRPr="0037562D">
        <w:rPr>
          <w:bCs/>
        </w:rPr>
        <w:t>I am not sure.</w:t>
      </w:r>
    </w:p>
    <w:p w14:paraId="6843F7C5" w14:textId="77777777" w:rsidR="00B70635" w:rsidRPr="0037562D" w:rsidRDefault="00B70635" w:rsidP="00B70635">
      <w:pPr>
        <w:pStyle w:val="Questions"/>
        <w:rPr>
          <w:b w:val="0"/>
        </w:rPr>
      </w:pPr>
      <w:r w:rsidRPr="0037562D">
        <w:rPr>
          <w:b w:val="0"/>
        </w:rPr>
        <w:t>In consultation with the respondent, describe the soil EROSION</w:t>
      </w:r>
    </w:p>
    <w:p w14:paraId="12853F93" w14:textId="77777777" w:rsidR="00B70635" w:rsidRPr="0037562D" w:rsidRDefault="00B70635" w:rsidP="00B70635">
      <w:pPr>
        <w:pStyle w:val="responses"/>
        <w:ind w:left="2880" w:hanging="360"/>
        <w:rPr>
          <w:bCs/>
        </w:rPr>
      </w:pPr>
      <w:r w:rsidRPr="0037562D">
        <w:rPr>
          <w:bCs/>
        </w:rPr>
        <w:t>Severe erosion, presence of small gullies and noticeable soil loss.</w:t>
      </w:r>
    </w:p>
    <w:p w14:paraId="1CE4994F" w14:textId="77777777" w:rsidR="00B70635" w:rsidRPr="0037562D" w:rsidRDefault="00B70635" w:rsidP="00B70635">
      <w:pPr>
        <w:pStyle w:val="responses"/>
        <w:ind w:left="2880" w:hanging="360"/>
        <w:rPr>
          <w:bCs/>
        </w:rPr>
      </w:pPr>
      <w:r w:rsidRPr="0037562D">
        <w:rPr>
          <w:bCs/>
        </w:rPr>
        <w:t>Moderate erosion signs, with some minor gullies or soil disturbance.</w:t>
      </w:r>
    </w:p>
    <w:p w14:paraId="08DA3A4D" w14:textId="77777777" w:rsidR="00B70635" w:rsidRPr="0037562D" w:rsidRDefault="00B70635" w:rsidP="00B70635">
      <w:pPr>
        <w:pStyle w:val="responses"/>
        <w:ind w:left="2880" w:hanging="360"/>
        <w:rPr>
          <w:bCs/>
        </w:rPr>
      </w:pPr>
      <w:r w:rsidRPr="0037562D">
        <w:rPr>
          <w:bCs/>
        </w:rPr>
        <w:t>Evident, but low erosion signs, such as slight soil displacement and small rills.</w:t>
      </w:r>
    </w:p>
    <w:p w14:paraId="36FB6434" w14:textId="77777777" w:rsidR="00B70635" w:rsidRPr="0037562D" w:rsidRDefault="00B70635" w:rsidP="00B70635">
      <w:pPr>
        <w:pStyle w:val="responses"/>
        <w:ind w:left="2880" w:hanging="360"/>
        <w:rPr>
          <w:bCs/>
        </w:rPr>
      </w:pPr>
      <w:r w:rsidRPr="0037562D">
        <w:rPr>
          <w:bCs/>
        </w:rPr>
        <w:t>Minimal erosion signs, with only slight indications of soil disturbance.</w:t>
      </w:r>
    </w:p>
    <w:p w14:paraId="653FFCA0" w14:textId="77777777" w:rsidR="00B70635" w:rsidRPr="0037562D" w:rsidRDefault="00B70635" w:rsidP="00B70635">
      <w:pPr>
        <w:pStyle w:val="responses"/>
        <w:ind w:left="2880" w:hanging="360"/>
        <w:rPr>
          <w:bCs/>
        </w:rPr>
      </w:pPr>
      <w:r w:rsidRPr="0037562D">
        <w:rPr>
          <w:bCs/>
        </w:rPr>
        <w:t>No visible signs of erosion, with the soil surface largely intact and undisturbed.</w:t>
      </w:r>
    </w:p>
    <w:p w14:paraId="62CB68E1" w14:textId="77777777" w:rsidR="00B70635" w:rsidRPr="0037562D" w:rsidRDefault="00B70635" w:rsidP="00B70635">
      <w:pPr>
        <w:pStyle w:val="responses"/>
        <w:ind w:left="2880" w:hanging="360"/>
        <w:rPr>
          <w:bCs/>
        </w:rPr>
      </w:pPr>
      <w:r w:rsidRPr="0037562D">
        <w:rPr>
          <w:bCs/>
        </w:rPr>
        <w:t>I am not sure.</w:t>
      </w:r>
    </w:p>
    <w:p w14:paraId="30836904" w14:textId="77777777" w:rsidR="00B70635" w:rsidRPr="0037562D" w:rsidRDefault="00B70635" w:rsidP="00B70635">
      <w:pPr>
        <w:pStyle w:val="Questions"/>
        <w:rPr>
          <w:b w:val="0"/>
          <w:bCs/>
        </w:rPr>
      </w:pPr>
      <w:r w:rsidRPr="0037562D">
        <w:rPr>
          <w:b w:val="0"/>
          <w:bCs/>
        </w:rPr>
        <w:t>In consultation with the respondent, describe the soil INTERVEBRATE ACTIVITY</w:t>
      </w:r>
    </w:p>
    <w:p w14:paraId="3C6079CC" w14:textId="77777777" w:rsidR="00B70635" w:rsidRPr="0037562D" w:rsidRDefault="00B70635" w:rsidP="00B70635">
      <w:pPr>
        <w:pStyle w:val="responses"/>
        <w:ind w:left="2880" w:hanging="360"/>
        <w:rPr>
          <w:bCs/>
        </w:rPr>
      </w:pPr>
      <w:r w:rsidRPr="0037562D">
        <w:rPr>
          <w:bCs/>
        </w:rPr>
        <w:t>No signs of invertebrate presence of activity observed.</w:t>
      </w:r>
    </w:p>
    <w:p w14:paraId="5C2D5B8D" w14:textId="77777777" w:rsidR="00B70635" w:rsidRPr="0037562D" w:rsidRDefault="00B70635" w:rsidP="00B70635">
      <w:pPr>
        <w:pStyle w:val="responses"/>
        <w:ind w:left="2880" w:hanging="360"/>
        <w:rPr>
          <w:bCs/>
        </w:rPr>
      </w:pPr>
      <w:r w:rsidRPr="0037562D">
        <w:rPr>
          <w:bCs/>
        </w:rPr>
        <w:t>Very few earthworms and arthropods present, with minimal activity.</w:t>
      </w:r>
    </w:p>
    <w:p w14:paraId="531E2543" w14:textId="77777777" w:rsidR="00B70635" w:rsidRPr="0037562D" w:rsidRDefault="00B70635" w:rsidP="00B70635">
      <w:pPr>
        <w:pStyle w:val="responses"/>
        <w:ind w:left="2880" w:hanging="360"/>
      </w:pPr>
      <w:r w:rsidRPr="0037562D">
        <w:t>A few earthworms and arthropods present, with minimal activity.</w:t>
      </w:r>
    </w:p>
    <w:p w14:paraId="46884A8A" w14:textId="77777777" w:rsidR="00B70635" w:rsidRPr="0037562D" w:rsidRDefault="00B70635" w:rsidP="00B70635">
      <w:pPr>
        <w:pStyle w:val="responses"/>
        <w:ind w:left="2880" w:hanging="360"/>
        <w:rPr>
          <w:bCs/>
        </w:rPr>
      </w:pPr>
      <w:r w:rsidRPr="0037562D">
        <w:rPr>
          <w:bCs/>
        </w:rPr>
        <w:t>Moderate presence of invertebrate organisms, with noticeable activity in the soil.</w:t>
      </w:r>
    </w:p>
    <w:p w14:paraId="75A069BE" w14:textId="77777777" w:rsidR="00B70635" w:rsidRPr="0037562D" w:rsidRDefault="00B70635" w:rsidP="00B70635">
      <w:pPr>
        <w:pStyle w:val="responses"/>
        <w:ind w:left="2880" w:hanging="360"/>
        <w:rPr>
          <w:bCs/>
        </w:rPr>
      </w:pPr>
      <w:r w:rsidRPr="0037562D">
        <w:rPr>
          <w:bCs/>
        </w:rPr>
        <w:t>Abundant presence of invertebrate organisms, indicating active and healthy soil life.</w:t>
      </w:r>
    </w:p>
    <w:p w14:paraId="2605A785" w14:textId="77777777" w:rsidR="00B70635" w:rsidRPr="0037562D" w:rsidRDefault="00B70635" w:rsidP="00B70635">
      <w:pPr>
        <w:pStyle w:val="responses"/>
        <w:ind w:left="2880" w:hanging="360"/>
        <w:rPr>
          <w:bCs/>
        </w:rPr>
      </w:pPr>
      <w:r w:rsidRPr="00C64111">
        <w:t>I am not sure</w:t>
      </w:r>
    </w:p>
    <w:p w14:paraId="41F858C8" w14:textId="77777777" w:rsidR="00B70635" w:rsidRPr="0037562D" w:rsidRDefault="00B70635" w:rsidP="00B70635">
      <w:pPr>
        <w:pStyle w:val="Questions"/>
        <w:rPr>
          <w:b w:val="0"/>
          <w:bCs/>
        </w:rPr>
      </w:pPr>
      <w:r w:rsidRPr="0037562D">
        <w:rPr>
          <w:b w:val="0"/>
          <w:bCs/>
        </w:rPr>
        <w:t>In consultation with the respondent, describe the soil MICROBIOLOGICAL ACTIVITY</w:t>
      </w:r>
    </w:p>
    <w:p w14:paraId="6F72C4B9" w14:textId="77777777" w:rsidR="00B70635" w:rsidRPr="0037562D" w:rsidRDefault="00B70635" w:rsidP="00B70635">
      <w:pPr>
        <w:pStyle w:val="responses"/>
        <w:ind w:left="2880" w:hanging="360"/>
        <w:rPr>
          <w:bCs/>
        </w:rPr>
      </w:pPr>
      <w:r w:rsidRPr="0037562D">
        <w:rPr>
          <w:bCs/>
        </w:rPr>
        <w:t>Very little effervescence after application of water peroxide</w:t>
      </w:r>
    </w:p>
    <w:p w14:paraId="20F1E5C5" w14:textId="77777777" w:rsidR="00B70635" w:rsidRPr="00C64111" w:rsidRDefault="00B70635" w:rsidP="00B70635">
      <w:pPr>
        <w:pStyle w:val="responses"/>
        <w:ind w:left="2880" w:hanging="360"/>
      </w:pPr>
      <w:r w:rsidRPr="00C64111">
        <w:t>Low effervescence observed</w:t>
      </w:r>
    </w:p>
    <w:p w14:paraId="7B087414" w14:textId="77777777" w:rsidR="00B70635" w:rsidRPr="0037562D" w:rsidRDefault="00B70635" w:rsidP="00B70635">
      <w:pPr>
        <w:pStyle w:val="responses"/>
        <w:ind w:left="2880" w:hanging="360"/>
        <w:rPr>
          <w:bCs/>
        </w:rPr>
      </w:pPr>
      <w:r w:rsidRPr="0037562D">
        <w:rPr>
          <w:bCs/>
        </w:rPr>
        <w:t>Light to medium effervescence</w:t>
      </w:r>
    </w:p>
    <w:p w14:paraId="0E5A2857" w14:textId="77777777" w:rsidR="00B70635" w:rsidRPr="00C64111" w:rsidRDefault="00B70635" w:rsidP="00B70635">
      <w:pPr>
        <w:pStyle w:val="responses"/>
        <w:ind w:left="2880" w:hanging="360"/>
      </w:pPr>
      <w:r w:rsidRPr="00C64111">
        <w:t>Moderate effervescence noticed</w:t>
      </w:r>
    </w:p>
    <w:p w14:paraId="33CA5BDC" w14:textId="77777777" w:rsidR="00B70635" w:rsidRPr="0037562D" w:rsidRDefault="00B70635" w:rsidP="00B70635">
      <w:pPr>
        <w:pStyle w:val="responses"/>
        <w:ind w:left="2880" w:hanging="360"/>
        <w:rPr>
          <w:bCs/>
        </w:rPr>
      </w:pPr>
      <w:r w:rsidRPr="0037562D">
        <w:rPr>
          <w:bCs/>
        </w:rPr>
        <w:t>Abundant effervescence</w:t>
      </w:r>
    </w:p>
    <w:p w14:paraId="7532E0FC" w14:textId="77777777" w:rsidR="00B70635" w:rsidRPr="0037562D" w:rsidRDefault="00B70635" w:rsidP="00B70635">
      <w:pPr>
        <w:pStyle w:val="responses"/>
        <w:ind w:left="2880" w:hanging="360"/>
        <w:rPr>
          <w:bCs/>
        </w:rPr>
      </w:pPr>
      <w:r w:rsidRPr="00C64111">
        <w:lastRenderedPageBreak/>
        <w:t>I am not sure</w:t>
      </w:r>
    </w:p>
    <w:p w14:paraId="3BEE0A20" w14:textId="1CD6A104" w:rsidR="00B70635" w:rsidRPr="0037562D" w:rsidRDefault="00B70635" w:rsidP="00395722">
      <w:pPr>
        <w:pStyle w:val="Heading4"/>
      </w:pPr>
      <w:bookmarkStart w:id="289" w:name="_Toc146024575"/>
      <w:bookmarkStart w:id="290" w:name="_Ref166672460"/>
      <w:bookmarkStart w:id="291" w:name="_Toc166680189"/>
      <w:r w:rsidRPr="0037562D">
        <w:t>Crop and pasture health</w:t>
      </w:r>
      <w:bookmarkEnd w:id="289"/>
      <w:bookmarkEnd w:id="290"/>
      <w:bookmarkEnd w:id="291"/>
    </w:p>
    <w:p w14:paraId="36073ABA" w14:textId="77777777" w:rsidR="00B70635" w:rsidRPr="0037562D" w:rsidRDefault="00B70635" w:rsidP="38A640D1">
      <w:r w:rsidRPr="0037562D">
        <w:t xml:space="preserve"> Now, in the same 10x10m square plot used to assess biodiversity and soil, please observe the crops and/or pasture present in the plot and jointly asking the following questions with the respondent (if present).</w:t>
      </w:r>
    </w:p>
    <w:p w14:paraId="4E64C7E3" w14:textId="77777777" w:rsidR="00B70635" w:rsidRPr="0037562D" w:rsidRDefault="00B70635" w:rsidP="00B70635">
      <w:pPr>
        <w:pStyle w:val="Questions"/>
        <w:numPr>
          <w:ilvl w:val="3"/>
          <w:numId w:val="0"/>
        </w:numPr>
        <w:rPr>
          <w:b w:val="0"/>
          <w:bCs/>
        </w:rPr>
      </w:pPr>
    </w:p>
    <w:p w14:paraId="0B5532E6" w14:textId="77777777" w:rsidR="00B70635" w:rsidRPr="0037562D" w:rsidRDefault="00B70635" w:rsidP="00B70635">
      <w:pPr>
        <w:pStyle w:val="Questions"/>
        <w:rPr>
          <w:b w:val="0"/>
        </w:rPr>
      </w:pPr>
      <w:r w:rsidRPr="0037562D">
        <w:rPr>
          <w:b w:val="0"/>
        </w:rPr>
        <w:t>In consultation with the respondent, describe the crop/pasture APPEARANCE</w:t>
      </w:r>
    </w:p>
    <w:p w14:paraId="5E8E5674" w14:textId="77777777" w:rsidR="00B70635" w:rsidRPr="0037562D" w:rsidRDefault="00B70635" w:rsidP="00B70635">
      <w:pPr>
        <w:pStyle w:val="Hint"/>
        <w:rPr>
          <w:bCs/>
        </w:rPr>
      </w:pPr>
      <w:r w:rsidRPr="0037562D">
        <w:rPr>
          <w:bCs/>
        </w:rPr>
        <w:t>Hint: Use this image as reference</w:t>
      </w:r>
    </w:p>
    <w:p w14:paraId="15978320" w14:textId="77777777" w:rsidR="00B70635" w:rsidRPr="0037562D" w:rsidRDefault="00B70635" w:rsidP="00B70635">
      <w:pPr>
        <w:jc w:val="center"/>
        <w:rPr>
          <w:bCs/>
        </w:rPr>
      </w:pPr>
      <w:r w:rsidRPr="00196D24">
        <w:rPr>
          <w:bCs/>
          <w:noProof/>
          <w:color w:val="2B579A"/>
          <w:shd w:val="clear" w:color="auto" w:fill="E6E6E6"/>
        </w:rPr>
        <w:drawing>
          <wp:inline distT="0" distB="0" distL="0" distR="0" wp14:anchorId="7360202B" wp14:editId="49BF144C">
            <wp:extent cx="2574048" cy="2000250"/>
            <wp:effectExtent l="0" t="0" r="0" b="0"/>
            <wp:docPr id="37317988" name="Picture 37317988" descr="A green and orange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7988" name="Picture 37317988" descr="A green and orange leaves&#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2574048" cy="2000250"/>
                    </a:xfrm>
                    <a:prstGeom prst="rect">
                      <a:avLst/>
                    </a:prstGeom>
                  </pic:spPr>
                </pic:pic>
              </a:graphicData>
            </a:graphic>
          </wp:inline>
        </w:drawing>
      </w:r>
    </w:p>
    <w:p w14:paraId="708E1413" w14:textId="77777777" w:rsidR="00B70635" w:rsidRPr="0037562D" w:rsidRDefault="00B70635" w:rsidP="00B70635">
      <w:pPr>
        <w:pStyle w:val="responses"/>
        <w:ind w:left="2880" w:hanging="360"/>
        <w:rPr>
          <w:bCs/>
        </w:rPr>
      </w:pPr>
      <w:r w:rsidRPr="0037562D">
        <w:rPr>
          <w:bCs/>
        </w:rPr>
        <w:t>1. Discolored foliage with severe deficiency signs</w:t>
      </w:r>
    </w:p>
    <w:p w14:paraId="15A5189D" w14:textId="77777777" w:rsidR="00B70635" w:rsidRPr="0037562D" w:rsidRDefault="00B70635" w:rsidP="00B70635">
      <w:pPr>
        <w:pStyle w:val="responses"/>
        <w:ind w:left="2880" w:hanging="360"/>
        <w:rPr>
          <w:bCs/>
        </w:rPr>
      </w:pPr>
      <w:r w:rsidRPr="0037562D">
        <w:rPr>
          <w:bCs/>
        </w:rPr>
        <w:t>2. Discolored foliage with moderate deficiency signs</w:t>
      </w:r>
    </w:p>
    <w:p w14:paraId="79ADEE50" w14:textId="77777777" w:rsidR="00B70635" w:rsidRPr="0037562D" w:rsidRDefault="00B70635" w:rsidP="00B70635">
      <w:pPr>
        <w:pStyle w:val="responses"/>
        <w:ind w:left="2880" w:hanging="360"/>
        <w:rPr>
          <w:bCs/>
        </w:rPr>
      </w:pPr>
      <w:r w:rsidRPr="0037562D">
        <w:rPr>
          <w:bCs/>
        </w:rPr>
        <w:t>3. Foliage with some deficiency signs</w:t>
      </w:r>
    </w:p>
    <w:p w14:paraId="209C6482" w14:textId="77777777" w:rsidR="00B70635" w:rsidRPr="0037562D" w:rsidRDefault="00B70635" w:rsidP="00B70635">
      <w:pPr>
        <w:pStyle w:val="responses"/>
        <w:ind w:left="2880" w:hanging="360"/>
        <w:rPr>
          <w:bCs/>
        </w:rPr>
      </w:pPr>
      <w:r w:rsidRPr="0037562D">
        <w:rPr>
          <w:bCs/>
        </w:rPr>
        <w:t>4. Foliage with very minor deficiency signs</w:t>
      </w:r>
    </w:p>
    <w:p w14:paraId="2AC88301" w14:textId="77777777" w:rsidR="00B70635" w:rsidRPr="0037562D" w:rsidRDefault="00B70635" w:rsidP="00B70635">
      <w:pPr>
        <w:pStyle w:val="responses"/>
        <w:ind w:left="2880" w:hanging="360"/>
        <w:rPr>
          <w:bCs/>
        </w:rPr>
      </w:pPr>
      <w:r w:rsidRPr="0037562D">
        <w:rPr>
          <w:bCs/>
        </w:rPr>
        <w:t>5. Healthy foliage with no signs of deficiency</w:t>
      </w:r>
    </w:p>
    <w:p w14:paraId="6956848B" w14:textId="77777777" w:rsidR="00B70635" w:rsidRPr="0037562D" w:rsidRDefault="00B70635" w:rsidP="00B70635">
      <w:pPr>
        <w:pStyle w:val="responses"/>
        <w:ind w:left="2880" w:hanging="360"/>
        <w:rPr>
          <w:bCs/>
        </w:rPr>
      </w:pPr>
      <w:r w:rsidRPr="0037562D">
        <w:t>I am not sure, or the question is not applicable</w:t>
      </w:r>
    </w:p>
    <w:p w14:paraId="3727B7C4" w14:textId="77777777" w:rsidR="00B70635" w:rsidRPr="0037562D" w:rsidRDefault="00B70635" w:rsidP="00B70635">
      <w:pPr>
        <w:pStyle w:val="Questions"/>
        <w:rPr>
          <w:b w:val="0"/>
        </w:rPr>
      </w:pPr>
      <w:r w:rsidRPr="0037562D">
        <w:rPr>
          <w:b w:val="0"/>
        </w:rPr>
        <w:t>In consultation with the respondent, describe the crop/pasture GROWTH</w:t>
      </w:r>
    </w:p>
    <w:p w14:paraId="09C1A9EE" w14:textId="77777777" w:rsidR="00B70635" w:rsidRPr="0037562D" w:rsidRDefault="00B70635" w:rsidP="00B70635">
      <w:pPr>
        <w:pStyle w:val="responses"/>
        <w:ind w:left="2880" w:hanging="360"/>
        <w:rPr>
          <w:bCs/>
        </w:rPr>
      </w:pPr>
      <w:r w:rsidRPr="0037562D">
        <w:rPr>
          <w:bCs/>
        </w:rPr>
        <w:t>1. Uneven plant heights with limited new growth</w:t>
      </w:r>
    </w:p>
    <w:p w14:paraId="65A0CD20" w14:textId="77777777" w:rsidR="00B70635" w:rsidRPr="0037562D" w:rsidRDefault="00B70635" w:rsidP="00B70635">
      <w:pPr>
        <w:pStyle w:val="responses"/>
        <w:ind w:left="2880" w:hanging="360"/>
        <w:rPr>
          <w:bCs/>
        </w:rPr>
      </w:pPr>
      <w:r w:rsidRPr="0037562D">
        <w:rPr>
          <w:bCs/>
        </w:rPr>
        <w:t>2. Uneven plant heights with some new growth</w:t>
      </w:r>
    </w:p>
    <w:p w14:paraId="64EA3145" w14:textId="77777777" w:rsidR="00B70635" w:rsidRPr="0037562D" w:rsidRDefault="00B70635" w:rsidP="00B70635">
      <w:pPr>
        <w:pStyle w:val="responses"/>
        <w:ind w:left="2880" w:hanging="360"/>
        <w:rPr>
          <w:bCs/>
        </w:rPr>
      </w:pPr>
      <w:r w:rsidRPr="0037562D">
        <w:rPr>
          <w:bCs/>
        </w:rPr>
        <w:t>3. Mainly even plant heights with limited new growth</w:t>
      </w:r>
    </w:p>
    <w:p w14:paraId="07710C72" w14:textId="77777777" w:rsidR="00B70635" w:rsidRPr="0037562D" w:rsidRDefault="00B70635" w:rsidP="00B70635">
      <w:pPr>
        <w:pStyle w:val="responses"/>
        <w:ind w:left="2880" w:hanging="360"/>
        <w:rPr>
          <w:bCs/>
        </w:rPr>
      </w:pPr>
      <w:r w:rsidRPr="0037562D">
        <w:rPr>
          <w:bCs/>
        </w:rPr>
        <w:t>4. Mainly even plant heights with some new growth</w:t>
      </w:r>
    </w:p>
    <w:p w14:paraId="16F725DE" w14:textId="77777777" w:rsidR="00B70635" w:rsidRPr="0037562D" w:rsidRDefault="00B70635" w:rsidP="00B70635">
      <w:pPr>
        <w:pStyle w:val="responses"/>
        <w:ind w:left="2880" w:hanging="360"/>
        <w:rPr>
          <w:bCs/>
        </w:rPr>
      </w:pPr>
      <w:r w:rsidRPr="0037562D">
        <w:rPr>
          <w:bCs/>
        </w:rPr>
        <w:t>5. Even plant heights and vigorous new growth</w:t>
      </w:r>
    </w:p>
    <w:p w14:paraId="22746ED2" w14:textId="77777777" w:rsidR="00B70635" w:rsidRPr="0037562D" w:rsidRDefault="00B70635" w:rsidP="00B70635">
      <w:pPr>
        <w:pStyle w:val="responses"/>
        <w:ind w:left="2880" w:hanging="360"/>
        <w:rPr>
          <w:bCs/>
        </w:rPr>
      </w:pPr>
      <w:r w:rsidRPr="0037562D">
        <w:t>I am not sure, or the question is not applicable</w:t>
      </w:r>
    </w:p>
    <w:p w14:paraId="67CC3877" w14:textId="77777777" w:rsidR="00B70635" w:rsidRPr="0037562D" w:rsidRDefault="00B70635" w:rsidP="00B70635">
      <w:pPr>
        <w:pStyle w:val="Questions"/>
        <w:rPr>
          <w:b w:val="0"/>
          <w:bCs/>
        </w:rPr>
      </w:pPr>
      <w:r w:rsidRPr="0037562D">
        <w:rPr>
          <w:b w:val="0"/>
          <w:bCs/>
        </w:rPr>
        <w:t>In consultation with the respondent, describe the crop/pasture DISEASE INCIDENCE</w:t>
      </w:r>
    </w:p>
    <w:p w14:paraId="209F26B1" w14:textId="77777777" w:rsidR="00B70635" w:rsidRPr="0037562D" w:rsidRDefault="00B70635" w:rsidP="00B70635">
      <w:pPr>
        <w:pStyle w:val="Hint"/>
        <w:rPr>
          <w:bCs/>
        </w:rPr>
      </w:pPr>
      <w:r w:rsidRPr="0037562D">
        <w:rPr>
          <w:bCs/>
        </w:rPr>
        <w:t>Hint: Use this image as reference\</w:t>
      </w:r>
    </w:p>
    <w:p w14:paraId="149C18A3" w14:textId="77777777" w:rsidR="00B70635" w:rsidRPr="0037562D" w:rsidRDefault="00B70635" w:rsidP="00B70635">
      <w:pPr>
        <w:pStyle w:val="Hint"/>
        <w:jc w:val="center"/>
        <w:rPr>
          <w:bCs/>
        </w:rPr>
      </w:pPr>
      <w:r w:rsidRPr="00196D24">
        <w:rPr>
          <w:bCs/>
          <w:noProof/>
          <w:color w:val="2B579A"/>
          <w:shd w:val="clear" w:color="auto" w:fill="E6E6E6"/>
        </w:rPr>
        <w:lastRenderedPageBreak/>
        <w:drawing>
          <wp:inline distT="0" distB="0" distL="0" distR="0" wp14:anchorId="427A790E" wp14:editId="2C5DFC1F">
            <wp:extent cx="4191000" cy="1851025"/>
            <wp:effectExtent l="0" t="0" r="0" b="0"/>
            <wp:docPr id="1560258945" name="Picture 1560258945" descr="A close-up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58945" name="Picture 1560258945" descr="A close-up of a plant&#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191000" cy="1851025"/>
                    </a:xfrm>
                    <a:prstGeom prst="rect">
                      <a:avLst/>
                    </a:prstGeom>
                  </pic:spPr>
                </pic:pic>
              </a:graphicData>
            </a:graphic>
          </wp:inline>
        </w:drawing>
      </w:r>
    </w:p>
    <w:p w14:paraId="4369F1DE" w14:textId="77777777" w:rsidR="00B70635" w:rsidRPr="0037562D" w:rsidRDefault="00B70635" w:rsidP="00B70635">
      <w:pPr>
        <w:pStyle w:val="responses"/>
        <w:ind w:left="2880" w:hanging="360"/>
        <w:rPr>
          <w:bCs/>
        </w:rPr>
      </w:pPr>
      <w:r w:rsidRPr="0037562D">
        <w:rPr>
          <w:bCs/>
        </w:rPr>
        <w:t>1. 76-100% of plants have damaged stems, leaves and/or fruits</w:t>
      </w:r>
    </w:p>
    <w:p w14:paraId="5270A485" w14:textId="77777777" w:rsidR="00B70635" w:rsidRPr="0037562D" w:rsidRDefault="00B70635" w:rsidP="00B70635">
      <w:pPr>
        <w:pStyle w:val="responses"/>
        <w:ind w:left="2880" w:hanging="360"/>
        <w:rPr>
          <w:bCs/>
        </w:rPr>
      </w:pPr>
      <w:r w:rsidRPr="0037562D">
        <w:rPr>
          <w:bCs/>
        </w:rPr>
        <w:t>2. 51-75% of plants have damaged stems, leaves and/or fruits</w:t>
      </w:r>
    </w:p>
    <w:p w14:paraId="4664581C" w14:textId="77777777" w:rsidR="00B70635" w:rsidRPr="0037562D" w:rsidRDefault="00B70635" w:rsidP="00B70635">
      <w:pPr>
        <w:pStyle w:val="responses"/>
        <w:ind w:left="2880" w:hanging="360"/>
        <w:rPr>
          <w:bCs/>
        </w:rPr>
      </w:pPr>
      <w:r w:rsidRPr="0037562D">
        <w:rPr>
          <w:bCs/>
        </w:rPr>
        <w:t>3. 26-50% of plants have damaged stems, leaves and/or fruits</w:t>
      </w:r>
    </w:p>
    <w:p w14:paraId="12950331" w14:textId="77777777" w:rsidR="00B70635" w:rsidRPr="0037562D" w:rsidRDefault="00B70635" w:rsidP="00B70635">
      <w:pPr>
        <w:pStyle w:val="responses"/>
        <w:ind w:left="2880" w:hanging="360"/>
        <w:rPr>
          <w:bCs/>
        </w:rPr>
      </w:pPr>
      <w:r w:rsidRPr="0037562D">
        <w:rPr>
          <w:bCs/>
        </w:rPr>
        <w:t>4. 6-25% of plants have damaged stems, leaves and/or fruits</w:t>
      </w:r>
    </w:p>
    <w:p w14:paraId="79A81A2E" w14:textId="77777777" w:rsidR="00B70635" w:rsidRPr="0037562D" w:rsidRDefault="00B70635" w:rsidP="00B70635">
      <w:pPr>
        <w:pStyle w:val="responses"/>
        <w:ind w:left="2880" w:hanging="360"/>
        <w:rPr>
          <w:bCs/>
        </w:rPr>
      </w:pPr>
      <w:r w:rsidRPr="0037562D">
        <w:rPr>
          <w:bCs/>
        </w:rPr>
        <w:t>5. ≤5% of plants have damaged stems, leaves and/or fruits</w:t>
      </w:r>
    </w:p>
    <w:p w14:paraId="41015D6F" w14:textId="77777777" w:rsidR="00B70635" w:rsidRPr="0037562D" w:rsidRDefault="00B70635" w:rsidP="00B70635">
      <w:pPr>
        <w:pStyle w:val="responses"/>
        <w:ind w:left="2880" w:hanging="360"/>
        <w:rPr>
          <w:bCs/>
        </w:rPr>
      </w:pPr>
      <w:r w:rsidRPr="0037562D">
        <w:t>I am not sure, or the question is not applicable</w:t>
      </w:r>
    </w:p>
    <w:p w14:paraId="6C6A3593" w14:textId="77777777" w:rsidR="00B70635" w:rsidRPr="0037562D" w:rsidRDefault="00B70635" w:rsidP="00B70635">
      <w:pPr>
        <w:pStyle w:val="Questions"/>
        <w:rPr>
          <w:b w:val="0"/>
          <w:bCs/>
        </w:rPr>
      </w:pPr>
      <w:r w:rsidRPr="0037562D">
        <w:rPr>
          <w:b w:val="0"/>
          <w:bCs/>
        </w:rPr>
        <w:t>In consultation with the respondent, describe the crop/pasture INSECT PEST INCIDENCE</w:t>
      </w:r>
    </w:p>
    <w:p w14:paraId="419648D4" w14:textId="77777777" w:rsidR="00B70635" w:rsidRPr="0037562D" w:rsidRDefault="00B70635" w:rsidP="00B70635">
      <w:pPr>
        <w:pStyle w:val="Hint"/>
        <w:rPr>
          <w:bCs/>
        </w:rPr>
      </w:pPr>
      <w:r w:rsidRPr="0037562D">
        <w:rPr>
          <w:bCs/>
        </w:rPr>
        <w:t>Hint: Use this image as reference</w:t>
      </w:r>
    </w:p>
    <w:p w14:paraId="3D74D3BE" w14:textId="77777777" w:rsidR="00B70635" w:rsidRPr="0037562D" w:rsidRDefault="00B70635" w:rsidP="00B70635">
      <w:pPr>
        <w:pStyle w:val="Hint"/>
        <w:rPr>
          <w:bCs/>
        </w:rPr>
      </w:pPr>
      <w:r w:rsidRPr="00196D24">
        <w:rPr>
          <w:bCs/>
          <w:noProof/>
          <w:color w:val="2B579A"/>
          <w:shd w:val="clear" w:color="auto" w:fill="E6E6E6"/>
        </w:rPr>
        <w:drawing>
          <wp:inline distT="0" distB="0" distL="0" distR="0" wp14:anchorId="0E94C36A" wp14:editId="7C198435">
            <wp:extent cx="4572000" cy="2990850"/>
            <wp:effectExtent l="0" t="0" r="0" b="0"/>
            <wp:docPr id="1870857539" name="Picture 1870857539" descr="A diagram of different types of ce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7539" name="Picture 1870857539" descr="A diagram of different types of cells&#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4572000" cy="2990850"/>
                    </a:xfrm>
                    <a:prstGeom prst="rect">
                      <a:avLst/>
                    </a:prstGeom>
                  </pic:spPr>
                </pic:pic>
              </a:graphicData>
            </a:graphic>
          </wp:inline>
        </w:drawing>
      </w:r>
    </w:p>
    <w:p w14:paraId="45EBFAFD" w14:textId="77777777" w:rsidR="00B70635" w:rsidRPr="0037562D" w:rsidRDefault="00B70635" w:rsidP="00B70635">
      <w:pPr>
        <w:pStyle w:val="responses"/>
        <w:ind w:left="2880" w:hanging="360"/>
        <w:rPr>
          <w:bCs/>
        </w:rPr>
      </w:pPr>
      <w:r w:rsidRPr="0037562D">
        <w:rPr>
          <w:bCs/>
        </w:rPr>
        <w:t>1. Very dense insect pest coverage on plant stems, leaves and/or fruits</w:t>
      </w:r>
    </w:p>
    <w:p w14:paraId="09088305" w14:textId="77777777" w:rsidR="00B70635" w:rsidRPr="0037562D" w:rsidRDefault="00B70635" w:rsidP="00B70635">
      <w:pPr>
        <w:pStyle w:val="responses"/>
        <w:ind w:left="2880" w:hanging="360"/>
        <w:rPr>
          <w:bCs/>
        </w:rPr>
      </w:pPr>
      <w:r w:rsidRPr="0037562D">
        <w:rPr>
          <w:bCs/>
        </w:rPr>
        <w:t>2. Dense insect pest coverage on plant stems, leaves and/or fruits</w:t>
      </w:r>
    </w:p>
    <w:p w14:paraId="269718C1" w14:textId="77777777" w:rsidR="00B70635" w:rsidRPr="0037562D" w:rsidRDefault="00B70635" w:rsidP="00B70635">
      <w:pPr>
        <w:pStyle w:val="responses"/>
        <w:ind w:left="2880" w:hanging="360"/>
        <w:rPr>
          <w:bCs/>
        </w:rPr>
      </w:pPr>
      <w:r w:rsidRPr="0037562D">
        <w:rPr>
          <w:bCs/>
        </w:rPr>
        <w:t>3. Moderately dense insect pest coverage on plant stems, leaves and/or fruits</w:t>
      </w:r>
    </w:p>
    <w:p w14:paraId="0D9D77F6" w14:textId="77777777" w:rsidR="00B70635" w:rsidRPr="0037562D" w:rsidRDefault="00B70635" w:rsidP="00B70635">
      <w:pPr>
        <w:pStyle w:val="responses"/>
        <w:ind w:left="2880" w:hanging="360"/>
        <w:rPr>
          <w:bCs/>
        </w:rPr>
      </w:pPr>
      <w:r w:rsidRPr="0037562D">
        <w:rPr>
          <w:bCs/>
        </w:rPr>
        <w:t>4. Sparse insect pest coverage on plant stems, leaves and/or fruits</w:t>
      </w:r>
    </w:p>
    <w:p w14:paraId="6D0FD5A8" w14:textId="77777777" w:rsidR="00B70635" w:rsidRPr="0037562D" w:rsidRDefault="00B70635" w:rsidP="00B70635">
      <w:pPr>
        <w:pStyle w:val="responses"/>
        <w:ind w:left="2880" w:hanging="360"/>
        <w:rPr>
          <w:bCs/>
        </w:rPr>
      </w:pPr>
      <w:r w:rsidRPr="0037562D">
        <w:rPr>
          <w:bCs/>
        </w:rPr>
        <w:t>5. No or very sparse signs of insect pests on plant stems, leaves and/or fruits</w:t>
      </w:r>
    </w:p>
    <w:p w14:paraId="13847E34" w14:textId="77777777" w:rsidR="00B70635" w:rsidRPr="0037562D" w:rsidRDefault="00B70635" w:rsidP="00B70635">
      <w:pPr>
        <w:pStyle w:val="responses"/>
        <w:ind w:left="2880" w:hanging="360"/>
        <w:rPr>
          <w:bCs/>
        </w:rPr>
      </w:pPr>
      <w:r w:rsidRPr="0037562D">
        <w:t>I am not sure, or the question is not applicable</w:t>
      </w:r>
    </w:p>
    <w:p w14:paraId="5CEA4138" w14:textId="77777777" w:rsidR="00B70635" w:rsidRPr="0037562D" w:rsidRDefault="00B70635" w:rsidP="00B70635">
      <w:pPr>
        <w:pStyle w:val="Questions"/>
        <w:rPr>
          <w:b w:val="0"/>
          <w:bCs/>
        </w:rPr>
      </w:pPr>
      <w:r w:rsidRPr="0037562D">
        <w:rPr>
          <w:b w:val="0"/>
          <w:bCs/>
        </w:rPr>
        <w:lastRenderedPageBreak/>
        <w:t>In consultation with the respondent, describe the crop/pasture NATURAL ENEMY ABUNDANCE</w:t>
      </w:r>
    </w:p>
    <w:p w14:paraId="21D4E141" w14:textId="77777777" w:rsidR="00B70635" w:rsidRPr="0037562D" w:rsidRDefault="00B70635" w:rsidP="00B70635">
      <w:pPr>
        <w:pStyle w:val="responses"/>
        <w:ind w:left="2880" w:hanging="360"/>
        <w:rPr>
          <w:bCs/>
        </w:rPr>
      </w:pPr>
      <w:r w:rsidRPr="0037562D">
        <w:rPr>
          <w:bCs/>
        </w:rPr>
        <w:t>No presence of pest predators on plant stems, leaves and/or fruits</w:t>
      </w:r>
    </w:p>
    <w:p w14:paraId="7ED24144" w14:textId="77777777" w:rsidR="00B70635" w:rsidRPr="0037562D" w:rsidRDefault="00B70635" w:rsidP="00B70635">
      <w:pPr>
        <w:pStyle w:val="responses"/>
        <w:ind w:left="2880" w:hanging="360"/>
        <w:rPr>
          <w:bCs/>
        </w:rPr>
      </w:pPr>
      <w:r w:rsidRPr="0037562D">
        <w:rPr>
          <w:bCs/>
        </w:rPr>
        <w:t>Sparse presence of pest predators on plant stems, leaves and/or fruits</w:t>
      </w:r>
    </w:p>
    <w:p w14:paraId="631ED8EB" w14:textId="77777777" w:rsidR="00B70635" w:rsidRPr="0037562D" w:rsidRDefault="00B70635" w:rsidP="00B70635">
      <w:pPr>
        <w:pStyle w:val="responses"/>
        <w:ind w:left="2880" w:hanging="360"/>
        <w:rPr>
          <w:bCs/>
        </w:rPr>
      </w:pPr>
      <w:r w:rsidRPr="0037562D">
        <w:rPr>
          <w:bCs/>
        </w:rPr>
        <w:t>Moderate presence of pest predators on plant stems, leaves and/or fruits</w:t>
      </w:r>
    </w:p>
    <w:p w14:paraId="31749C18" w14:textId="77777777" w:rsidR="00B70635" w:rsidRPr="0037562D" w:rsidRDefault="00B70635" w:rsidP="00B70635">
      <w:pPr>
        <w:pStyle w:val="responses"/>
        <w:ind w:left="2880" w:hanging="360"/>
        <w:rPr>
          <w:bCs/>
        </w:rPr>
      </w:pPr>
      <w:r w:rsidRPr="0037562D">
        <w:rPr>
          <w:bCs/>
        </w:rPr>
        <w:t>Dense presence of pest predators on plant stems, leaves and/or fruits</w:t>
      </w:r>
    </w:p>
    <w:p w14:paraId="61950DB2" w14:textId="77777777" w:rsidR="00B70635" w:rsidRPr="0037562D" w:rsidRDefault="00B70635" w:rsidP="00B70635">
      <w:pPr>
        <w:pStyle w:val="responses"/>
        <w:ind w:left="2880" w:hanging="360"/>
        <w:rPr>
          <w:bCs/>
        </w:rPr>
      </w:pPr>
      <w:r w:rsidRPr="0037562D">
        <w:rPr>
          <w:bCs/>
        </w:rPr>
        <w:t>Very dense presence of pest predators on plant stems, leaves and/or fruits</w:t>
      </w:r>
    </w:p>
    <w:p w14:paraId="2E3B62B9" w14:textId="77777777" w:rsidR="00B70635" w:rsidRPr="0037562D" w:rsidRDefault="00B70635" w:rsidP="00B70635">
      <w:pPr>
        <w:pStyle w:val="responses"/>
        <w:ind w:left="2880" w:hanging="360"/>
        <w:rPr>
          <w:bCs/>
        </w:rPr>
      </w:pPr>
      <w:r w:rsidRPr="0037562D">
        <w:t>I am not sure, or the question is not applicable</w:t>
      </w:r>
    </w:p>
    <w:p w14:paraId="37470CC1" w14:textId="77777777" w:rsidR="00B70635" w:rsidRPr="0037562D" w:rsidRDefault="00B70635" w:rsidP="00B70635">
      <w:pPr>
        <w:pStyle w:val="Questions"/>
        <w:rPr>
          <w:b w:val="0"/>
          <w:bCs/>
        </w:rPr>
      </w:pPr>
      <w:r w:rsidRPr="0037562D">
        <w:rPr>
          <w:b w:val="0"/>
          <w:bCs/>
        </w:rPr>
        <w:t>In consultation with the respondent, describe the crop/pasture WEED PRESSURE</w:t>
      </w:r>
    </w:p>
    <w:p w14:paraId="3BC10EC5" w14:textId="77777777" w:rsidR="00B70635" w:rsidRPr="0037562D" w:rsidRDefault="00B70635" w:rsidP="00B70635">
      <w:pPr>
        <w:pStyle w:val="responses"/>
        <w:ind w:left="2880" w:hanging="360"/>
        <w:rPr>
          <w:bCs/>
        </w:rPr>
      </w:pPr>
      <w:r w:rsidRPr="0037562D">
        <w:t>Crops stressed and overwhelmed by weeds</w:t>
      </w:r>
    </w:p>
    <w:p w14:paraId="7860806B" w14:textId="77777777" w:rsidR="00B70635" w:rsidRPr="0037562D" w:rsidRDefault="00B70635" w:rsidP="00B70635">
      <w:pPr>
        <w:pStyle w:val="responses"/>
        <w:ind w:left="2880" w:hanging="360"/>
        <w:rPr>
          <w:bCs/>
        </w:rPr>
      </w:pPr>
      <w:r w:rsidRPr="0037562D">
        <w:t>Crops growing well but starting to be overcome by weeds</w:t>
      </w:r>
    </w:p>
    <w:p w14:paraId="292B7572" w14:textId="77777777" w:rsidR="00B70635" w:rsidRPr="0037562D" w:rsidRDefault="00B70635" w:rsidP="00B70635">
      <w:pPr>
        <w:pStyle w:val="responses"/>
        <w:ind w:left="2880" w:hanging="360"/>
        <w:rPr>
          <w:bCs/>
        </w:rPr>
      </w:pPr>
      <w:r w:rsidRPr="0037562D">
        <w:rPr>
          <w:bCs/>
        </w:rPr>
        <w:t>Moderate presence of weeds with some competition</w:t>
      </w:r>
    </w:p>
    <w:p w14:paraId="03455189" w14:textId="77777777" w:rsidR="00B70635" w:rsidRPr="0037562D" w:rsidRDefault="00B70635" w:rsidP="00B70635">
      <w:pPr>
        <w:pStyle w:val="responses"/>
        <w:ind w:left="2880" w:hanging="360"/>
        <w:rPr>
          <w:bCs/>
        </w:rPr>
      </w:pPr>
      <w:r w:rsidRPr="0037562D">
        <w:rPr>
          <w:bCs/>
        </w:rPr>
        <w:t>Low presence of weeds</w:t>
      </w:r>
    </w:p>
    <w:p w14:paraId="1555B450" w14:textId="77777777" w:rsidR="00B70635" w:rsidRPr="0037562D" w:rsidRDefault="00B70635" w:rsidP="00B70635">
      <w:pPr>
        <w:pStyle w:val="responses"/>
        <w:ind w:left="2880" w:hanging="360"/>
        <w:rPr>
          <w:bCs/>
        </w:rPr>
      </w:pPr>
      <w:r w:rsidRPr="0037562D">
        <w:rPr>
          <w:bCs/>
        </w:rPr>
        <w:t>Vigorous crop that overcomes weeds</w:t>
      </w:r>
    </w:p>
    <w:p w14:paraId="13F315BE" w14:textId="77777777" w:rsidR="00B70635" w:rsidRPr="0037562D" w:rsidRDefault="00B70635" w:rsidP="00B70635">
      <w:pPr>
        <w:pStyle w:val="responses"/>
        <w:ind w:left="2880" w:hanging="360"/>
        <w:rPr>
          <w:bCs/>
        </w:rPr>
      </w:pPr>
      <w:r w:rsidRPr="0037562D">
        <w:t>I am not sure, or the question is not applicable</w:t>
      </w:r>
    </w:p>
    <w:p w14:paraId="6F95D8BC" w14:textId="77777777" w:rsidR="00B70635" w:rsidRPr="0037562D" w:rsidRDefault="00B70635" w:rsidP="00B70635">
      <w:pPr>
        <w:pStyle w:val="Questions"/>
        <w:rPr>
          <w:b w:val="0"/>
          <w:bCs/>
        </w:rPr>
      </w:pPr>
      <w:r w:rsidRPr="0037562D">
        <w:rPr>
          <w:b w:val="0"/>
          <w:bCs/>
        </w:rPr>
        <w:t>In consultation with the respondent, describe the NATURAL SURROUNDING VEGETATION</w:t>
      </w:r>
    </w:p>
    <w:p w14:paraId="62A8A5C5" w14:textId="77777777" w:rsidR="00B70635" w:rsidRPr="0037562D" w:rsidRDefault="00B70635" w:rsidP="00B70635">
      <w:pPr>
        <w:pStyle w:val="responses"/>
        <w:ind w:left="2880" w:hanging="360"/>
        <w:rPr>
          <w:bCs/>
        </w:rPr>
      </w:pPr>
      <w:r w:rsidRPr="0037562D">
        <w:t>Surrounded by other crops or pasture with no natural vegetation nearby</w:t>
      </w:r>
    </w:p>
    <w:p w14:paraId="7AEC71F8" w14:textId="77777777" w:rsidR="00B70635" w:rsidRPr="0037562D" w:rsidRDefault="00B70635" w:rsidP="00B70635">
      <w:pPr>
        <w:pStyle w:val="responses"/>
        <w:ind w:left="2880" w:hanging="360"/>
        <w:rPr>
          <w:bCs/>
        </w:rPr>
      </w:pPr>
      <w:r w:rsidRPr="0037562D">
        <w:t>Surrounded by other crops or pasture with some natural vegetation nearby, such as inside fields or at field edge</w:t>
      </w:r>
    </w:p>
    <w:p w14:paraId="5BDD3D84" w14:textId="77777777" w:rsidR="00B70635" w:rsidRPr="0037562D" w:rsidRDefault="00B70635" w:rsidP="00B70635">
      <w:pPr>
        <w:pStyle w:val="responses"/>
        <w:ind w:left="2880" w:hanging="360"/>
        <w:rPr>
          <w:bCs/>
        </w:rPr>
      </w:pPr>
      <w:r w:rsidRPr="0037562D">
        <w:rPr>
          <w:bCs/>
        </w:rPr>
        <w:t>Adjacent to sparse or limited natural vegetation on at least one side</w:t>
      </w:r>
    </w:p>
    <w:p w14:paraId="518DC5B2" w14:textId="77777777" w:rsidR="00B70635" w:rsidRPr="0037562D" w:rsidRDefault="00B70635" w:rsidP="00B70635">
      <w:pPr>
        <w:pStyle w:val="responses"/>
        <w:ind w:left="2880" w:hanging="360"/>
        <w:rPr>
          <w:bCs/>
        </w:rPr>
      </w:pPr>
      <w:r w:rsidRPr="0037562D">
        <w:rPr>
          <w:bCs/>
        </w:rPr>
        <w:t>Adjacent to dense or expansive natural vegetation on at least one side</w:t>
      </w:r>
    </w:p>
    <w:p w14:paraId="46E62836" w14:textId="77777777" w:rsidR="00B70635" w:rsidRPr="0037562D" w:rsidRDefault="00B70635" w:rsidP="00B70635">
      <w:pPr>
        <w:pStyle w:val="responses"/>
        <w:ind w:left="2880" w:hanging="360"/>
        <w:rPr>
          <w:bCs/>
        </w:rPr>
      </w:pPr>
      <w:r w:rsidRPr="0037562D">
        <w:rPr>
          <w:bCs/>
        </w:rPr>
        <w:t>Adjacent to natural vegetation on at least two sides</w:t>
      </w:r>
    </w:p>
    <w:p w14:paraId="06A184B3" w14:textId="77777777" w:rsidR="00B70635" w:rsidRPr="0037562D" w:rsidRDefault="00B70635" w:rsidP="00B70635">
      <w:pPr>
        <w:pStyle w:val="responses"/>
        <w:ind w:left="2880" w:hanging="360"/>
        <w:rPr>
          <w:bCs/>
        </w:rPr>
      </w:pPr>
      <w:r w:rsidRPr="0037562D">
        <w:t>I am not sure, or the question is not applicable</w:t>
      </w:r>
    </w:p>
    <w:p w14:paraId="7D6C7BC6" w14:textId="77777777" w:rsidR="00B70635" w:rsidRPr="0037562D" w:rsidRDefault="00B70635" w:rsidP="00B70635">
      <w:pPr>
        <w:pStyle w:val="Questions"/>
        <w:rPr>
          <w:b w:val="0"/>
          <w:bCs/>
        </w:rPr>
      </w:pPr>
      <w:r w:rsidRPr="0037562D">
        <w:rPr>
          <w:b w:val="0"/>
          <w:bCs/>
        </w:rPr>
        <w:t>In consultation with the respondent, describe the MANAGEMENT SYSTEM</w:t>
      </w:r>
    </w:p>
    <w:p w14:paraId="45D55656" w14:textId="77777777" w:rsidR="00B70635" w:rsidRPr="0037562D" w:rsidRDefault="00B70635" w:rsidP="00B70635">
      <w:pPr>
        <w:pStyle w:val="responses"/>
        <w:ind w:left="2880" w:hanging="360"/>
        <w:rPr>
          <w:bCs/>
        </w:rPr>
      </w:pPr>
      <w:r w:rsidRPr="0037562D">
        <w:rPr>
          <w:bCs/>
        </w:rPr>
        <w:t>High chemical pesticide and/or fertilizer inputs; conventional tillage</w:t>
      </w:r>
    </w:p>
    <w:p w14:paraId="245E0161" w14:textId="77777777" w:rsidR="00B70635" w:rsidRPr="0037562D" w:rsidRDefault="00B70635" w:rsidP="00B70635">
      <w:pPr>
        <w:pStyle w:val="responses"/>
        <w:ind w:left="2880" w:hanging="360"/>
        <w:rPr>
          <w:bCs/>
        </w:rPr>
      </w:pPr>
      <w:r w:rsidRPr="0037562D">
        <w:rPr>
          <w:bCs/>
        </w:rPr>
        <w:t>Moderate chemical pesticide and/or fertilizer inputs; conventional tillage</w:t>
      </w:r>
    </w:p>
    <w:p w14:paraId="45679B70" w14:textId="77777777" w:rsidR="00B70635" w:rsidRPr="0037562D" w:rsidRDefault="00B70635" w:rsidP="00B70635">
      <w:pPr>
        <w:pStyle w:val="responses"/>
        <w:ind w:left="2880" w:hanging="360"/>
        <w:rPr>
          <w:bCs/>
        </w:rPr>
      </w:pPr>
      <w:r w:rsidRPr="0037562D">
        <w:t>Moderate chemical pesticide and/or fertilizer inputs; reduced or no tillage</w:t>
      </w:r>
    </w:p>
    <w:p w14:paraId="32C2F02E" w14:textId="77777777" w:rsidR="00B70635" w:rsidRPr="0037562D" w:rsidRDefault="00B70635" w:rsidP="00B70635">
      <w:pPr>
        <w:pStyle w:val="responses"/>
        <w:ind w:left="2880" w:hanging="360"/>
        <w:rPr>
          <w:bCs/>
        </w:rPr>
      </w:pPr>
      <w:r w:rsidRPr="0037562D">
        <w:t>No or low chemical pesticide and/or fertilizer inputs; reduced or no tillage</w:t>
      </w:r>
    </w:p>
    <w:p w14:paraId="7B84DC0A" w14:textId="77777777" w:rsidR="00B70635" w:rsidRPr="0037562D" w:rsidRDefault="00B70635" w:rsidP="00B70635">
      <w:pPr>
        <w:pStyle w:val="responses"/>
        <w:ind w:left="2880" w:hanging="360"/>
        <w:rPr>
          <w:bCs/>
        </w:rPr>
      </w:pPr>
      <w:r w:rsidRPr="0037562D">
        <w:t>No chemical inputs; reduced or no tillage</w:t>
      </w:r>
    </w:p>
    <w:p w14:paraId="32FA68D7" w14:textId="77777777" w:rsidR="00B70635" w:rsidRPr="0037562D" w:rsidRDefault="00B70635" w:rsidP="00B70635">
      <w:pPr>
        <w:pStyle w:val="responses"/>
        <w:ind w:left="2880" w:hanging="360"/>
        <w:rPr>
          <w:bCs/>
        </w:rPr>
      </w:pPr>
      <w:r w:rsidRPr="0037562D">
        <w:t>I am not sure, or the question is not applicable</w:t>
      </w:r>
    </w:p>
    <w:p w14:paraId="4B94C7A9" w14:textId="77777777" w:rsidR="00B70635" w:rsidRPr="0037562D" w:rsidRDefault="00B70635" w:rsidP="00B70635">
      <w:pPr>
        <w:rPr>
          <w:bCs/>
        </w:rPr>
      </w:pPr>
    </w:p>
    <w:p w14:paraId="25BC8A25" w14:textId="68908CAF" w:rsidR="00B70635" w:rsidRPr="0037562D" w:rsidRDefault="00B70635" w:rsidP="00BA0786">
      <w:pPr>
        <w:pStyle w:val="Heading3"/>
      </w:pPr>
      <w:bookmarkStart w:id="292" w:name="_Toc146024576"/>
      <w:bookmarkStart w:id="293" w:name="_Toc166680190"/>
      <w:r w:rsidRPr="0037562D">
        <w:lastRenderedPageBreak/>
        <w:t>Site 2</w:t>
      </w:r>
      <w:bookmarkEnd w:id="292"/>
      <w:bookmarkEnd w:id="293"/>
    </w:p>
    <w:p w14:paraId="4D0C688F" w14:textId="0C71F5B6" w:rsidR="00B70635" w:rsidRPr="0037562D" w:rsidRDefault="00B70635" w:rsidP="00D13725">
      <w:pPr>
        <w:pStyle w:val="Heading4"/>
      </w:pPr>
      <w:bookmarkStart w:id="294" w:name="_Toc146024577"/>
      <w:bookmarkStart w:id="295" w:name="_Toc166680191"/>
      <w:r w:rsidRPr="0037562D">
        <w:t>Biodiversity</w:t>
      </w:r>
      <w:bookmarkEnd w:id="294"/>
      <w:bookmarkEnd w:id="295"/>
    </w:p>
    <w:p w14:paraId="70141BD9" w14:textId="77777777" w:rsidR="00B70635" w:rsidRPr="0037562D" w:rsidRDefault="00B70635" w:rsidP="38A640D1">
      <w:pPr>
        <w:spacing w:after="0"/>
        <w:rPr>
          <w:rFonts w:ascii="Calibri" w:eastAsia="Calibri" w:hAnsi="Calibri" w:cs="Calibri"/>
          <w:color w:val="000000" w:themeColor="text1"/>
        </w:rPr>
      </w:pPr>
      <w:r w:rsidRPr="0037562D">
        <w:rPr>
          <w:rFonts w:ascii="Calibri" w:eastAsia="Calibri" w:hAnsi="Calibri" w:cs="Calibri"/>
          <w:color w:val="000000" w:themeColor="text1"/>
        </w:rPr>
        <w:t>Now, walk to a second point, this time at the centre of the farmland (land actively used for crop or livestock production) or as close as feasible to this, and ideally away from any houses or buildings. If the farm-household plots are dispersed, walk to the centre of the largest, accessible plot. Delineate a 10 x 10 meter square area with the centre of the square corresponding to the location you are standing.</w:t>
      </w:r>
    </w:p>
    <w:p w14:paraId="4E7D553C" w14:textId="77777777" w:rsidR="00B70635" w:rsidRPr="0037562D" w:rsidRDefault="00B70635" w:rsidP="00B70635">
      <w:r w:rsidRPr="0037562D">
        <w:t>…...</w:t>
      </w:r>
    </w:p>
    <w:p w14:paraId="393BACF3" w14:textId="0AEBFC52" w:rsidR="00B70635" w:rsidRPr="0037562D" w:rsidRDefault="00B70635" w:rsidP="00D13725">
      <w:pPr>
        <w:pStyle w:val="Heading4"/>
      </w:pPr>
      <w:bookmarkStart w:id="296" w:name="_Toc146024578"/>
      <w:bookmarkStart w:id="297" w:name="_Toc166680192"/>
      <w:r w:rsidRPr="0037562D">
        <w:t>Soil health</w:t>
      </w:r>
      <w:bookmarkEnd w:id="296"/>
      <w:bookmarkEnd w:id="297"/>
    </w:p>
    <w:p w14:paraId="4166AB10" w14:textId="1A3B87EB" w:rsidR="00B70635" w:rsidRPr="0037562D" w:rsidRDefault="00B70635" w:rsidP="00015296">
      <w:pPr>
        <w:pStyle w:val="Heading5"/>
        <w:rPr>
          <w:rStyle w:val="Heading5Char"/>
          <w:lang w:val="en-GB"/>
        </w:rPr>
      </w:pPr>
      <w:r w:rsidRPr="00C64111">
        <w:rPr>
          <w:rStyle w:val="Heading5Char"/>
          <w:lang w:val="en-GB"/>
        </w:rPr>
        <w:t>SOC methodology</w:t>
      </w:r>
    </w:p>
    <w:p w14:paraId="1ABD54EA" w14:textId="77777777" w:rsidR="00B70635" w:rsidRPr="0037562D" w:rsidRDefault="00B70635" w:rsidP="38A640D1">
      <w:pPr>
        <w:rPr>
          <w:rFonts w:ascii="Calibri" w:eastAsia="Calibri" w:hAnsi="Calibri" w:cs="Calibri"/>
          <w:color w:val="000000" w:themeColor="text1"/>
        </w:rPr>
      </w:pPr>
      <w:r w:rsidRPr="0037562D">
        <w:rPr>
          <w:rFonts w:ascii="Calibri" w:eastAsia="Calibri" w:hAnsi="Calibri" w:cs="Calibri"/>
          <w:color w:val="000000" w:themeColor="text1"/>
        </w:rPr>
        <w:t>Now, in the same 10x10m square plot used to assess biodiversity, please collect soil samples at five points corresponding to the plot centre and each corner of the plot. At the first sampling point, remove any crop residues from the soil surface. Use a small trowel to dig vertically to a depth of 10cm measured with a ruler (or insert the soil probe to 10cm), and place the removed soil into a sealable plastic bag. Repeat this process at the other four sampling points. Soil from each of the five sampling points should be put into the same bag. Seal the bag and label it with a unique name that identifies the farm and sample site, such as 'Farm12-Site2'</w:t>
      </w:r>
    </w:p>
    <w:p w14:paraId="6C6F4F26" w14:textId="77777777" w:rsidR="00B70635" w:rsidRPr="0037562D" w:rsidRDefault="00B70635" w:rsidP="00B70635">
      <w:pPr>
        <w:rPr>
          <w:rFonts w:ascii="Calibri" w:eastAsia="Calibri" w:hAnsi="Calibri" w:cs="Calibri"/>
          <w:color w:val="000000" w:themeColor="text1"/>
        </w:rPr>
      </w:pPr>
      <w:r w:rsidRPr="0037562D">
        <w:rPr>
          <w:rFonts w:ascii="Calibri" w:eastAsia="Calibri" w:hAnsi="Calibri" w:cs="Calibri"/>
          <w:color w:val="000000" w:themeColor="text1"/>
        </w:rPr>
        <w:t>...</w:t>
      </w:r>
    </w:p>
    <w:p w14:paraId="053C6336" w14:textId="77777777" w:rsidR="00B70635" w:rsidRPr="0037562D" w:rsidRDefault="00B70635" w:rsidP="38A640D1">
      <w:pPr>
        <w:rPr>
          <w:rStyle w:val="Heading5Char"/>
        </w:rPr>
      </w:pPr>
      <w:r w:rsidRPr="0037562D">
        <w:rPr>
          <w:rStyle w:val="Heading5Char"/>
        </w:rPr>
        <w:t>4.2.2.2. SOCLA methodology</w:t>
      </w:r>
    </w:p>
    <w:p w14:paraId="78B6D293" w14:textId="77777777" w:rsidR="00B70635" w:rsidRPr="0037562D" w:rsidRDefault="00B70635" w:rsidP="00B70635">
      <w:r w:rsidRPr="0037562D">
        <w:t>In the same 10x10m square plot used to assess biodiversity, please examine the soil around you and jointly answer the following questions with the respondent. You should dig or pick up a small amount of soil to examine it more closely.</w:t>
      </w:r>
    </w:p>
    <w:p w14:paraId="18B947F1" w14:textId="77777777" w:rsidR="00B70635" w:rsidRPr="0037562D" w:rsidRDefault="00B70635" w:rsidP="00B70635">
      <w:r w:rsidRPr="0037562D">
        <w:t>…</w:t>
      </w:r>
    </w:p>
    <w:p w14:paraId="1709A9D1" w14:textId="78DA09B3" w:rsidR="00B70635" w:rsidRPr="0037562D" w:rsidRDefault="00B70635" w:rsidP="00D13725">
      <w:pPr>
        <w:pStyle w:val="Heading4"/>
      </w:pPr>
      <w:bookmarkStart w:id="298" w:name="_Toc146024579"/>
      <w:bookmarkStart w:id="299" w:name="_Toc166680193"/>
      <w:r w:rsidRPr="0037562D">
        <w:t>Crop and pasture health</w:t>
      </w:r>
      <w:bookmarkEnd w:id="298"/>
      <w:bookmarkEnd w:id="299"/>
    </w:p>
    <w:p w14:paraId="68C4726B" w14:textId="77777777" w:rsidR="00B70635" w:rsidRPr="0037562D" w:rsidRDefault="00B70635" w:rsidP="00B70635">
      <w:r w:rsidRPr="0037562D">
        <w:t>Now, in the same 10x10m square plot used to assess biodiversity, please observe the crops and/or pasture present in the plot and jointly asking the following questions with the respondent (if present).</w:t>
      </w:r>
    </w:p>
    <w:p w14:paraId="53665540" w14:textId="77777777" w:rsidR="00B70635" w:rsidRPr="0037562D" w:rsidRDefault="00B70635" w:rsidP="00B70635">
      <w:r w:rsidRPr="0037562D">
        <w:t>...</w:t>
      </w:r>
    </w:p>
    <w:p w14:paraId="17E1650C" w14:textId="5FB3153B" w:rsidR="00B70635" w:rsidRPr="0037562D" w:rsidRDefault="00B70635" w:rsidP="00BA0786">
      <w:pPr>
        <w:pStyle w:val="Heading3"/>
      </w:pPr>
      <w:bookmarkStart w:id="300" w:name="_Toc146024580"/>
      <w:bookmarkStart w:id="301" w:name="_Toc166680194"/>
      <w:r w:rsidRPr="0037562D">
        <w:t>Site 3</w:t>
      </w:r>
      <w:bookmarkEnd w:id="300"/>
      <w:bookmarkEnd w:id="301"/>
    </w:p>
    <w:p w14:paraId="3CEE4D4F" w14:textId="7442665A" w:rsidR="00B70635" w:rsidRPr="0037562D" w:rsidRDefault="00B70635" w:rsidP="00D13725">
      <w:pPr>
        <w:pStyle w:val="Heading4"/>
      </w:pPr>
      <w:bookmarkStart w:id="302" w:name="_Toc146024581"/>
      <w:bookmarkStart w:id="303" w:name="_Toc166680195"/>
      <w:r w:rsidRPr="0037562D">
        <w:t>Biodiversity</w:t>
      </w:r>
      <w:bookmarkEnd w:id="302"/>
      <w:bookmarkEnd w:id="303"/>
    </w:p>
    <w:p w14:paraId="1D18A246" w14:textId="77777777" w:rsidR="00B70635" w:rsidRPr="0037562D" w:rsidRDefault="00B70635" w:rsidP="00B70635">
      <w:r w:rsidRPr="0037562D">
        <w:t xml:space="preserve">Now, walk to a third point, this time at the edge of the farmland (land actively used for crop or livestock production) choosing an edge that is near to natural vegetation, if possible. If the farm-household plots are dispersed, walk to the edge of the most accessible plot that is nearest to </w:t>
      </w:r>
      <w:r w:rsidRPr="0037562D">
        <w:lastRenderedPageBreak/>
        <w:t>natural vegetation and furthest from human settlements. Delineate a 10 x 10 meter square area** with the centre of the square corresponding to the location you are standing.</w:t>
      </w:r>
    </w:p>
    <w:p w14:paraId="55161159" w14:textId="77777777" w:rsidR="00B70635" w:rsidRPr="0037562D" w:rsidRDefault="00B70635" w:rsidP="00B70635">
      <w:r w:rsidRPr="0037562D">
        <w:t>...</w:t>
      </w:r>
    </w:p>
    <w:p w14:paraId="4AA46CD5" w14:textId="325D7672" w:rsidR="00B70635" w:rsidRPr="0037562D" w:rsidRDefault="00B70635" w:rsidP="00D13725">
      <w:pPr>
        <w:pStyle w:val="Heading4"/>
      </w:pPr>
      <w:bookmarkStart w:id="304" w:name="_Toc146024582"/>
      <w:bookmarkStart w:id="305" w:name="_Toc166680196"/>
      <w:r w:rsidRPr="0037562D">
        <w:t>Soil health</w:t>
      </w:r>
      <w:bookmarkEnd w:id="304"/>
      <w:bookmarkEnd w:id="305"/>
    </w:p>
    <w:p w14:paraId="20EFF7A1" w14:textId="4695AEAF" w:rsidR="00B70635" w:rsidRPr="0037562D" w:rsidRDefault="00B70635" w:rsidP="00015296">
      <w:pPr>
        <w:pStyle w:val="Heading5"/>
        <w:rPr>
          <w:rStyle w:val="Heading5Char"/>
          <w:lang w:val="en-GB"/>
        </w:rPr>
      </w:pPr>
      <w:r w:rsidRPr="00C64111">
        <w:rPr>
          <w:rStyle w:val="Heading5Char"/>
          <w:lang w:val="en-GB"/>
        </w:rPr>
        <w:t>SOC methodology</w:t>
      </w:r>
    </w:p>
    <w:p w14:paraId="30FBA392" w14:textId="77777777" w:rsidR="00B70635" w:rsidRPr="0037562D" w:rsidRDefault="00B70635" w:rsidP="00B70635">
      <w:r w:rsidRPr="0037562D">
        <w:t>Now, in the same 10x10m square plot used to assess biodiversity, please collect soil samples at five points corresponding to the plot centre and each corner of the plot. At the first sampling point, remove any crop residues from the soil surface. Use a small trowel to dig vertically to a depth of 10cm measured with a ruler (or insert the soil probe to 10cm), and place the removed soil into a sealable plastic bag. Repeat this process at the other four sampling points. Soil from each of the five sampling points should be put into the same bag. Seal the bag and label it with a unique name that identifies the farm and sample site, such as 'Farm12-Site2'</w:t>
      </w:r>
    </w:p>
    <w:p w14:paraId="40BEE7D7" w14:textId="775B3D0C" w:rsidR="00B70635" w:rsidRPr="0037562D" w:rsidRDefault="00B70635" w:rsidP="00015296">
      <w:pPr>
        <w:pStyle w:val="Heading5"/>
        <w:rPr>
          <w:rStyle w:val="Heading5Char"/>
          <w:lang w:val="en-GB"/>
        </w:rPr>
      </w:pPr>
      <w:r w:rsidRPr="00E158B0">
        <w:rPr>
          <w:rStyle w:val="Heading5Char"/>
          <w:lang w:val="en-GB"/>
        </w:rPr>
        <w:t>SOCLA methodology</w:t>
      </w:r>
    </w:p>
    <w:p w14:paraId="76D0E7BD" w14:textId="77777777" w:rsidR="00B70635" w:rsidRPr="0037562D" w:rsidRDefault="00B70635" w:rsidP="00B70635">
      <w:r w:rsidRPr="0037562D">
        <w:t>In the same 10x10m square plot used to assess biodiversity, please examine the soil around you and jointly answer the following questions with the respondent. You should dig or pick up a small amount of soil to examine it more closely.</w:t>
      </w:r>
    </w:p>
    <w:p w14:paraId="4757262F" w14:textId="77777777" w:rsidR="00B70635" w:rsidRPr="0037562D" w:rsidRDefault="00B70635" w:rsidP="00B70635">
      <w:r w:rsidRPr="0037562D">
        <w:t>...</w:t>
      </w:r>
    </w:p>
    <w:p w14:paraId="7560C1E5" w14:textId="0241EE86" w:rsidR="00B70635" w:rsidRPr="0037562D" w:rsidRDefault="00B70635" w:rsidP="00D13725">
      <w:pPr>
        <w:pStyle w:val="Heading4"/>
      </w:pPr>
      <w:bookmarkStart w:id="306" w:name="_Toc146024583"/>
      <w:bookmarkStart w:id="307" w:name="_Ref166672509"/>
      <w:bookmarkStart w:id="308" w:name="_Toc166680197"/>
      <w:r w:rsidRPr="0037562D">
        <w:t>Crop and pasture health</w:t>
      </w:r>
      <w:bookmarkEnd w:id="306"/>
      <w:bookmarkEnd w:id="307"/>
      <w:bookmarkEnd w:id="308"/>
    </w:p>
    <w:p w14:paraId="1BFB72D1" w14:textId="77777777" w:rsidR="00B70635" w:rsidRPr="0037562D" w:rsidRDefault="00B70635" w:rsidP="00B70635">
      <w:r w:rsidRPr="0037562D">
        <w:t>Now, in the same 10x10m square plot used to assess biodiversity, please observe the crops and/or pasture present in the plot and jointly asking the following questions with the respondent (if present).</w:t>
      </w:r>
    </w:p>
    <w:p w14:paraId="187082E3" w14:textId="731EEA7C" w:rsidR="008B3D16" w:rsidRPr="0037562D" w:rsidRDefault="00B70635" w:rsidP="00B70635">
      <w:pPr>
        <w:pStyle w:val="responses"/>
        <w:numPr>
          <w:ilvl w:val="0"/>
          <w:numId w:val="0"/>
        </w:numPr>
      </w:pPr>
      <w:r w:rsidRPr="0037562D">
        <w:t>...</w:t>
      </w:r>
    </w:p>
    <w:p w14:paraId="04168D70" w14:textId="77777777" w:rsidR="008B3D16" w:rsidRPr="0037562D" w:rsidRDefault="008B3D16">
      <w:pPr>
        <w:rPr>
          <w:i/>
          <w:color w:val="7F7F7F" w:themeColor="text1" w:themeTint="80"/>
        </w:rPr>
      </w:pPr>
      <w:r w:rsidRPr="0037562D">
        <w:br w:type="page"/>
      </w:r>
    </w:p>
    <w:p w14:paraId="3FCD9BEE" w14:textId="0975E22F" w:rsidR="004B517D" w:rsidRPr="0037562D" w:rsidRDefault="004B517D" w:rsidP="00170E5D">
      <w:pPr>
        <w:pStyle w:val="Heading1nonumber"/>
      </w:pPr>
      <w:bookmarkStart w:id="309" w:name="_Toc166680198"/>
      <w:bookmarkStart w:id="310" w:name="_Toc213065224"/>
      <w:r w:rsidRPr="0037562D">
        <w:lastRenderedPageBreak/>
        <w:t xml:space="preserve">Appendix </w:t>
      </w:r>
      <w:r w:rsidR="00992B13">
        <w:t>3</w:t>
      </w:r>
      <w:r w:rsidRPr="0037562D">
        <w:t>. Data collection using KoboCollect</w:t>
      </w:r>
      <w:bookmarkEnd w:id="309"/>
      <w:bookmarkEnd w:id="310"/>
      <w:r w:rsidRPr="0037562D">
        <w:t xml:space="preserve"> </w:t>
      </w:r>
    </w:p>
    <w:p w14:paraId="4DE3C969" w14:textId="77777777" w:rsidR="004B517D" w:rsidRPr="0037562D" w:rsidRDefault="004B517D" w:rsidP="004B517D">
      <w:pPr>
        <w:spacing w:before="240" w:after="0" w:line="276" w:lineRule="auto"/>
      </w:pPr>
      <w:r w:rsidRPr="0037562D">
        <w:t xml:space="preserve">If you do not already have a KoboCollect account, go to </w:t>
      </w:r>
      <w:hyperlink r:id="rId60">
        <w:r w:rsidRPr="0037562D">
          <w:rPr>
            <w:rStyle w:val="Hyperlink"/>
          </w:rPr>
          <w:t>https://www.kobotoolbox.org/</w:t>
        </w:r>
      </w:hyperlink>
      <w:r w:rsidRPr="0037562D">
        <w:t xml:space="preserve"> and set up a new account with your own username and password.</w:t>
      </w:r>
    </w:p>
    <w:p w14:paraId="36B293B7" w14:textId="77777777" w:rsidR="004B517D" w:rsidRPr="0037562D" w:rsidRDefault="004B517D" w:rsidP="004B517D">
      <w:pPr>
        <w:spacing w:before="240" w:after="0" w:line="276" w:lineRule="auto"/>
      </w:pPr>
      <w:r w:rsidRPr="0037562D">
        <w:t>On an android tablet or smartphone, download the KoboCollect app (or if you already have it installed, make sure you have the latest version).</w:t>
      </w:r>
    </w:p>
    <w:p w14:paraId="7BD9B3C3" w14:textId="77777777" w:rsidR="004B517D" w:rsidRPr="0037562D" w:rsidRDefault="004B517D" w:rsidP="004B517D">
      <w:pPr>
        <w:spacing w:before="240" w:after="0" w:line="276" w:lineRule="auto"/>
      </w:pPr>
      <w:r w:rsidRPr="0037562D">
        <w:t>Login to the app from your tablet using your personal username and password.</w:t>
      </w:r>
    </w:p>
    <w:p w14:paraId="69D22956" w14:textId="77777777" w:rsidR="004B517D" w:rsidRPr="0037562D" w:rsidRDefault="004B517D" w:rsidP="004B517D">
      <w:pPr>
        <w:spacing w:before="240" w:after="0" w:line="276" w:lineRule="auto"/>
      </w:pPr>
      <w:r w:rsidRPr="0037562D">
        <w:t>Now follow the instructions below.</w:t>
      </w:r>
    </w:p>
    <w:p w14:paraId="3E88BEDB" w14:textId="14C7D008" w:rsidR="004B517D" w:rsidRPr="0037562D" w:rsidRDefault="004B517D" w:rsidP="38A640D1">
      <w:pPr>
        <w:rPr>
          <w:b/>
          <w:u w:val="single"/>
        </w:rPr>
      </w:pPr>
      <w:r w:rsidRPr="0037562D">
        <w:rPr>
          <w:b/>
          <w:u w:val="single"/>
        </w:rPr>
        <w:t xml:space="preserve">To download, fill in, and submit the </w:t>
      </w:r>
      <w:r w:rsidR="00AA0F3D" w:rsidRPr="0037562D">
        <w:rPr>
          <w:b/>
          <w:u w:val="single"/>
        </w:rPr>
        <w:t xml:space="preserve">standard </w:t>
      </w:r>
      <w:r w:rsidRPr="0037562D">
        <w:rPr>
          <w:b/>
          <w:u w:val="single"/>
        </w:rPr>
        <w:t xml:space="preserve">HOLPA survey:  </w:t>
      </w:r>
    </w:p>
    <w:p w14:paraId="1F0E9FA4" w14:textId="77777777" w:rsidR="004B517D" w:rsidRPr="0037562D" w:rsidRDefault="004B517D" w:rsidP="00630BC0">
      <w:pPr>
        <w:numPr>
          <w:ilvl w:val="0"/>
          <w:numId w:val="19"/>
        </w:numPr>
        <w:spacing w:before="240" w:after="0" w:line="276" w:lineRule="auto"/>
      </w:pPr>
      <w:r w:rsidRPr="0037562D">
        <w:t xml:space="preserve">Click on </w:t>
      </w:r>
      <w:r w:rsidRPr="0037562D">
        <w:rPr>
          <w:b/>
          <w:bCs/>
          <w:i/>
          <w:iCs/>
        </w:rPr>
        <w:t>Settings</w:t>
      </w:r>
      <w:r w:rsidRPr="0037562D">
        <w:t xml:space="preserve"> (top right logo) </w:t>
      </w:r>
    </w:p>
    <w:p w14:paraId="0F0F2661" w14:textId="77777777" w:rsidR="004B517D" w:rsidRPr="0037562D" w:rsidRDefault="004B517D" w:rsidP="004B517D">
      <w:r w:rsidRPr="00196D24">
        <w:rPr>
          <w:noProof/>
          <w:color w:val="2B579A"/>
          <w:shd w:val="clear" w:color="auto" w:fill="E6E6E6"/>
        </w:rPr>
        <mc:AlternateContent>
          <mc:Choice Requires="wps">
            <w:drawing>
              <wp:anchor distT="0" distB="0" distL="114300" distR="114300" simplePos="0" relativeHeight="251658240" behindDoc="0" locked="0" layoutInCell="1" allowOverlap="1" wp14:anchorId="46B66D1D" wp14:editId="5F84B98A">
                <wp:simplePos x="0" y="0"/>
                <wp:positionH relativeFrom="column">
                  <wp:posOffset>1685925</wp:posOffset>
                </wp:positionH>
                <wp:positionV relativeFrom="paragraph">
                  <wp:posOffset>184785</wp:posOffset>
                </wp:positionV>
                <wp:extent cx="447675" cy="375920"/>
                <wp:effectExtent l="19050" t="19050" r="28575" b="24130"/>
                <wp:wrapNone/>
                <wp:docPr id="246993854" name="Oval 246993854"/>
                <wp:cNvGraphicFramePr/>
                <a:graphic xmlns:a="http://schemas.openxmlformats.org/drawingml/2006/main">
                  <a:graphicData uri="http://schemas.microsoft.com/office/word/2010/wordprocessingShape">
                    <wps:wsp>
                      <wps:cNvSpPr/>
                      <wps:spPr>
                        <a:xfrm>
                          <a:off x="0" y="0"/>
                          <a:ext cx="447675" cy="375920"/>
                        </a:xfrm>
                        <a:prstGeom prst="ellipse">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397FA8B">
              <v:oval id="Oval 246993854" style="position:absolute;margin-left:132.75pt;margin-top:14.55pt;width:35.25pt;height:29.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w14:anchorId="691E2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">
                <v:stroke joinstyle="miter"/>
              </v:oval>
            </w:pict>
          </mc:Fallback>
        </mc:AlternateContent>
      </w:r>
      <w:r w:rsidRPr="00196D24">
        <w:rPr>
          <w:noProof/>
          <w:color w:val="2B579A"/>
          <w:shd w:val="clear" w:color="auto" w:fill="E6E6E6"/>
        </w:rPr>
        <w:drawing>
          <wp:inline distT="114300" distB="114300" distL="114300" distR="114300" wp14:anchorId="01CED255" wp14:editId="7667A945">
            <wp:extent cx="2076450" cy="3048000"/>
            <wp:effectExtent l="0" t="0" r="0" b="0"/>
            <wp:docPr id="2" name="Picture 2"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screenshot of a phone&#10;&#10;Description automatically generated"/>
                    <pic:cNvPicPr preferRelativeResize="0"/>
                  </pic:nvPicPr>
                  <pic:blipFill>
                    <a:blip r:embed="rId61"/>
                    <a:srcRect/>
                    <a:stretch>
                      <a:fillRect/>
                    </a:stretch>
                  </pic:blipFill>
                  <pic:spPr>
                    <a:xfrm>
                      <a:off x="0" y="0"/>
                      <a:ext cx="2076779" cy="3048483"/>
                    </a:xfrm>
                    <a:prstGeom prst="rect">
                      <a:avLst/>
                    </a:prstGeom>
                    <a:ln/>
                  </pic:spPr>
                </pic:pic>
              </a:graphicData>
            </a:graphic>
          </wp:inline>
        </w:drawing>
      </w:r>
    </w:p>
    <w:p w14:paraId="53401BDF" w14:textId="77777777" w:rsidR="004B517D" w:rsidRPr="0037562D" w:rsidRDefault="004B517D" w:rsidP="004B517D"/>
    <w:p w14:paraId="5D7A2289" w14:textId="77777777" w:rsidR="004B517D" w:rsidRPr="0037562D" w:rsidRDefault="004B517D" w:rsidP="00630BC0">
      <w:pPr>
        <w:pStyle w:val="ListParagraph"/>
        <w:numPr>
          <w:ilvl w:val="0"/>
          <w:numId w:val="19"/>
        </w:numPr>
        <w:spacing w:before="240" w:after="240" w:line="240" w:lineRule="auto"/>
      </w:pPr>
      <w:r w:rsidRPr="0037562D">
        <w:t xml:space="preserve">Click on </w:t>
      </w:r>
      <w:r w:rsidRPr="0037562D">
        <w:rPr>
          <w:b/>
          <w:i/>
        </w:rPr>
        <w:t>Add projects.</w:t>
      </w:r>
    </w:p>
    <w:p w14:paraId="318BCA85" w14:textId="77777777" w:rsidR="004B517D" w:rsidRPr="0037562D" w:rsidRDefault="004B517D" w:rsidP="004B517D">
      <w:r w:rsidRPr="00196D24">
        <w:rPr>
          <w:b/>
          <w:i/>
          <w:noProof/>
          <w:color w:val="2B579A"/>
          <w:shd w:val="clear" w:color="auto" w:fill="E6E6E6"/>
        </w:rPr>
        <w:lastRenderedPageBreak/>
        <mc:AlternateContent>
          <mc:Choice Requires="wps">
            <w:drawing>
              <wp:anchor distT="0" distB="0" distL="114300" distR="114300" simplePos="0" relativeHeight="251658241" behindDoc="0" locked="0" layoutInCell="1" allowOverlap="1" wp14:anchorId="01D5A439" wp14:editId="7C09D554">
                <wp:simplePos x="0" y="0"/>
                <wp:positionH relativeFrom="column">
                  <wp:posOffset>409575</wp:posOffset>
                </wp:positionH>
                <wp:positionV relativeFrom="paragraph">
                  <wp:posOffset>2526665</wp:posOffset>
                </wp:positionV>
                <wp:extent cx="885825" cy="266700"/>
                <wp:effectExtent l="57150" t="38100" r="85725" b="95250"/>
                <wp:wrapNone/>
                <wp:docPr id="2069132080" name="Rectangle 2069132080"/>
                <wp:cNvGraphicFramePr/>
                <a:graphic xmlns:a="http://schemas.openxmlformats.org/drawingml/2006/main">
                  <a:graphicData uri="http://schemas.microsoft.com/office/word/2010/wordprocessingShape">
                    <wps:wsp>
                      <wps:cNvSpPr/>
                      <wps:spPr>
                        <a:xfrm>
                          <a:off x="0" y="0"/>
                          <a:ext cx="885825" cy="2667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FC0DCDC">
              <v:rect id="Rectangle 2069132080" style="position:absolute;margin-left:32.25pt;margin-top:198.95pt;width:69.75pt;height:21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3pt" w14:anchorId="79A919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"/>
            </w:pict>
          </mc:Fallback>
        </mc:AlternateContent>
      </w:r>
      <w:r w:rsidRPr="0037562D">
        <w:rPr>
          <w:b/>
          <w:i/>
        </w:rPr>
        <w:t xml:space="preserve"> </w:t>
      </w:r>
      <w:r w:rsidRPr="00196D24">
        <w:rPr>
          <w:noProof/>
          <w:color w:val="2B579A"/>
          <w:shd w:val="clear" w:color="auto" w:fill="E6E6E6"/>
        </w:rPr>
        <w:drawing>
          <wp:inline distT="114300" distB="114300" distL="114300" distR="114300" wp14:anchorId="2049E152" wp14:editId="4D55BD43">
            <wp:extent cx="2244090" cy="3914775"/>
            <wp:effectExtent l="0" t="0" r="3810" b="9525"/>
            <wp:docPr id="3" name="Picture 3"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screenshot of a phone&#10;&#10;Description automatically generated"/>
                    <pic:cNvPicPr preferRelativeResize="0"/>
                  </pic:nvPicPr>
                  <pic:blipFill>
                    <a:blip r:embed="rId62"/>
                    <a:srcRect/>
                    <a:stretch>
                      <a:fillRect/>
                    </a:stretch>
                  </pic:blipFill>
                  <pic:spPr>
                    <a:xfrm>
                      <a:off x="0" y="0"/>
                      <a:ext cx="2244436" cy="3915379"/>
                    </a:xfrm>
                    <a:prstGeom prst="rect">
                      <a:avLst/>
                    </a:prstGeom>
                    <a:ln/>
                  </pic:spPr>
                </pic:pic>
              </a:graphicData>
            </a:graphic>
          </wp:inline>
        </w:drawing>
      </w:r>
    </w:p>
    <w:p w14:paraId="5AE5279B" w14:textId="77777777" w:rsidR="004B517D" w:rsidRPr="0037562D" w:rsidRDefault="004B517D" w:rsidP="00630BC0">
      <w:pPr>
        <w:pStyle w:val="ListParagraph"/>
        <w:numPr>
          <w:ilvl w:val="0"/>
          <w:numId w:val="19"/>
        </w:numPr>
        <w:spacing w:before="240" w:after="240" w:line="240" w:lineRule="auto"/>
      </w:pPr>
      <w:r w:rsidRPr="0037562D">
        <w:t xml:space="preserve">Scan QR code </w:t>
      </w:r>
    </w:p>
    <w:p w14:paraId="242D569A" w14:textId="77777777" w:rsidR="004B517D" w:rsidRPr="0037562D" w:rsidRDefault="004B517D" w:rsidP="004B517D">
      <w:pPr>
        <w:ind w:left="720"/>
      </w:pPr>
      <w:r w:rsidRPr="0037562D">
        <w:t xml:space="preserve">Obs: grant camera permission (if required in prompt) </w:t>
      </w:r>
    </w:p>
    <w:p w14:paraId="7A601DFF" w14:textId="443B228A" w:rsidR="004B517D" w:rsidRPr="0037562D" w:rsidRDefault="004B517D" w:rsidP="004B517D">
      <w:pPr>
        <w:ind w:left="720"/>
      </w:pPr>
    </w:p>
    <w:p w14:paraId="001A38F6" w14:textId="25E40BEE" w:rsidR="004B517D" w:rsidRPr="0037562D" w:rsidRDefault="004B517D" w:rsidP="004B517D">
      <w:r w:rsidRPr="0037562D">
        <w:t xml:space="preserve">The QR code should automatically import the Holpa project into your device. If this doesn’t work, you will need to add the project manually. To do this, select ‘Manually enter project details’ and </w:t>
      </w:r>
      <w:r w:rsidR="00025B84" w:rsidRPr="0037562D">
        <w:t>enter the url.</w:t>
      </w:r>
    </w:p>
    <w:p w14:paraId="0907F4AF" w14:textId="77777777" w:rsidR="004B517D" w:rsidRPr="0037562D" w:rsidRDefault="004B517D" w:rsidP="004B517D">
      <w:r w:rsidRPr="0037562D">
        <w:t xml:space="preserve">Click ‘Add’ (bottom right). </w:t>
      </w:r>
    </w:p>
    <w:p w14:paraId="1142A3B6" w14:textId="77777777" w:rsidR="004B517D" w:rsidRPr="0037562D" w:rsidRDefault="004B517D" w:rsidP="00630BC0">
      <w:pPr>
        <w:pStyle w:val="ListParagraph"/>
        <w:numPr>
          <w:ilvl w:val="0"/>
          <w:numId w:val="19"/>
        </w:numPr>
        <w:spacing w:before="240" w:after="240" w:line="240" w:lineRule="auto"/>
      </w:pPr>
      <w:r w:rsidRPr="00E158B0">
        <w:t xml:space="preserve">Click on </w:t>
      </w:r>
      <w:r w:rsidRPr="00E158B0">
        <w:rPr>
          <w:b/>
          <w:i/>
        </w:rPr>
        <w:t>Get blank form</w:t>
      </w:r>
      <w:r w:rsidRPr="00E158B0">
        <w:t xml:space="preserve"> </w:t>
      </w:r>
    </w:p>
    <w:p w14:paraId="448F3F92" w14:textId="77777777" w:rsidR="004B517D" w:rsidRPr="0037562D" w:rsidRDefault="004B517D" w:rsidP="004B517D">
      <w:r w:rsidRPr="00196D24">
        <w:rPr>
          <w:noProof/>
          <w:color w:val="2B579A"/>
          <w:shd w:val="clear" w:color="auto" w:fill="E6E6E6"/>
        </w:rPr>
        <w:lastRenderedPageBreak/>
        <mc:AlternateContent>
          <mc:Choice Requires="wps">
            <w:drawing>
              <wp:anchor distT="0" distB="0" distL="114300" distR="114300" simplePos="0" relativeHeight="251658242" behindDoc="0" locked="0" layoutInCell="1" allowOverlap="1" wp14:anchorId="0C57871E" wp14:editId="14E742D9">
                <wp:simplePos x="0" y="0"/>
                <wp:positionH relativeFrom="column">
                  <wp:posOffset>438150</wp:posOffset>
                </wp:positionH>
                <wp:positionV relativeFrom="paragraph">
                  <wp:posOffset>1642110</wp:posOffset>
                </wp:positionV>
                <wp:extent cx="1295400" cy="314325"/>
                <wp:effectExtent l="57150" t="38100" r="76200" b="104775"/>
                <wp:wrapNone/>
                <wp:docPr id="1975094556" name="Rectangle 1975094556"/>
                <wp:cNvGraphicFramePr/>
                <a:graphic xmlns:a="http://schemas.openxmlformats.org/drawingml/2006/main">
                  <a:graphicData uri="http://schemas.microsoft.com/office/word/2010/wordprocessingShape">
                    <wps:wsp>
                      <wps:cNvSpPr/>
                      <wps:spPr>
                        <a:xfrm>
                          <a:off x="0" y="0"/>
                          <a:ext cx="1295400" cy="314325"/>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46BEED1">
              <v:rect id="Rectangle 1975094556" style="position:absolute;margin-left:34.5pt;margin-top:129.3pt;width:102pt;height:24.75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3pt" w14:anchorId="24D70E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"/>
            </w:pict>
          </mc:Fallback>
        </mc:AlternateContent>
      </w:r>
      <w:r w:rsidRPr="00196D24">
        <w:rPr>
          <w:noProof/>
          <w:color w:val="2B579A"/>
          <w:shd w:val="clear" w:color="auto" w:fill="E6E6E6"/>
        </w:rPr>
        <w:drawing>
          <wp:inline distT="114300" distB="114300" distL="114300" distR="114300" wp14:anchorId="06FC341C" wp14:editId="1467CF45">
            <wp:extent cx="2143125" cy="3543300"/>
            <wp:effectExtent l="0" t="0" r="9525" b="0"/>
            <wp:docPr id="1" name="Picture 1"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A screenshot of a phone&#10;&#10;Description automatically generated"/>
                    <pic:cNvPicPr preferRelativeResize="0"/>
                  </pic:nvPicPr>
                  <pic:blipFill>
                    <a:blip r:embed="rId61"/>
                    <a:srcRect/>
                    <a:stretch>
                      <a:fillRect/>
                    </a:stretch>
                  </pic:blipFill>
                  <pic:spPr>
                    <a:xfrm>
                      <a:off x="0" y="0"/>
                      <a:ext cx="2143471" cy="3543872"/>
                    </a:xfrm>
                    <a:prstGeom prst="rect">
                      <a:avLst/>
                    </a:prstGeom>
                    <a:ln/>
                  </pic:spPr>
                </pic:pic>
              </a:graphicData>
            </a:graphic>
          </wp:inline>
        </w:drawing>
      </w:r>
      <w:r w:rsidRPr="0037562D">
        <w:br w:type="page"/>
      </w:r>
    </w:p>
    <w:p w14:paraId="4686930D" w14:textId="77777777" w:rsidR="004B517D" w:rsidRPr="0037562D" w:rsidRDefault="004B517D" w:rsidP="00630BC0">
      <w:pPr>
        <w:numPr>
          <w:ilvl w:val="0"/>
          <w:numId w:val="19"/>
        </w:numPr>
        <w:spacing w:before="240" w:after="0" w:line="276" w:lineRule="auto"/>
      </w:pPr>
      <w:r w:rsidRPr="0037562D">
        <w:lastRenderedPageBreak/>
        <w:t>Select the latest survey version (normally the one at the bottom of the list, but if in doubt check the version number and timestamp to find the most recent). A check mark should appear on the right.</w:t>
      </w:r>
    </w:p>
    <w:p w14:paraId="33C43523" w14:textId="77777777" w:rsidR="004B517D" w:rsidRPr="0037562D" w:rsidRDefault="004B517D" w:rsidP="00630BC0">
      <w:pPr>
        <w:numPr>
          <w:ilvl w:val="0"/>
          <w:numId w:val="19"/>
        </w:numPr>
        <w:spacing w:before="240" w:after="0" w:line="276" w:lineRule="auto"/>
      </w:pPr>
      <w:r w:rsidRPr="0037562D">
        <w:t xml:space="preserve">Click on Get selected (bottom right) </w:t>
      </w:r>
    </w:p>
    <w:p w14:paraId="09374A46" w14:textId="77777777" w:rsidR="004B517D" w:rsidRPr="0037562D" w:rsidRDefault="004B517D" w:rsidP="004B517D">
      <w:pPr>
        <w:ind w:left="720"/>
      </w:pPr>
      <w:r w:rsidRPr="00196D24">
        <w:rPr>
          <w:noProof/>
          <w:color w:val="2B579A"/>
          <w:shd w:val="clear" w:color="auto" w:fill="E6E6E6"/>
        </w:rPr>
        <mc:AlternateContent>
          <mc:Choice Requires="wps">
            <w:drawing>
              <wp:anchor distT="0" distB="0" distL="114300" distR="114300" simplePos="0" relativeHeight="251658243" behindDoc="0" locked="0" layoutInCell="1" allowOverlap="1" wp14:anchorId="6D874D46" wp14:editId="7AAC7402">
                <wp:simplePos x="0" y="0"/>
                <wp:positionH relativeFrom="column">
                  <wp:posOffset>390525</wp:posOffset>
                </wp:positionH>
                <wp:positionV relativeFrom="paragraph">
                  <wp:posOffset>711200</wp:posOffset>
                </wp:positionV>
                <wp:extent cx="2047875" cy="438150"/>
                <wp:effectExtent l="19050" t="19050" r="28575" b="19050"/>
                <wp:wrapNone/>
                <wp:docPr id="446843026" name="Rectangle 446843026"/>
                <wp:cNvGraphicFramePr/>
                <a:graphic xmlns:a="http://schemas.openxmlformats.org/drawingml/2006/main">
                  <a:graphicData uri="http://schemas.microsoft.com/office/word/2010/wordprocessingShape">
                    <wps:wsp>
                      <wps:cNvSpPr/>
                      <wps:spPr>
                        <a:xfrm>
                          <a:off x="0" y="0"/>
                          <a:ext cx="2047875" cy="4381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4D028B4">
              <v:rect id="Rectangle 446843026" style="position:absolute;margin-left:30.75pt;margin-top:56pt;width:161.25pt;height:3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3FFC2F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"/>
            </w:pict>
          </mc:Fallback>
        </mc:AlternateContent>
      </w:r>
      <w:r w:rsidRPr="00196D24">
        <w:rPr>
          <w:noProof/>
          <w:color w:val="2B579A"/>
          <w:shd w:val="clear" w:color="auto" w:fill="E6E6E6"/>
        </w:rPr>
        <mc:AlternateContent>
          <mc:Choice Requires="wps">
            <w:drawing>
              <wp:anchor distT="0" distB="0" distL="114300" distR="114300" simplePos="0" relativeHeight="251658248" behindDoc="0" locked="0" layoutInCell="1" allowOverlap="1" wp14:anchorId="44EB5B0D" wp14:editId="1410D1F9">
                <wp:simplePos x="0" y="0"/>
                <wp:positionH relativeFrom="column">
                  <wp:posOffset>1809750</wp:posOffset>
                </wp:positionH>
                <wp:positionV relativeFrom="paragraph">
                  <wp:posOffset>2768600</wp:posOffset>
                </wp:positionV>
                <wp:extent cx="742950" cy="361950"/>
                <wp:effectExtent l="19050" t="19050" r="19050" b="19050"/>
                <wp:wrapNone/>
                <wp:docPr id="655026118" name="Rectangle 655026118"/>
                <wp:cNvGraphicFramePr/>
                <a:graphic xmlns:a="http://schemas.openxmlformats.org/drawingml/2006/main">
                  <a:graphicData uri="http://schemas.microsoft.com/office/word/2010/wordprocessingShape">
                    <wps:wsp>
                      <wps:cNvSpPr/>
                      <wps:spPr>
                        <a:xfrm>
                          <a:off x="0" y="0"/>
                          <a:ext cx="742950" cy="3619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8749EAF">
              <v:rect id="Rectangle 655026118" style="position:absolute;margin-left:142.5pt;margin-top:218pt;width:58.5pt;height:28.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78424A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"/>
            </w:pict>
          </mc:Fallback>
        </mc:AlternateContent>
      </w:r>
      <w:r w:rsidRPr="00196D24">
        <w:rPr>
          <w:noProof/>
          <w:color w:val="2B579A"/>
          <w:shd w:val="clear" w:color="auto" w:fill="E6E6E6"/>
        </w:rPr>
        <w:drawing>
          <wp:inline distT="114300" distB="114300" distL="114300" distR="114300" wp14:anchorId="64540589" wp14:editId="06654EEF">
            <wp:extent cx="1971675" cy="2914650"/>
            <wp:effectExtent l="0" t="0" r="9525" b="0"/>
            <wp:docPr id="6" name="Picture 6"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6" name="Picture 6" descr="A screenshot of a phone&#10;&#10;Description automatically generated"/>
                    <pic:cNvPicPr preferRelativeResize="0"/>
                  </pic:nvPicPr>
                  <pic:blipFill>
                    <a:blip r:embed="rId63"/>
                    <a:srcRect/>
                    <a:stretch>
                      <a:fillRect/>
                    </a:stretch>
                  </pic:blipFill>
                  <pic:spPr>
                    <a:xfrm>
                      <a:off x="0" y="0"/>
                      <a:ext cx="1971983" cy="2915106"/>
                    </a:xfrm>
                    <a:prstGeom prst="rect">
                      <a:avLst/>
                    </a:prstGeom>
                    <a:ln/>
                  </pic:spPr>
                </pic:pic>
              </a:graphicData>
            </a:graphic>
          </wp:inline>
        </w:drawing>
      </w:r>
    </w:p>
    <w:p w14:paraId="292908A4" w14:textId="77777777" w:rsidR="004B517D" w:rsidRPr="0037562D" w:rsidRDefault="004B517D" w:rsidP="004B517D">
      <w:pPr>
        <w:ind w:left="720"/>
      </w:pPr>
    </w:p>
    <w:p w14:paraId="263D51AC" w14:textId="77777777" w:rsidR="004B517D" w:rsidRPr="00E158B0" w:rsidRDefault="004B517D" w:rsidP="00630BC0">
      <w:pPr>
        <w:pStyle w:val="ListParagraph"/>
        <w:numPr>
          <w:ilvl w:val="0"/>
          <w:numId w:val="19"/>
        </w:numPr>
        <w:spacing w:before="240" w:after="240" w:line="240" w:lineRule="auto"/>
        <w:rPr>
          <w:b/>
          <w:i/>
        </w:rPr>
      </w:pPr>
      <w:r w:rsidRPr="00E158B0">
        <w:t>Click</w:t>
      </w:r>
      <w:r w:rsidRPr="00E158B0">
        <w:rPr>
          <w:b/>
          <w:i/>
        </w:rPr>
        <w:t xml:space="preserve"> Fill blank form</w:t>
      </w:r>
      <w:r w:rsidRPr="00E158B0">
        <w:t xml:space="preserve"> </w:t>
      </w:r>
    </w:p>
    <w:p w14:paraId="19730203" w14:textId="77777777" w:rsidR="004B517D" w:rsidRPr="0037562D" w:rsidRDefault="004B517D" w:rsidP="004B517D">
      <w:pPr>
        <w:ind w:left="720"/>
      </w:pPr>
      <w:r w:rsidRPr="00196D24">
        <w:rPr>
          <w:noProof/>
          <w:color w:val="2B579A"/>
          <w:shd w:val="clear" w:color="auto" w:fill="E6E6E6"/>
        </w:rPr>
        <mc:AlternateContent>
          <mc:Choice Requires="wps">
            <w:drawing>
              <wp:anchor distT="0" distB="0" distL="114300" distR="114300" simplePos="0" relativeHeight="251658244" behindDoc="0" locked="0" layoutInCell="1" allowOverlap="1" wp14:anchorId="7791EB75" wp14:editId="3402D008">
                <wp:simplePos x="0" y="0"/>
                <wp:positionH relativeFrom="column">
                  <wp:posOffset>476250</wp:posOffset>
                </wp:positionH>
                <wp:positionV relativeFrom="paragraph">
                  <wp:posOffset>364490</wp:posOffset>
                </wp:positionV>
                <wp:extent cx="2047875" cy="361950"/>
                <wp:effectExtent l="57150" t="38100" r="85725" b="95250"/>
                <wp:wrapNone/>
                <wp:docPr id="1508784905" name="Rectangle 1508784905"/>
                <wp:cNvGraphicFramePr/>
                <a:graphic xmlns:a="http://schemas.openxmlformats.org/drawingml/2006/main">
                  <a:graphicData uri="http://schemas.microsoft.com/office/word/2010/wordprocessingShape">
                    <wps:wsp>
                      <wps:cNvSpPr/>
                      <wps:spPr>
                        <a:xfrm>
                          <a:off x="0" y="0"/>
                          <a:ext cx="2047875" cy="3619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FACA771">
              <v:rect id="Rectangle 1508784905" style="position:absolute;margin-left:37.5pt;margin-top:28.7pt;width:161.25pt;height:2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04A1B4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"/>
            </w:pict>
          </mc:Fallback>
        </mc:AlternateContent>
      </w:r>
      <w:r w:rsidRPr="00196D24">
        <w:rPr>
          <w:noProof/>
          <w:color w:val="2B579A"/>
          <w:shd w:val="clear" w:color="auto" w:fill="E6E6E6"/>
        </w:rPr>
        <w:drawing>
          <wp:inline distT="114300" distB="114300" distL="114300" distR="114300" wp14:anchorId="6AF3855E" wp14:editId="1B504569">
            <wp:extent cx="1771650" cy="3238500"/>
            <wp:effectExtent l="0" t="0" r="0" b="0"/>
            <wp:docPr id="4" name="Picture 4"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image1.jpg" descr="A screenshot of a phone&#10;&#10;Description automatically generated with medium confidence"/>
                    <pic:cNvPicPr preferRelativeResize="0"/>
                  </pic:nvPicPr>
                  <pic:blipFill>
                    <a:blip r:embed="rId61"/>
                    <a:srcRect/>
                    <a:stretch>
                      <a:fillRect/>
                    </a:stretch>
                  </pic:blipFill>
                  <pic:spPr>
                    <a:xfrm>
                      <a:off x="0" y="0"/>
                      <a:ext cx="1771930" cy="3239011"/>
                    </a:xfrm>
                    <a:prstGeom prst="rect">
                      <a:avLst/>
                    </a:prstGeom>
                    <a:ln/>
                  </pic:spPr>
                </pic:pic>
              </a:graphicData>
            </a:graphic>
          </wp:inline>
        </w:drawing>
      </w:r>
    </w:p>
    <w:p w14:paraId="6C20EE5A" w14:textId="77777777" w:rsidR="004B517D" w:rsidRPr="0037562D" w:rsidRDefault="004B517D" w:rsidP="00630BC0">
      <w:pPr>
        <w:pStyle w:val="ListParagraph"/>
        <w:numPr>
          <w:ilvl w:val="0"/>
          <w:numId w:val="19"/>
        </w:numPr>
        <w:spacing w:before="240" w:after="240" w:line="240" w:lineRule="auto"/>
      </w:pPr>
      <w:r w:rsidRPr="00E158B0">
        <w:br w:type="page"/>
      </w:r>
      <w:r w:rsidRPr="00E158B0">
        <w:lastRenderedPageBreak/>
        <w:t>Select the required form</w:t>
      </w:r>
    </w:p>
    <w:p w14:paraId="4664D48D" w14:textId="77777777" w:rsidR="004B517D" w:rsidRPr="0037562D" w:rsidRDefault="004B517D" w:rsidP="004B517D">
      <w:pPr>
        <w:ind w:left="360"/>
      </w:pPr>
      <w:r w:rsidRPr="00196D24">
        <w:rPr>
          <w:noProof/>
          <w:color w:val="2B579A"/>
          <w:shd w:val="clear" w:color="auto" w:fill="E6E6E6"/>
        </w:rPr>
        <w:drawing>
          <wp:inline distT="114300" distB="114300" distL="114300" distR="114300" wp14:anchorId="71839419" wp14:editId="5FD583CF">
            <wp:extent cx="1990725" cy="3162300"/>
            <wp:effectExtent l="0" t="0" r="9525" b="0"/>
            <wp:docPr id="5" name="Picture 5" descr="A black rectangle with white dots&#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5" descr="A black rectangle with white dots&#10;&#10;Description automatically generated"/>
                    <pic:cNvPicPr preferRelativeResize="0"/>
                  </pic:nvPicPr>
                  <pic:blipFill>
                    <a:blip r:embed="rId64"/>
                    <a:srcRect/>
                    <a:stretch>
                      <a:fillRect/>
                    </a:stretch>
                  </pic:blipFill>
                  <pic:spPr>
                    <a:xfrm>
                      <a:off x="0" y="0"/>
                      <a:ext cx="1991035" cy="3162792"/>
                    </a:xfrm>
                    <a:prstGeom prst="rect">
                      <a:avLst/>
                    </a:prstGeom>
                    <a:ln/>
                  </pic:spPr>
                </pic:pic>
              </a:graphicData>
            </a:graphic>
          </wp:inline>
        </w:drawing>
      </w:r>
    </w:p>
    <w:p w14:paraId="253B07C1" w14:textId="77777777" w:rsidR="004B517D" w:rsidRPr="0037562D" w:rsidRDefault="004B517D" w:rsidP="004B517D">
      <w:pPr>
        <w:ind w:left="720"/>
        <w:rPr>
          <w:b/>
          <w:i/>
        </w:rPr>
      </w:pPr>
    </w:p>
    <w:p w14:paraId="64A54B7B" w14:textId="77777777" w:rsidR="004B517D" w:rsidRPr="0037562D" w:rsidRDefault="004B517D" w:rsidP="00630BC0">
      <w:pPr>
        <w:pStyle w:val="ListParagraph"/>
        <w:numPr>
          <w:ilvl w:val="0"/>
          <w:numId w:val="19"/>
        </w:numPr>
        <w:spacing w:before="240" w:after="240" w:line="240" w:lineRule="auto"/>
        <w:rPr>
          <w:b/>
          <w:i/>
        </w:rPr>
      </w:pPr>
      <w:r w:rsidRPr="0037562D">
        <w:rPr>
          <w:bCs/>
          <w:i/>
        </w:rPr>
        <w:t>Complete the form.</w:t>
      </w:r>
    </w:p>
    <w:p w14:paraId="344D9BC1" w14:textId="77777777" w:rsidR="004B517D" w:rsidRPr="0037562D" w:rsidRDefault="004B517D" w:rsidP="00630BC0">
      <w:pPr>
        <w:numPr>
          <w:ilvl w:val="0"/>
          <w:numId w:val="19"/>
        </w:numPr>
        <w:spacing w:before="240" w:after="0" w:line="276" w:lineRule="auto"/>
        <w:rPr>
          <w:b/>
          <w:i/>
        </w:rPr>
      </w:pPr>
      <w:r w:rsidRPr="0037562D">
        <w:rPr>
          <w:i/>
        </w:rPr>
        <w:t>You can save a partially finished form at any time. To edit a saved form, select</w:t>
      </w:r>
      <w:r w:rsidRPr="0037562D">
        <w:rPr>
          <w:b/>
          <w:i/>
        </w:rPr>
        <w:t xml:space="preserve"> ‘Edit saved form’. </w:t>
      </w:r>
    </w:p>
    <w:p w14:paraId="205D0E70" w14:textId="77777777" w:rsidR="004B517D" w:rsidRPr="0037562D" w:rsidRDefault="004B517D" w:rsidP="004B517D">
      <w:pPr>
        <w:pStyle w:val="ListParagraph"/>
        <w:rPr>
          <w:b/>
          <w:i/>
        </w:rPr>
      </w:pPr>
    </w:p>
    <w:p w14:paraId="2CFF9191" w14:textId="77777777" w:rsidR="004B517D" w:rsidRPr="0037562D" w:rsidRDefault="004B517D" w:rsidP="004B517D">
      <w:pPr>
        <w:rPr>
          <w:b/>
          <w:i/>
        </w:rPr>
      </w:pPr>
      <w:r w:rsidRPr="00196D24">
        <w:rPr>
          <w:noProof/>
          <w:color w:val="2B579A"/>
          <w:shd w:val="clear" w:color="auto" w:fill="E6E6E6"/>
        </w:rPr>
        <mc:AlternateContent>
          <mc:Choice Requires="wps">
            <w:drawing>
              <wp:anchor distT="0" distB="0" distL="114300" distR="114300" simplePos="0" relativeHeight="251658246" behindDoc="0" locked="0" layoutInCell="1" allowOverlap="1" wp14:anchorId="1D2E7870" wp14:editId="1ACF2B2B">
                <wp:simplePos x="0" y="0"/>
                <wp:positionH relativeFrom="margin">
                  <wp:align>left</wp:align>
                </wp:positionH>
                <wp:positionV relativeFrom="paragraph">
                  <wp:posOffset>622935</wp:posOffset>
                </wp:positionV>
                <wp:extent cx="2047875" cy="266700"/>
                <wp:effectExtent l="19050" t="19050" r="28575" b="19050"/>
                <wp:wrapNone/>
                <wp:docPr id="10" name="Rectangle 10"/>
                <wp:cNvGraphicFramePr/>
                <a:graphic xmlns:a="http://schemas.openxmlformats.org/drawingml/2006/main">
                  <a:graphicData uri="http://schemas.microsoft.com/office/word/2010/wordprocessingShape">
                    <wps:wsp>
                      <wps:cNvSpPr/>
                      <wps:spPr>
                        <a:xfrm>
                          <a:off x="0" y="0"/>
                          <a:ext cx="2047875" cy="2667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2E26E63">
              <v:rect id="Rectangle 10" style="position:absolute;margin-left:0;margin-top:49.05pt;width:161.25pt;height:21pt;z-index:25165824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red" strokeweight="3pt" w14:anchorId="401EFE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">
                <w10:wrap anchorx="margin"/>
              </v:rect>
            </w:pict>
          </mc:Fallback>
        </mc:AlternateContent>
      </w:r>
      <w:r w:rsidRPr="00196D24">
        <w:rPr>
          <w:noProof/>
          <w:color w:val="2B579A"/>
          <w:shd w:val="clear" w:color="auto" w:fill="E6E6E6"/>
        </w:rPr>
        <mc:AlternateContent>
          <mc:Choice Requires="wps">
            <w:drawing>
              <wp:anchor distT="0" distB="0" distL="114300" distR="114300" simplePos="0" relativeHeight="251658247" behindDoc="0" locked="0" layoutInCell="1" allowOverlap="1" wp14:anchorId="18B7D93B" wp14:editId="60156048">
                <wp:simplePos x="0" y="0"/>
                <wp:positionH relativeFrom="column">
                  <wp:posOffset>0</wp:posOffset>
                </wp:positionH>
                <wp:positionV relativeFrom="paragraph">
                  <wp:posOffset>1165860</wp:posOffset>
                </wp:positionV>
                <wp:extent cx="2047875" cy="238125"/>
                <wp:effectExtent l="19050" t="19050" r="28575" b="28575"/>
                <wp:wrapNone/>
                <wp:docPr id="11" name="Rectangle 11"/>
                <wp:cNvGraphicFramePr/>
                <a:graphic xmlns:a="http://schemas.openxmlformats.org/drawingml/2006/main">
                  <a:graphicData uri="http://schemas.microsoft.com/office/word/2010/wordprocessingShape">
                    <wps:wsp>
                      <wps:cNvSpPr/>
                      <wps:spPr>
                        <a:xfrm>
                          <a:off x="0" y="0"/>
                          <a:ext cx="2047875" cy="238125"/>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4CFC338">
              <v:rect id="Rectangle 11" style="position:absolute;margin-left:0;margin-top:91.8pt;width:161.25pt;height:18.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403404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"/>
            </w:pict>
          </mc:Fallback>
        </mc:AlternateContent>
      </w:r>
      <w:r w:rsidRPr="00196D24">
        <w:rPr>
          <w:noProof/>
          <w:color w:val="2B579A"/>
          <w:shd w:val="clear" w:color="auto" w:fill="E6E6E6"/>
        </w:rPr>
        <w:drawing>
          <wp:inline distT="114300" distB="114300" distL="114300" distR="114300" wp14:anchorId="2F1B9EAC" wp14:editId="51A2F145">
            <wp:extent cx="1885950" cy="3057525"/>
            <wp:effectExtent l="0" t="0" r="0" b="9525"/>
            <wp:docPr id="9" name="Picture 9"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9" name="Picture 9" descr="A screenshot of a phone&#10;&#10;Description automatically generated"/>
                    <pic:cNvPicPr preferRelativeResize="0"/>
                  </pic:nvPicPr>
                  <pic:blipFill>
                    <a:blip r:embed="rId61"/>
                    <a:srcRect/>
                    <a:stretch>
                      <a:fillRect/>
                    </a:stretch>
                  </pic:blipFill>
                  <pic:spPr>
                    <a:xfrm>
                      <a:off x="0" y="0"/>
                      <a:ext cx="1886245" cy="3058003"/>
                    </a:xfrm>
                    <a:prstGeom prst="rect">
                      <a:avLst/>
                    </a:prstGeom>
                    <a:ln/>
                  </pic:spPr>
                </pic:pic>
              </a:graphicData>
            </a:graphic>
          </wp:inline>
        </w:drawing>
      </w:r>
    </w:p>
    <w:p w14:paraId="638027F6" w14:textId="77777777" w:rsidR="004B517D" w:rsidRPr="0037562D" w:rsidRDefault="004B517D" w:rsidP="004B517D">
      <w:pPr>
        <w:rPr>
          <w:b/>
          <w:i/>
        </w:rPr>
      </w:pPr>
    </w:p>
    <w:p w14:paraId="468A02BA" w14:textId="77777777" w:rsidR="004B517D" w:rsidRPr="0037562D" w:rsidRDefault="004B517D" w:rsidP="00630BC0">
      <w:pPr>
        <w:pStyle w:val="ListParagraph"/>
        <w:numPr>
          <w:ilvl w:val="0"/>
          <w:numId w:val="19"/>
        </w:numPr>
        <w:spacing w:before="240" w:after="240" w:line="240" w:lineRule="auto"/>
        <w:rPr>
          <w:b/>
          <w:i/>
        </w:rPr>
      </w:pPr>
      <w:r w:rsidRPr="0037562D">
        <w:t>After completing the form, click</w:t>
      </w:r>
      <w:r w:rsidRPr="0037562D">
        <w:rPr>
          <w:b/>
          <w:i/>
        </w:rPr>
        <w:t xml:space="preserve"> ‘Send Finalized Form’.</w:t>
      </w:r>
    </w:p>
    <w:p w14:paraId="379764CD" w14:textId="77777777" w:rsidR="004B517D" w:rsidRPr="0037562D" w:rsidRDefault="004B517D" w:rsidP="004B517D">
      <w:r w:rsidRPr="00196D24">
        <w:rPr>
          <w:noProof/>
          <w:color w:val="2B579A"/>
          <w:shd w:val="clear" w:color="auto" w:fill="E6E6E6"/>
        </w:rPr>
        <w:lastRenderedPageBreak/>
        <mc:AlternateContent>
          <mc:Choice Requires="wps">
            <w:drawing>
              <wp:anchor distT="0" distB="0" distL="114300" distR="114300" simplePos="0" relativeHeight="251658245" behindDoc="0" locked="0" layoutInCell="1" allowOverlap="1" wp14:anchorId="730EB429" wp14:editId="16228FC5">
                <wp:simplePos x="0" y="0"/>
                <wp:positionH relativeFrom="column">
                  <wp:posOffset>76200</wp:posOffset>
                </wp:positionH>
                <wp:positionV relativeFrom="paragraph">
                  <wp:posOffset>1203960</wp:posOffset>
                </wp:positionV>
                <wp:extent cx="2047875" cy="361950"/>
                <wp:effectExtent l="57150" t="38100" r="85725" b="95250"/>
                <wp:wrapNone/>
                <wp:docPr id="8" name="Rectangle 8"/>
                <wp:cNvGraphicFramePr/>
                <a:graphic xmlns:a="http://schemas.openxmlformats.org/drawingml/2006/main">
                  <a:graphicData uri="http://schemas.microsoft.com/office/word/2010/wordprocessingShape">
                    <wps:wsp>
                      <wps:cNvSpPr/>
                      <wps:spPr>
                        <a:xfrm>
                          <a:off x="0" y="0"/>
                          <a:ext cx="2047875" cy="3619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5FEACC3">
              <v:rect id="Rectangle 8" style="position:absolute;margin-left:6pt;margin-top:94.8pt;width:161.25pt;height:2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65564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"/>
            </w:pict>
          </mc:Fallback>
        </mc:AlternateContent>
      </w:r>
      <w:r w:rsidRPr="00196D24">
        <w:rPr>
          <w:noProof/>
          <w:color w:val="2B579A"/>
          <w:shd w:val="clear" w:color="auto" w:fill="E6E6E6"/>
        </w:rPr>
        <w:drawing>
          <wp:inline distT="114300" distB="114300" distL="114300" distR="114300" wp14:anchorId="46F22A3E" wp14:editId="534B76C5">
            <wp:extent cx="2244090" cy="4095750"/>
            <wp:effectExtent l="0" t="0" r="3810" b="0"/>
            <wp:docPr id="7" name="Picture 7"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screenshot of a phone&#10;&#10;Description automatically generated"/>
                    <pic:cNvPicPr preferRelativeResize="0"/>
                  </pic:nvPicPr>
                  <pic:blipFill>
                    <a:blip r:embed="rId61"/>
                    <a:srcRect/>
                    <a:stretch>
                      <a:fillRect/>
                    </a:stretch>
                  </pic:blipFill>
                  <pic:spPr>
                    <a:xfrm>
                      <a:off x="0" y="0"/>
                      <a:ext cx="2244437" cy="4096384"/>
                    </a:xfrm>
                    <a:prstGeom prst="rect">
                      <a:avLst/>
                    </a:prstGeom>
                    <a:ln/>
                  </pic:spPr>
                </pic:pic>
              </a:graphicData>
            </a:graphic>
          </wp:inline>
        </w:drawing>
      </w:r>
    </w:p>
    <w:p w14:paraId="4602CE09" w14:textId="77777777" w:rsidR="004B517D" w:rsidRPr="0037562D" w:rsidRDefault="004B517D" w:rsidP="004B517D">
      <w:pPr>
        <w:rPr>
          <w:bCs/>
          <w:i/>
        </w:rPr>
      </w:pPr>
    </w:p>
    <w:p w14:paraId="5AD687E9" w14:textId="74A706A2" w:rsidR="00B70635" w:rsidRPr="00151DD4" w:rsidRDefault="004B517D" w:rsidP="004B517D">
      <w:r w:rsidRPr="0037562D">
        <w:t>12. Your sent forms will appear on KoboToolbox (the KoboCollect server) accessible only to users granted full access rights (i.e. you can choose whether all enumerators have access to the full dataset, or only selected members of the country team).</w:t>
      </w:r>
    </w:p>
    <w:sectPr w:rsidR="00B70635" w:rsidRPr="00151DD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Jones, Sarah (Alliance Bioversity-CIAT)" w:date="2025-12-05T11:56:00Z" w:initials="SJ">
    <w:p w14:paraId="7714D6A0" w14:textId="77777777" w:rsidR="00486CF5" w:rsidRDefault="00486CF5" w:rsidP="00486CF5">
      <w:pPr>
        <w:pStyle w:val="CommentText"/>
      </w:pPr>
      <w:r>
        <w:rPr>
          <w:rStyle w:val="CommentReference"/>
        </w:rPr>
        <w:annotationRef/>
      </w:r>
      <w:r>
        <w:t>Note to me: add these to zotero</w:t>
      </w:r>
    </w:p>
  </w:comment>
  <w:comment w:id="19" w:author="CHIMONYO, Vimbayi Grace Petrova (CIMMYT-Zimbabwe)" w:date="2025-11-26T10:21:00Z" w:initials="C(">
    <w:p w14:paraId="08F54C4A" w14:textId="701A8018" w:rsidR="002E5D84" w:rsidRDefault="002E5D84">
      <w:pPr>
        <w:pStyle w:val="CommentText"/>
      </w:pPr>
      <w:r>
        <w:rPr>
          <w:rStyle w:val="CommentReference"/>
        </w:rPr>
        <w:annotationRef/>
      </w:r>
      <w:r w:rsidRPr="338BF717">
        <w:t>Sustainable energy security aims to meet present energy needs without compromising the ability of future generations to meet their own needs. This requires a transition to cleaner energy sources, improved energy efficiency, and the development of more sustainable patterns of consumption. (https://energy.sustainability-directory.com/question/what-are-key-indicators-of-energy-security/)</w:t>
      </w:r>
    </w:p>
  </w:comment>
  <w:comment w:id="20" w:author="CHIMONYO, Vimbayi Grace Petrova (CIMMYT-Zimbabwe)" w:date="2025-11-26T10:32:00Z" w:initials="C(">
    <w:p w14:paraId="2B9E2394" w14:textId="5CBF84C8" w:rsidR="002E5D84" w:rsidRDefault="002E5D84">
      <w:pPr>
        <w:pStyle w:val="CommentText"/>
      </w:pPr>
      <w:r>
        <w:rPr>
          <w:rStyle w:val="CommentReference"/>
        </w:rPr>
        <w:annotationRef/>
      </w:r>
      <w:r w:rsidRPr="6198D2F3">
        <w:t>Renewable Energy Share -Percentage of energy supply from renewable sources</w:t>
      </w:r>
    </w:p>
  </w:comment>
  <w:comment w:id="21" w:author="Alvi, Muzna (IFPRI-India)" w:date="2025-12-02T14:54:00Z" w:initials="AM">
    <w:p w14:paraId="6D0616EF" w14:textId="2CBEA845" w:rsidR="00F12569" w:rsidRDefault="00F12569">
      <w:pPr>
        <w:pStyle w:val="CommentText"/>
      </w:pPr>
      <w:r>
        <w:rPr>
          <w:rStyle w:val="CommentReference"/>
        </w:rPr>
        <w:annotationRef/>
      </w:r>
      <w:r w:rsidRPr="3C7E2A04">
        <w:t xml:space="preserve">This will be hard to measure--how do we define energy share without measuring hours of use, energy efficiency level etc, and some estimate of KJ used per source? For example: one hour of LPG use is very different from 1 hour of bio-mass burning stoves. </w:t>
      </w:r>
    </w:p>
  </w:comment>
  <w:comment w:id="22" w:author="CHIMONYO, Vimbayi Grace Petrova (CIMMYT-Zimbabwe)" w:date="2025-11-26T09:24:00Z" w:initials="C(">
    <w:p w14:paraId="544CEC61" w14:textId="1685CB0B" w:rsidR="002E5D84" w:rsidRDefault="002E5D84">
      <w:pPr>
        <w:pStyle w:val="CommentText"/>
      </w:pPr>
      <w:r>
        <w:rPr>
          <w:rStyle w:val="CommentReference"/>
        </w:rPr>
        <w:annotationRef/>
      </w:r>
      <w:r w:rsidRPr="75DEB45B">
        <w:t>we need to consider that most of the global south is affected by energy poverty and are not the main consumers of fossil fuels for energy. another point to consider some energy sources which can be considered green energy - e.g. biogas digestors contribute to GHG emissions when they leak.</w:t>
      </w:r>
    </w:p>
  </w:comment>
  <w:comment w:id="23" w:author="Alvi, Muzna (IFPRI-India)" w:date="2025-12-02T14:56:00Z" w:initials="AM">
    <w:p w14:paraId="49F634AC" w14:textId="574AC918" w:rsidR="00F12569" w:rsidRDefault="00F12569">
      <w:pPr>
        <w:pStyle w:val="CommentText"/>
      </w:pPr>
      <w:r>
        <w:rPr>
          <w:rStyle w:val="CommentReference"/>
        </w:rPr>
        <w:annotationRef/>
      </w:r>
      <w:r w:rsidRPr="7E4FD2AE">
        <w:t>Can we define this as a binary variable</w:t>
      </w:r>
    </w:p>
    <w:p w14:paraId="2FE77484" w14:textId="5D925F4F" w:rsidR="00F12569" w:rsidRDefault="00F12569">
      <w:pPr>
        <w:pStyle w:val="CommentText"/>
      </w:pPr>
      <w:r w:rsidRPr="5A5E6988">
        <w:t>1- use only clean energy sources for domestic use (LPG/Electric for cooking, electric/solar for heating and lighting)</w:t>
      </w:r>
    </w:p>
    <w:p w14:paraId="10474A0D" w14:textId="35B08F24" w:rsidR="00F12569" w:rsidRDefault="00F12569">
      <w:pPr>
        <w:pStyle w:val="CommentText"/>
      </w:pPr>
      <w:r w:rsidRPr="6CE446B7">
        <w:t>0-use unclean or mix of clean and unclean sources</w:t>
      </w:r>
    </w:p>
    <w:p w14:paraId="599ED731" w14:textId="33EBA5DA" w:rsidR="00F12569" w:rsidRDefault="00F12569">
      <w:pPr>
        <w:pStyle w:val="CommentText"/>
      </w:pPr>
    </w:p>
    <w:p w14:paraId="64FF28EF" w14:textId="4AEBA9B8" w:rsidR="00F12569" w:rsidRDefault="00F12569">
      <w:pPr>
        <w:pStyle w:val="CommentText"/>
      </w:pPr>
      <w:r w:rsidRPr="7AB571F0">
        <w:t>Likewise for on-farm use--1 if using electric, solar or manual tools/equipment</w:t>
      </w:r>
    </w:p>
  </w:comment>
  <w:comment w:id="63" w:author="Azzarri, Carlo (IFPRI-Italy)" w:date="2025-11-27T23:24:00Z" w:initials="AC">
    <w:p w14:paraId="0A35FF88" w14:textId="3200C66A" w:rsidR="002E5D84" w:rsidRDefault="002E5D84">
      <w:pPr>
        <w:pStyle w:val="CommentText"/>
      </w:pPr>
      <w:r>
        <w:rPr>
          <w:rStyle w:val="CommentReference"/>
        </w:rPr>
        <w:annotationRef/>
      </w:r>
      <w:r w:rsidRPr="551483FA">
        <w:t>I would drop this indicator, which is tailored to individuals in developed countries. Subjective wellbeing indicators need to be anchored to some frame-of-references, which are other individuals in the community to which the individual situation should be compared.</w:t>
      </w:r>
    </w:p>
  </w:comment>
  <w:comment w:id="64" w:author="Alvi, Muzna (IFPRI-India)" w:date="2025-12-02T15:25:00Z" w:initials="AM">
    <w:p w14:paraId="6F583C4F" w14:textId="7115C242" w:rsidR="00F12569" w:rsidRDefault="00F12569">
      <w:pPr>
        <w:pStyle w:val="CommentText"/>
      </w:pPr>
      <w:r>
        <w:rPr>
          <w:rStyle w:val="CommentReference"/>
        </w:rPr>
        <w:annotationRef/>
      </w:r>
      <w:r w:rsidRPr="659CC6BF">
        <w:t>I agree--these questions seem to be from the OECD tool--which I assume are targeted towards wealthy OECD countries with predominantly urban population</w:t>
      </w:r>
    </w:p>
  </w:comment>
  <w:comment w:id="65" w:author="Alvi, Muzna (IFPRI-India)" w:date="2025-12-02T15:25:00Z" w:initials="AM">
    <w:p w14:paraId="086D546D" w14:textId="6E2C57D7" w:rsidR="00F12569" w:rsidRDefault="00F12569">
      <w:pPr>
        <w:pStyle w:val="CommentText"/>
      </w:pPr>
      <w:r>
        <w:rPr>
          <w:rStyle w:val="CommentReference"/>
        </w:rPr>
        <w:annotationRef/>
      </w:r>
      <w:r w:rsidRPr="5DE2131B">
        <w:t xml:space="preserve">instead consider Generalized self-efficacy score used in Pro-WEAI. I cope text below from </w:t>
      </w:r>
      <w:hyperlink r:id="rId1">
        <w:r w:rsidRPr="18881BB1">
          <w:rPr>
            <w:rStyle w:val="Hyperlink"/>
          </w:rPr>
          <w:t>https://weai.ifpri.info/files/2023/07/Pro-WEAI-Guide.pdf</w:t>
        </w:r>
      </w:hyperlink>
      <w:r w:rsidRPr="632A4BE6">
        <w:t xml:space="preserve"> </w:t>
      </w:r>
    </w:p>
    <w:p w14:paraId="28F454AE" w14:textId="3E2F1B84" w:rsidR="00F12569" w:rsidRDefault="00F12569">
      <w:pPr>
        <w:pStyle w:val="CommentText"/>
      </w:pPr>
    </w:p>
    <w:p w14:paraId="6C8B1570" w14:textId="6189B4BE" w:rsidR="00F12569" w:rsidRDefault="00F12569">
      <w:pPr>
        <w:pStyle w:val="CommentText"/>
      </w:pPr>
      <w:r w:rsidRPr="2246294A">
        <w:t xml:space="preserve">The NGSE is a cross-culturally validated scale to measure self-efficacy, or a person’s perception of their capabilities and ability to reach their goals (Chen et al., 2001). We ask respondents to think about how each statement relates to their life and indicate if they strongly disagree, disagree, neither agree nor disagree, agree or strongly agree with the statement. The four statements are: 2) When facing difficult tasks, I am certain that I will accomplish them, 3) In general, I think that I can obtain outcomes that are important to me, 6) I am 9 confident that I can perform effectively on many different tasks, and 8) Even when things are tough, I can perform quite well.5 For each statement that an individual strongly disagrees with they are given a score of 1. If they disagree, they are given a score of 2, neither agree nor disagree receives a score of 3, agree receives a score of 4 and strongly agree receives a score of 5. The scores for each of the 4 statements are then summed to get the final score. For example, if an individual strongly agrees with all 4 statements they will have a score of 20 (4x5). In order to be adequate in self efficacy a respondent must have a New General Self-Efficacy Scale score of at least 16. This is equivalent to an average response across the statements of “agree." </w:t>
      </w:r>
    </w:p>
  </w:comment>
  <w:comment w:id="66" w:author="Azzarri, Carlo (IFPRI-Italy)" w:date="2025-11-27T23:27:00Z" w:initials="AC">
    <w:p w14:paraId="3D2E1936" w14:textId="1BC82FD1" w:rsidR="002E5D84" w:rsidRDefault="002E5D84">
      <w:pPr>
        <w:pStyle w:val="CommentText"/>
      </w:pPr>
      <w:r>
        <w:rPr>
          <w:rStyle w:val="CommentReference"/>
        </w:rPr>
        <w:annotationRef/>
      </w:r>
      <w:r w:rsidRPr="630ADFCD">
        <w:t>Replies are strongly affected by individual perceptions about own status compared to neighbors' or friends', so they are expression on a relative -not absolute- condition.</w:t>
      </w:r>
    </w:p>
  </w:comment>
  <w:comment w:id="75" w:author="Azzarri, Carlo (IFPRI-Italy)" w:date="2025-11-27T23:29:00Z" w:initials="AC">
    <w:p w14:paraId="68F7D40A" w14:textId="70651E4B" w:rsidR="002E5D84" w:rsidRDefault="002E5D84">
      <w:pPr>
        <w:pStyle w:val="CommentText"/>
      </w:pPr>
      <w:r>
        <w:rPr>
          <w:rStyle w:val="CommentReference"/>
        </w:rPr>
        <w:annotationRef/>
      </w:r>
      <w:r w:rsidRPr="25EC01BF">
        <w:t>Why "harvestable" and not "harvested"?</w:t>
      </w:r>
    </w:p>
  </w:comment>
  <w:comment w:id="76" w:author="Mupangwa, Walter (IWMI)" w:date="2025-11-28T11:21:00Z" w:initials="MW">
    <w:p w14:paraId="296BAB5B" w14:textId="5262A9F5" w:rsidR="002E5D84" w:rsidRDefault="002E5D84">
      <w:pPr>
        <w:pStyle w:val="CommentText"/>
      </w:pPr>
      <w:r>
        <w:rPr>
          <w:rStyle w:val="CommentReference"/>
        </w:rPr>
        <w:annotationRef/>
      </w:r>
      <w:r w:rsidRPr="1338729D">
        <w:t>totally agreed - we have to be specific</w:t>
      </w:r>
    </w:p>
  </w:comment>
  <w:comment w:id="77" w:author="Alvi, Muzna (IFPRI-India)" w:date="2025-12-02T15:40:00Z" w:initials="AM">
    <w:p w14:paraId="4DFFB856" w14:textId="48E63FA1" w:rsidR="00F12569" w:rsidRDefault="00F12569">
      <w:pPr>
        <w:pStyle w:val="CommentText"/>
      </w:pPr>
      <w:r>
        <w:rPr>
          <w:rStyle w:val="CommentReference"/>
        </w:rPr>
        <w:annotationRef/>
      </w:r>
      <w:r w:rsidRPr="4B600413">
        <w:t xml:space="preserve">Also is "dry-weight" needed? For example: maize etc consumed as corn on the cob, dry weight is not relevant, but maize used as feed might use dry-weight? </w:t>
      </w:r>
    </w:p>
  </w:comment>
  <w:comment w:id="78" w:author="Alvi, Muzna (IFPRI-India)" w:date="2025-12-02T15:52:00Z" w:initials="AM">
    <w:p w14:paraId="169FEFA2" w14:textId="2E1480AE" w:rsidR="00F12569" w:rsidRDefault="00F12569">
      <w:pPr>
        <w:pStyle w:val="CommentText"/>
      </w:pPr>
      <w:r>
        <w:rPr>
          <w:rStyle w:val="CommentReference"/>
        </w:rPr>
        <w:annotationRef/>
      </w:r>
      <w:r w:rsidRPr="1F30C950">
        <w:t>I think harvestable is to qualify that this is non-spoilt/infected crop. Perhaps a better qualifier is consumable/usable/sellable crop?</w:t>
      </w:r>
    </w:p>
  </w:comment>
  <w:comment w:id="83" w:author="Azzarri, Carlo (IFPRI-Italy)" w:date="2025-11-27T23:34:00Z" w:initials="AC">
    <w:p w14:paraId="05C007F8" w14:textId="412C7092" w:rsidR="002E5D84" w:rsidRDefault="002E5D84">
      <w:pPr>
        <w:pStyle w:val="CommentText"/>
      </w:pPr>
      <w:r>
        <w:rPr>
          <w:rStyle w:val="CommentReference"/>
        </w:rPr>
        <w:annotationRef/>
      </w:r>
      <w:r w:rsidRPr="4AB93CC8">
        <w:t>Why only three main crops? And main based on land area, sales, quantity harvested, or...?</w:t>
      </w:r>
    </w:p>
  </w:comment>
  <w:comment w:id="84" w:author="Mupangwa, Walter (IWMI)" w:date="2025-11-28T11:25:00Z" w:initials="MW">
    <w:p w14:paraId="2B99F501" w14:textId="05356B60" w:rsidR="002E5D84" w:rsidRDefault="002E5D84">
      <w:pPr>
        <w:pStyle w:val="CommentText"/>
      </w:pPr>
      <w:r>
        <w:rPr>
          <w:rStyle w:val="CommentReference"/>
        </w:rPr>
        <w:annotationRef/>
      </w:r>
      <w:r w:rsidRPr="716AA71C">
        <w:t>agree - each crop grown by each household has some importance - why then limit the farmer - if they can recall info for all crops, we should allow it.</w:t>
      </w:r>
    </w:p>
  </w:comment>
  <w:comment w:id="85" w:author="Alvi, Muzna (IFPRI-India)" w:date="2025-12-02T15:54:00Z" w:initials="AM">
    <w:p w14:paraId="2C0D34B6" w14:textId="5FC70199" w:rsidR="00F12569" w:rsidRDefault="00F12569">
      <w:pPr>
        <w:pStyle w:val="CommentText"/>
      </w:pPr>
      <w:r>
        <w:rPr>
          <w:rStyle w:val="CommentReference"/>
        </w:rPr>
        <w:annotationRef/>
      </w:r>
      <w:r w:rsidRPr="0F32E58F">
        <w:t xml:space="preserve">It says minimum 3, not maximum. We have to make tradeoffs based on length of survey and respondent fatigue. </w:t>
      </w:r>
    </w:p>
    <w:p w14:paraId="253DF141" w14:textId="56194D1D" w:rsidR="00F12569" w:rsidRDefault="00F12569">
      <w:pPr>
        <w:pStyle w:val="CommentText"/>
      </w:pPr>
    </w:p>
    <w:p w14:paraId="6CCE3B1E" w14:textId="1DD88E0B" w:rsidR="00F12569" w:rsidRDefault="00F12569">
      <w:pPr>
        <w:pStyle w:val="CommentText"/>
      </w:pPr>
      <w:r w:rsidRPr="722590A4">
        <w:t>Farmers usually know what their "main crops" are when you ask them--usually based on  economic importance to the HHs, not necessarily quantity or land (though most times it is correlated)</w:t>
      </w:r>
    </w:p>
  </w:comment>
  <w:comment w:id="88" w:author="Azzarri, Carlo (IFPRI-Italy)" w:date="2025-11-27T23:36:00Z" w:initials="AC">
    <w:p w14:paraId="1183F3FF" w14:textId="31A66F3C" w:rsidR="002E5D84" w:rsidRDefault="002E5D84">
      <w:pPr>
        <w:pStyle w:val="CommentText"/>
      </w:pPr>
      <w:r>
        <w:rPr>
          <w:rStyle w:val="CommentReference"/>
        </w:rPr>
        <w:annotationRef/>
      </w:r>
      <w:r w:rsidRPr="263AA6C7">
        <w:t>This is labor intensity, not productivity.</w:t>
      </w:r>
    </w:p>
  </w:comment>
  <w:comment w:id="89" w:author="Azzarri, Carlo (IFPRI-Italy)" w:date="2025-11-27T23:37:00Z" w:initials="AC">
    <w:p w14:paraId="541D1DD5" w14:textId="758BEAF1" w:rsidR="002E5D84" w:rsidRDefault="002E5D84">
      <w:pPr>
        <w:pStyle w:val="CommentText"/>
      </w:pPr>
      <w:r>
        <w:rPr>
          <w:rStyle w:val="CommentReference"/>
        </w:rPr>
        <w:annotationRef/>
      </w:r>
      <w:r w:rsidRPr="4A6AECC9">
        <w:t>This is amount of labor, it's not intensity or productivity.</w:t>
      </w:r>
    </w:p>
  </w:comment>
  <w:comment w:id="97" w:author="Jones, Sarah (Alliance Bioversity-CIAT)" w:date="2025-11-28T10:04:00Z" w:initials="SJ">
    <w:p w14:paraId="5201F179" w14:textId="77777777" w:rsidR="00013F7D" w:rsidRDefault="00013F7D" w:rsidP="00013F7D">
      <w:pPr>
        <w:pStyle w:val="CommentText"/>
      </w:pPr>
      <w:r>
        <w:rPr>
          <w:rStyle w:val="CommentReference"/>
        </w:rPr>
        <w:annotationRef/>
      </w:r>
      <w:r>
        <w:t>Fall backs are usually assets and consumption, when income data cannot be collected properly. Carlo/others can propose some papers showing these are valid, and methods for this</w:t>
      </w:r>
    </w:p>
  </w:comment>
  <w:comment w:id="102" w:author="Azzarri, Carlo (IFPRI-Italy)" w:date="2025-11-28T00:00:00Z" w:initials="AC">
    <w:p w14:paraId="22712C0D" w14:textId="7B3D53AF" w:rsidR="002E5D84" w:rsidRDefault="002E5D84">
      <w:pPr>
        <w:pStyle w:val="CommentText"/>
      </w:pPr>
      <w:r>
        <w:rPr>
          <w:rStyle w:val="CommentReference"/>
        </w:rPr>
        <w:annotationRef/>
      </w:r>
      <w:r w:rsidRPr="53B2C830">
        <w:t>National income is a measure coming from national accounts for which the calculation method is completely different than the calculation method of household-level income. Which type of information would this ratio provide? GDP per-capita isn't comparable to per-capita income at the household level.</w:t>
      </w:r>
    </w:p>
  </w:comment>
  <w:comment w:id="103" w:author="Jones, Sarah (Alliance Bioversity-CIAT)" w:date="2025-12-05T09:53:00Z" w:initials="SJ">
    <w:p w14:paraId="0F2DB349" w14:textId="77777777" w:rsidR="009C3CD1" w:rsidRDefault="009C3CD1" w:rsidP="009C3CD1">
      <w:pPr>
        <w:pStyle w:val="CommentText"/>
      </w:pPr>
      <w:r>
        <w:rPr>
          <w:rStyle w:val="CommentReference"/>
        </w:rPr>
        <w:annotationRef/>
      </w:r>
      <w:r>
        <w:t>Could compare to national poverty line instead</w:t>
      </w:r>
    </w:p>
  </w:comment>
  <w:comment w:id="104" w:author="Jones, Sarah (Alliance Bioversity-CIAT)" w:date="2025-12-05T09:57:00Z" w:initials="SJ">
    <w:p w14:paraId="1F445FE5" w14:textId="77777777" w:rsidR="00BC186C" w:rsidRDefault="00BC186C" w:rsidP="00BC186C">
      <w:pPr>
        <w:pStyle w:val="CommentText"/>
      </w:pPr>
      <w:r>
        <w:rPr>
          <w:rStyle w:val="CommentReference"/>
        </w:rPr>
        <w:annotationRef/>
      </w:r>
      <w:r>
        <w:t xml:space="preserve">But poverty line is determined based on consumption, not on income, so comparing income to the poverty line is not recommended. </w:t>
      </w:r>
    </w:p>
  </w:comment>
  <w:comment w:id="107" w:author="Azzarri, Carlo (IFPRI-Italy)" w:date="2025-11-27T23:51:00Z" w:initials="AC">
    <w:p w14:paraId="7683B78F" w14:textId="392D3944" w:rsidR="002E5D84" w:rsidRDefault="002E5D84">
      <w:pPr>
        <w:pStyle w:val="CommentText"/>
      </w:pPr>
      <w:r>
        <w:rPr>
          <w:rStyle w:val="CommentReference"/>
        </w:rPr>
        <w:annotationRef/>
      </w:r>
      <w:r w:rsidRPr="5145D4E6">
        <w:t>Collecting income is a time-consuming task if we would like the measure to be minimally reliable. Asking one unique question for each source of income suffers by severe misreporting and potentially huge underreporting given the common reluctancy to unveil the individual revenues (for fear of losing benefits, of being robbed or mistreated by community members, retaliation, etc.). Being income highly confidential and sensitive information, it needs to be collected adding up different detailed pieces of information coming from multiple activities and probing questions. In my opinion, and based on my experience having collected income data for many years in several settings, either we spend time and resources for each and every source of income to try to capture it adequately, or asking with one question is potentially very misleading for analytical and policy purposes. Better to use other proxies than using a potentially biased measure.</w:t>
      </w:r>
    </w:p>
  </w:comment>
  <w:comment w:id="109" w:author="Alary, Veronique (CIRAD)" w:date="2025-11-24T22:14:00Z" w:initials="AV">
    <w:p w14:paraId="1BD854B5" w14:textId="1F8E5082" w:rsidR="002E5D84" w:rsidRDefault="002E5D84">
      <w:pPr>
        <w:pStyle w:val="CommentText"/>
      </w:pPr>
      <w:r>
        <w:rPr>
          <w:rStyle w:val="CommentReference"/>
        </w:rPr>
        <w:annotationRef/>
      </w:r>
      <w:r w:rsidRPr="1B3D04FF">
        <w:t xml:space="preserve">Markowitz, 1952. Portfolio Selection. </w:t>
      </w:r>
      <w:r w:rsidRPr="4EAAC33E">
        <w:rPr>
          <w:i/>
          <w:iCs/>
        </w:rPr>
        <w:t>The Journal of Finance</w:t>
      </w:r>
      <w:r w:rsidRPr="2021D48D">
        <w:t>, Vol. 7, No. 1</w:t>
      </w:r>
    </w:p>
    <w:p w14:paraId="461943F9" w14:textId="613BAC42" w:rsidR="002E5D84" w:rsidRDefault="002E5D84">
      <w:pPr>
        <w:pStyle w:val="CommentText"/>
      </w:pPr>
      <w:r w:rsidRPr="73048267">
        <w:t>, pp. 77-91.</w:t>
      </w:r>
    </w:p>
  </w:comment>
  <w:comment w:id="125" w:author="Azzarri, Carlo (IFPRI-Italy)" w:date="2025-11-27T23:52:00Z" w:initials="AC">
    <w:p w14:paraId="589DD106" w14:textId="00C960EB" w:rsidR="002E5D84" w:rsidRDefault="002E5D84">
      <w:pPr>
        <w:pStyle w:val="CommentText"/>
      </w:pPr>
      <w:r>
        <w:rPr>
          <w:rStyle w:val="CommentReference"/>
        </w:rPr>
        <w:annotationRef/>
      </w:r>
      <w:r w:rsidRPr="2F6AC559">
        <w:t>Same concern here. This question is subject to very arbitrary judgement on the extent to which is considered stable or not.</w:t>
      </w:r>
    </w:p>
  </w:comment>
  <w:comment w:id="126" w:author="Azzarri, Carlo (IFPRI-Italy)" w:date="2025-11-27T23:57:00Z" w:initials="AC">
    <w:p w14:paraId="11354C23" w14:textId="07F99D4B" w:rsidR="002E5D84" w:rsidRDefault="002E5D84">
      <w:pPr>
        <w:pStyle w:val="CommentText"/>
      </w:pPr>
      <w:r>
        <w:rPr>
          <w:rStyle w:val="CommentReference"/>
        </w:rPr>
        <w:annotationRef/>
      </w:r>
      <w:r w:rsidRPr="243FD412">
        <w:t>Also this question is very problematic, considers only farm income, assumes an unequivocal meaning of the word "money", doesn't consider any variation in wealth or stock, any annual value/flow of durable assets, doesn't distinguish between earnings and profits, doesn't consider any in-kind income, disregards any eventual remittance or public transfer, etc.. Summing up, it's not worth asking.</w:t>
      </w:r>
    </w:p>
  </w:comment>
  <w:comment w:id="128" w:author="Jones, Sarah (Alliance Bioversity-CIAT)" w:date="2025-12-05T12:06:00Z" w:initials="SJ">
    <w:p w14:paraId="0AC3B05D" w14:textId="77777777" w:rsidR="00970032" w:rsidRDefault="00970032" w:rsidP="00970032">
      <w:pPr>
        <w:pStyle w:val="CommentText"/>
      </w:pPr>
      <w:r>
        <w:rPr>
          <w:rStyle w:val="CommentReference"/>
        </w:rPr>
        <w:annotationRef/>
      </w:r>
      <w:r>
        <w:t>Note to me: add these to zotero</w:t>
      </w:r>
    </w:p>
  </w:comment>
  <w:comment w:id="136" w:author="Jones, Sarah (Alliance Bioversity-CIAT)" w:date="2025-11-28T09:39:00Z" w:initials="SJ">
    <w:p w14:paraId="159E03AD" w14:textId="77777777" w:rsidR="0068763B" w:rsidRDefault="008D735A" w:rsidP="0068763B">
      <w:pPr>
        <w:pStyle w:val="CommentText"/>
      </w:pPr>
      <w:r>
        <w:rPr>
          <w:rStyle w:val="CommentReference"/>
        </w:rPr>
        <w:annotationRef/>
      </w:r>
      <w:r w:rsidR="0068763B">
        <w:t>World Bank: resilient futures project</w:t>
      </w:r>
    </w:p>
    <w:p w14:paraId="69FFC0B0" w14:textId="77777777" w:rsidR="0068763B" w:rsidRDefault="0068763B" w:rsidP="0068763B">
      <w:pPr>
        <w:pStyle w:val="CommentText"/>
      </w:pPr>
    </w:p>
    <w:p w14:paraId="13900CA9" w14:textId="77777777" w:rsidR="0068763B" w:rsidRDefault="0068763B" w:rsidP="0068763B">
      <w:pPr>
        <w:pStyle w:val="CommentText"/>
      </w:pPr>
      <w:r>
        <w:t>Maybe have indicators that we can calculate using the data we collected?</w:t>
      </w:r>
    </w:p>
    <w:p w14:paraId="18427861" w14:textId="77777777" w:rsidR="0068763B" w:rsidRDefault="0068763B" w:rsidP="0068763B">
      <w:pPr>
        <w:pStyle w:val="CommentText"/>
      </w:pPr>
    </w:p>
    <w:p w14:paraId="5A95A2F0" w14:textId="77777777" w:rsidR="0068763B" w:rsidRDefault="0068763B" w:rsidP="0068763B">
      <w:pPr>
        <w:pStyle w:val="CommentText"/>
      </w:pPr>
      <w:r>
        <w:t>Carlo also has some ideas on simple outcome indicators we might be able to use</w:t>
      </w:r>
    </w:p>
  </w:comment>
  <w:comment w:id="137" w:author="Jones, Sarah (Alliance Bioversity-CIAT)" w:date="2025-11-28T10:21:00Z" w:initials="SJ">
    <w:p w14:paraId="5321A77A" w14:textId="77777777" w:rsidR="006F4456" w:rsidRDefault="006F4456" w:rsidP="006F4456">
      <w:pPr>
        <w:pStyle w:val="CommentText"/>
      </w:pPr>
      <w:r>
        <w:rPr>
          <w:rStyle w:val="CommentReference"/>
        </w:rPr>
        <w:annotationRef/>
      </w:r>
      <w:r>
        <w:t xml:space="preserve">Comparison paper: </w:t>
      </w:r>
      <w:hyperlink r:id="rId2" w:history="1">
        <w:r w:rsidRPr="002D2609">
          <w:rPr>
            <w:rStyle w:val="Hyperlink"/>
          </w:rPr>
          <w:t>https://www.sciencedirect.com/science/article/pii/S030438782200044X</w:t>
        </w:r>
      </w:hyperlink>
    </w:p>
  </w:comment>
  <w:comment w:id="138" w:author="Azzarri, Carlo (IFPRI-Italy)" w:date="2025-11-28T00:10:00Z" w:initials="AC">
    <w:p w14:paraId="00ADA5D7" w14:textId="7449B933" w:rsidR="002E5D84" w:rsidRDefault="002E5D84">
      <w:pPr>
        <w:pStyle w:val="CommentText"/>
      </w:pPr>
      <w:r>
        <w:rPr>
          <w:rStyle w:val="CommentReference"/>
        </w:rPr>
        <w:annotationRef/>
      </w:r>
      <w:r w:rsidRPr="57E1F978">
        <w:t>The RIMA methodology has been subject to severe criticism and scrutiny. The list of component variables is completely arbitrary and the final RIMA  value is not a measure of realized resilience, but rather a measure of wellbeing that might or might not be correlated to actual household resilience to shocks, The four pillars represent a grouping of variables proxies of welfare and the resulting indicator is again a welfare proxy, which has little conceptual relationship with resilience. Of course, household with higher values in the component variables could likely be associated to higher resilience to weather shocks, but only through their higher welfare. It could very well be called a proxy indicator of multidimensional poverty.</w:t>
      </w:r>
    </w:p>
  </w:comment>
  <w:comment w:id="139" w:author="Mupangwa, Walter (IWMI)" w:date="2025-11-28T11:29:00Z" w:initials="MW">
    <w:p w14:paraId="6E013B1F" w14:textId="05BCEC1A" w:rsidR="002E5D84" w:rsidRDefault="002E5D84">
      <w:pPr>
        <w:pStyle w:val="CommentText"/>
      </w:pPr>
      <w:r>
        <w:rPr>
          <w:rStyle w:val="CommentReference"/>
        </w:rPr>
        <w:annotationRef/>
      </w:r>
      <w:r w:rsidRPr="534941C7">
        <w:t>this scale is too wide</w:t>
      </w:r>
    </w:p>
  </w:comment>
  <w:comment w:id="169" w:author="Azzarri, Carlo (IFPRI-Italy)" w:date="2025-11-28T00:13:00Z" w:initials="AC">
    <w:p w14:paraId="28083158" w14:textId="614A18BA" w:rsidR="002E5D84" w:rsidRDefault="002E5D84">
      <w:pPr>
        <w:pStyle w:val="CommentText"/>
      </w:pPr>
      <w:r>
        <w:rPr>
          <w:rStyle w:val="CommentReference"/>
        </w:rPr>
        <w:annotationRef/>
      </w:r>
      <w:r w:rsidRPr="1F9F3151">
        <w:t>This question is subject to very arbitrary interpretation, especially on the nature and meaning of "essentials",</w:t>
      </w:r>
    </w:p>
  </w:comment>
  <w:comment w:id="170" w:author="Azzarri, Carlo (IFPRI-Italy)" w:date="2025-11-28T00:15:00Z" w:initials="AC">
    <w:p w14:paraId="76BACCFE" w14:textId="7106D340" w:rsidR="002E5D84" w:rsidRDefault="002E5D84">
      <w:pPr>
        <w:pStyle w:val="CommentText"/>
      </w:pPr>
      <w:r>
        <w:rPr>
          <w:rStyle w:val="CommentReference"/>
        </w:rPr>
        <w:annotationRef/>
      </w:r>
      <w:r w:rsidRPr="7C047E49">
        <w:t>Yield gap measured on "actual attainable yield" could be very arbitrary as it's extremely difficult to estimate the maximum potential yield.</w:t>
      </w:r>
    </w:p>
  </w:comment>
  <w:comment w:id="171" w:author="Azzarri, Carlo (IFPRI-Italy)" w:date="2025-11-28T00:15:00Z" w:initials="AC">
    <w:p w14:paraId="08DAF3E2" w14:textId="4DE7E0EB" w:rsidR="002E5D84" w:rsidRDefault="002E5D84">
      <w:pPr>
        <w:pStyle w:val="CommentText"/>
      </w:pPr>
      <w:r>
        <w:rPr>
          <w:rStyle w:val="CommentReference"/>
        </w:rPr>
        <w:annotationRef/>
      </w:r>
      <w:r w:rsidRPr="678DE44E">
        <w:t>This is not labor productivity, but intensity.</w:t>
      </w:r>
    </w:p>
  </w:comment>
  <w:comment w:id="172" w:author="Azzarri, Carlo (IFPRI-Italy)" w:date="2025-11-28T00:17:00Z" w:initials="AC">
    <w:p w14:paraId="4D274939" w14:textId="035769C5" w:rsidR="002E5D84" w:rsidRDefault="002E5D84">
      <w:pPr>
        <w:pStyle w:val="CommentText"/>
      </w:pPr>
      <w:r>
        <w:rPr>
          <w:rStyle w:val="CommentReference"/>
        </w:rPr>
        <w:annotationRef/>
      </w:r>
      <w:r w:rsidRPr="4E8EF6F1">
        <w:t>Owned land could also be rented out, so we should use land "operated" or "cultivated".</w:t>
      </w:r>
    </w:p>
  </w:comment>
  <w:comment w:id="173" w:author="Azzarri, Carlo (IFPRI-Italy)" w:date="2025-11-28T00:17:00Z" w:initials="AC">
    <w:p w14:paraId="65562E23" w14:textId="4653CF5C" w:rsidR="002E5D84" w:rsidRDefault="002E5D84">
      <w:pPr>
        <w:pStyle w:val="CommentText"/>
      </w:pPr>
      <w:r>
        <w:rPr>
          <w:rStyle w:val="CommentReference"/>
        </w:rPr>
        <w:annotationRef/>
      </w:r>
      <w:r w:rsidRPr="20C5F77C">
        <w:t>I'd drop this indicator of resilience.</w:t>
      </w:r>
    </w:p>
  </w:comment>
  <w:comment w:id="174" w:author="Azzarri, Carlo (IFPRI-Italy)" w:date="2025-11-28T00:24:00Z" w:initials="AC">
    <w:p w14:paraId="5EFFAB9A" w14:textId="7D24F20C" w:rsidR="002E5D84" w:rsidRDefault="002E5D84">
      <w:pPr>
        <w:pStyle w:val="CommentText"/>
      </w:pPr>
      <w:r>
        <w:rPr>
          <w:rStyle w:val="CommentReference"/>
        </w:rPr>
        <w:annotationRef/>
      </w:r>
      <w:r w:rsidRPr="1AE7565E">
        <w:t xml:space="preserve">Agency is a more complex social issue than just decision making, and it has various aspect. It looks like here the indicators is trying to capture empowerment, which is the ability to make strategic life choices. There three types of agency: </w:t>
      </w:r>
    </w:p>
    <w:p w14:paraId="690B7592" w14:textId="26055E3D" w:rsidR="002E5D84" w:rsidRDefault="002E5D84">
      <w:pPr>
        <w:pStyle w:val="CommentText"/>
      </w:pPr>
      <w:r w:rsidRPr="343368C9">
        <w:t>-Intrinsic agency (“power within”)</w:t>
      </w:r>
    </w:p>
    <w:p w14:paraId="7E218BC8" w14:textId="04E83367" w:rsidR="002E5D84" w:rsidRDefault="002E5D84">
      <w:pPr>
        <w:pStyle w:val="CommentText"/>
      </w:pPr>
      <w:r w:rsidRPr="373C519F">
        <w:t>-Instrumental agency (“power to”)</w:t>
      </w:r>
    </w:p>
    <w:p w14:paraId="28A82B96" w14:textId="1E864604" w:rsidR="002E5D84" w:rsidRDefault="002E5D84">
      <w:pPr>
        <w:pStyle w:val="CommentText"/>
      </w:pPr>
      <w:r w:rsidRPr="71812339">
        <w:t>-Collective agency (“power with”). Specific questions need to be asked depending on which type of agency we would like to measure.</w:t>
      </w:r>
    </w:p>
  </w:comment>
  <w:comment w:id="175" w:author="Azzarri, Carlo (IFPRI-Italy)" w:date="2025-11-28T00:25:00Z" w:initials="AC">
    <w:p w14:paraId="3ABEAC43" w14:textId="2ED9376A" w:rsidR="002E5D84" w:rsidRDefault="002E5D84">
      <w:pPr>
        <w:pStyle w:val="CommentText"/>
      </w:pPr>
      <w:r>
        <w:rPr>
          <w:rStyle w:val="CommentReference"/>
        </w:rPr>
        <w:annotationRef/>
      </w:r>
      <w:r w:rsidRPr="3E14492F">
        <w:t>See comment above on subject perception of wellbeing.</w:t>
      </w:r>
    </w:p>
  </w:comment>
  <w:comment w:id="178" w:author="Azzarri, Carlo (IFPRI-Italy)" w:date="2025-11-28T00:26:00Z" w:initials="AC">
    <w:p w14:paraId="425BDC66" w14:textId="15BC9DE9" w:rsidR="002E5D84" w:rsidRDefault="002E5D84">
      <w:pPr>
        <w:pStyle w:val="CommentText"/>
      </w:pPr>
      <w:r>
        <w:rPr>
          <w:rStyle w:val="CommentReference"/>
        </w:rPr>
        <w:annotationRef/>
      </w:r>
      <w:r w:rsidRPr="41AC5E05">
        <w:t>See comments above for each of them.</w:t>
      </w:r>
    </w:p>
  </w:comment>
  <w:comment w:id="179" w:author="Azzarri, Carlo (IFPRI-Italy)" w:date="2025-11-28T00:26:00Z" w:initials="AC">
    <w:p w14:paraId="65E64301" w14:textId="552B988E" w:rsidR="002E5D84" w:rsidRDefault="002E5D84">
      <w:pPr>
        <w:pStyle w:val="CommentText"/>
      </w:pPr>
      <w:r>
        <w:rPr>
          <w:rStyle w:val="CommentReference"/>
        </w:rPr>
        <w:annotationRef/>
      </w:r>
      <w:r w:rsidRPr="245134C5">
        <w:t>See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14D6A0" w15:done="0"/>
  <w15:commentEx w15:paraId="08F54C4A" w15:done="0"/>
  <w15:commentEx w15:paraId="2B9E2394" w15:paraIdParent="08F54C4A" w15:done="0"/>
  <w15:commentEx w15:paraId="6D0616EF" w15:paraIdParent="08F54C4A" w15:done="0"/>
  <w15:commentEx w15:paraId="544CEC61" w15:done="0"/>
  <w15:commentEx w15:paraId="64FF28EF" w15:done="0"/>
  <w15:commentEx w15:paraId="0A35FF88" w15:done="0"/>
  <w15:commentEx w15:paraId="6F583C4F" w15:paraIdParent="0A35FF88" w15:done="0"/>
  <w15:commentEx w15:paraId="6C8B1570" w15:paraIdParent="0A35FF88" w15:done="0"/>
  <w15:commentEx w15:paraId="3D2E1936" w15:done="0"/>
  <w15:commentEx w15:paraId="68F7D40A" w15:done="0"/>
  <w15:commentEx w15:paraId="296BAB5B" w15:paraIdParent="68F7D40A" w15:done="0"/>
  <w15:commentEx w15:paraId="4DFFB856" w15:paraIdParent="68F7D40A" w15:done="0"/>
  <w15:commentEx w15:paraId="169FEFA2" w15:paraIdParent="68F7D40A" w15:done="0"/>
  <w15:commentEx w15:paraId="05C007F8" w15:done="0"/>
  <w15:commentEx w15:paraId="2B99F501" w15:paraIdParent="05C007F8" w15:done="0"/>
  <w15:commentEx w15:paraId="6CCE3B1E" w15:paraIdParent="05C007F8" w15:done="0"/>
  <w15:commentEx w15:paraId="1183F3FF" w15:done="0"/>
  <w15:commentEx w15:paraId="541D1DD5" w15:done="0"/>
  <w15:commentEx w15:paraId="5201F179" w15:done="0"/>
  <w15:commentEx w15:paraId="22712C0D" w15:done="0"/>
  <w15:commentEx w15:paraId="0F2DB349" w15:done="0"/>
  <w15:commentEx w15:paraId="1F445FE5" w15:paraIdParent="0F2DB349" w15:done="0"/>
  <w15:commentEx w15:paraId="7683B78F" w15:done="0"/>
  <w15:commentEx w15:paraId="461943F9" w15:done="0"/>
  <w15:commentEx w15:paraId="589DD106" w15:done="0"/>
  <w15:commentEx w15:paraId="11354C23" w15:done="0"/>
  <w15:commentEx w15:paraId="0AC3B05D" w15:done="0"/>
  <w15:commentEx w15:paraId="5A95A2F0" w15:done="0"/>
  <w15:commentEx w15:paraId="5321A77A" w15:paraIdParent="5A95A2F0" w15:done="0"/>
  <w15:commentEx w15:paraId="00ADA5D7" w15:done="0"/>
  <w15:commentEx w15:paraId="6E013B1F" w15:done="0"/>
  <w15:commentEx w15:paraId="28083158" w15:done="0"/>
  <w15:commentEx w15:paraId="76BACCFE" w15:done="0"/>
  <w15:commentEx w15:paraId="08DAF3E2" w15:done="0"/>
  <w15:commentEx w15:paraId="4D274939" w15:done="0"/>
  <w15:commentEx w15:paraId="65562E23" w15:done="0"/>
  <w15:commentEx w15:paraId="28A82B96" w15:done="0"/>
  <w15:commentEx w15:paraId="3ABEAC43" w15:done="0"/>
  <w15:commentEx w15:paraId="425BDC66" w15:done="0"/>
  <w15:commentEx w15:paraId="65E643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65FB2E" w16cex:dateUtc="2025-12-05T10:56:00Z"/>
  <w16cex:commentExtensible w16cex:durableId="30CFDF55" w16cex:dateUtc="2025-11-26T08:21:00Z"/>
  <w16cex:commentExtensible w16cex:durableId="33855E62" w16cex:dateUtc="2025-11-26T08:32:00Z"/>
  <w16cex:commentExtensible w16cex:durableId="3291B66A" w16cex:dateUtc="2025-12-02T09:24:00Z"/>
  <w16cex:commentExtensible w16cex:durableId="0C3AD933" w16cex:dateUtc="2025-11-26T07:24:00Z"/>
  <w16cex:commentExtensible w16cex:durableId="4DF4871B" w16cex:dateUtc="2025-12-02T09:26:00Z"/>
  <w16cex:commentExtensible w16cex:durableId="221395FB" w16cex:dateUtc="2025-11-27T22:24:00Z"/>
  <w16cex:commentExtensible w16cex:durableId="554229E0" w16cex:dateUtc="2025-12-02T09:55:00Z"/>
  <w16cex:commentExtensible w16cex:durableId="5CFC746A" w16cex:dateUtc="2025-12-02T09:55:00Z"/>
  <w16cex:commentExtensible w16cex:durableId="38560F79" w16cex:dateUtc="2025-11-27T22:27:00Z"/>
  <w16cex:commentExtensible w16cex:durableId="12411746" w16cex:dateUtc="2025-11-27T22:29:00Z"/>
  <w16cex:commentExtensible w16cex:durableId="74652B01" w16cex:dateUtc="2025-11-28T05:51:00Z"/>
  <w16cex:commentExtensible w16cex:durableId="3A34FC24" w16cex:dateUtc="2025-12-02T10:10:00Z"/>
  <w16cex:commentExtensible w16cex:durableId="1A5C209F" w16cex:dateUtc="2025-12-02T10:22:00Z"/>
  <w16cex:commentExtensible w16cex:durableId="2CAF2F40" w16cex:dateUtc="2025-11-27T22:34:00Z"/>
  <w16cex:commentExtensible w16cex:durableId="54D8CBA5" w16cex:dateUtc="2025-11-28T05:55:00Z"/>
  <w16cex:commentExtensible w16cex:durableId="24C51B28" w16cex:dateUtc="2025-12-02T10:24:00Z"/>
  <w16cex:commentExtensible w16cex:durableId="541B4E02" w16cex:dateUtc="2025-11-27T22:36:00Z">
    <w16cex:extLst>
      <w16:ext w16:uri="{CE6994B0-6A32-4C9F-8C6B-6E91EDA988CE}">
        <cr:reactions xmlns:cr="http://schemas.microsoft.com/office/comments/2020/reactions">
          <cr:reaction reactionType="1">
            <cr:reactionInfo dateUtc="2025-12-02T10:26:16Z">
              <cr:user userId="S::m.alvi@cgiar.org::7b9ae86f-b7ea-4f1a-8bb5-0d880d658f38" userProvider="AD" userName="Alvi, Muzna (IFPRI-India)"/>
            </cr:reactionInfo>
          </cr:reaction>
        </cr:reactions>
      </w16:ext>
    </w16cex:extLst>
  </w16cex:commentExtensible>
  <w16cex:commentExtensible w16cex:durableId="7AC2CB77" w16cex:dateUtc="2025-11-27T22:37:00Z"/>
  <w16cex:commentExtensible w16cex:durableId="18BA12C6" w16cex:dateUtc="2025-11-28T09:04:00Z"/>
  <w16cex:commentExtensible w16cex:durableId="69885451" w16cex:dateUtc="2025-11-27T23:00:00Z"/>
  <w16cex:commentExtensible w16cex:durableId="37801369" w16cex:dateUtc="2025-12-05T08:53:00Z"/>
  <w16cex:commentExtensible w16cex:durableId="1053849F" w16cex:dateUtc="2025-12-05T08:57:00Z"/>
  <w16cex:commentExtensible w16cex:durableId="7B54C89B" w16cex:dateUtc="2025-11-27T22:51:00Z"/>
  <w16cex:commentExtensible w16cex:durableId="221CD5CD" w16cex:dateUtc="2025-11-24T21:14:00Z"/>
  <w16cex:commentExtensible w16cex:durableId="5BC52E2C" w16cex:dateUtc="2025-11-27T22:52:00Z"/>
  <w16cex:commentExtensible w16cex:durableId="3DD00D51" w16cex:dateUtc="2025-11-27T22:57:00Z"/>
  <w16cex:commentExtensible w16cex:durableId="65C4272B" w16cex:dateUtc="2025-12-05T11:06:00Z"/>
  <w16cex:commentExtensible w16cex:durableId="47FEDCDC" w16cex:dateUtc="2025-11-28T08:39:00Z"/>
  <w16cex:commentExtensible w16cex:durableId="4EE22596" w16cex:dateUtc="2025-11-28T09:21:00Z"/>
  <w16cex:commentExtensible w16cex:durableId="6B646FE0" w16cex:dateUtc="2025-11-27T23:10:00Z"/>
  <w16cex:commentExtensible w16cex:durableId="5EF98396" w16cex:dateUtc="2025-11-28T05:59:00Z"/>
  <w16cex:commentExtensible w16cex:durableId="1FCF358F" w16cex:dateUtc="2025-11-27T23:13:00Z"/>
  <w16cex:commentExtensible w16cex:durableId="2E6EF19C" w16cex:dateUtc="2025-11-27T23:15:00Z"/>
  <w16cex:commentExtensible w16cex:durableId="4806F499" w16cex:dateUtc="2025-11-27T23:15:00Z"/>
  <w16cex:commentExtensible w16cex:durableId="7B0571B2" w16cex:dateUtc="2025-11-27T23:17:00Z"/>
  <w16cex:commentExtensible w16cex:durableId="787B49A4" w16cex:dateUtc="2025-11-27T23:17:00Z"/>
  <w16cex:commentExtensible w16cex:durableId="1CE114E7" w16cex:dateUtc="2025-11-27T23:24:00Z"/>
  <w16cex:commentExtensible w16cex:durableId="13D2FA09" w16cex:dateUtc="2025-11-27T23:25:00Z"/>
  <w16cex:commentExtensible w16cex:durableId="01BBBDF5" w16cex:dateUtc="2025-11-27T23:26:00Z"/>
  <w16cex:commentExtensible w16cex:durableId="2316D1F8" w16cex:dateUtc="2025-11-27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14D6A0" w16cid:durableId="5C65FB2E"/>
  <w16cid:commentId w16cid:paraId="08F54C4A" w16cid:durableId="30CFDF55"/>
  <w16cid:commentId w16cid:paraId="2B9E2394" w16cid:durableId="33855E62"/>
  <w16cid:commentId w16cid:paraId="6D0616EF" w16cid:durableId="3291B66A"/>
  <w16cid:commentId w16cid:paraId="544CEC61" w16cid:durableId="0C3AD933"/>
  <w16cid:commentId w16cid:paraId="64FF28EF" w16cid:durableId="4DF4871B"/>
  <w16cid:commentId w16cid:paraId="0A35FF88" w16cid:durableId="221395FB"/>
  <w16cid:commentId w16cid:paraId="6F583C4F" w16cid:durableId="554229E0"/>
  <w16cid:commentId w16cid:paraId="6C8B1570" w16cid:durableId="5CFC746A"/>
  <w16cid:commentId w16cid:paraId="3D2E1936" w16cid:durableId="38560F79"/>
  <w16cid:commentId w16cid:paraId="68F7D40A" w16cid:durableId="12411746"/>
  <w16cid:commentId w16cid:paraId="296BAB5B" w16cid:durableId="74652B01"/>
  <w16cid:commentId w16cid:paraId="4DFFB856" w16cid:durableId="3A34FC24"/>
  <w16cid:commentId w16cid:paraId="169FEFA2" w16cid:durableId="1A5C209F"/>
  <w16cid:commentId w16cid:paraId="05C007F8" w16cid:durableId="2CAF2F40"/>
  <w16cid:commentId w16cid:paraId="2B99F501" w16cid:durableId="54D8CBA5"/>
  <w16cid:commentId w16cid:paraId="6CCE3B1E" w16cid:durableId="24C51B28"/>
  <w16cid:commentId w16cid:paraId="1183F3FF" w16cid:durableId="541B4E02"/>
  <w16cid:commentId w16cid:paraId="541D1DD5" w16cid:durableId="7AC2CB77"/>
  <w16cid:commentId w16cid:paraId="5201F179" w16cid:durableId="18BA12C6"/>
  <w16cid:commentId w16cid:paraId="22712C0D" w16cid:durableId="69885451"/>
  <w16cid:commentId w16cid:paraId="0F2DB349" w16cid:durableId="37801369"/>
  <w16cid:commentId w16cid:paraId="1F445FE5" w16cid:durableId="1053849F"/>
  <w16cid:commentId w16cid:paraId="7683B78F" w16cid:durableId="7B54C89B"/>
  <w16cid:commentId w16cid:paraId="461943F9" w16cid:durableId="221CD5CD"/>
  <w16cid:commentId w16cid:paraId="589DD106" w16cid:durableId="5BC52E2C"/>
  <w16cid:commentId w16cid:paraId="11354C23" w16cid:durableId="3DD00D51"/>
  <w16cid:commentId w16cid:paraId="0AC3B05D" w16cid:durableId="65C4272B"/>
  <w16cid:commentId w16cid:paraId="5A95A2F0" w16cid:durableId="47FEDCDC"/>
  <w16cid:commentId w16cid:paraId="5321A77A" w16cid:durableId="4EE22596"/>
  <w16cid:commentId w16cid:paraId="00ADA5D7" w16cid:durableId="6B646FE0"/>
  <w16cid:commentId w16cid:paraId="6E013B1F" w16cid:durableId="5EF98396"/>
  <w16cid:commentId w16cid:paraId="28083158" w16cid:durableId="1FCF358F"/>
  <w16cid:commentId w16cid:paraId="76BACCFE" w16cid:durableId="2E6EF19C"/>
  <w16cid:commentId w16cid:paraId="08DAF3E2" w16cid:durableId="4806F499"/>
  <w16cid:commentId w16cid:paraId="4D274939" w16cid:durableId="7B0571B2"/>
  <w16cid:commentId w16cid:paraId="65562E23" w16cid:durableId="787B49A4"/>
  <w16cid:commentId w16cid:paraId="28A82B96" w16cid:durableId="1CE114E7"/>
  <w16cid:commentId w16cid:paraId="3ABEAC43" w16cid:durableId="13D2FA09"/>
  <w16cid:commentId w16cid:paraId="425BDC66" w16cid:durableId="01BBBDF5"/>
  <w16cid:commentId w16cid:paraId="65E64301" w16cid:durableId="2316D1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463E" w14:textId="77777777" w:rsidR="00A35BB3" w:rsidRPr="0037562D" w:rsidRDefault="00A35BB3" w:rsidP="00E82B97">
      <w:pPr>
        <w:spacing w:after="0" w:line="240" w:lineRule="auto"/>
      </w:pPr>
      <w:r w:rsidRPr="0037562D">
        <w:separator/>
      </w:r>
    </w:p>
  </w:endnote>
  <w:endnote w:type="continuationSeparator" w:id="0">
    <w:p w14:paraId="41A2EA62" w14:textId="77777777" w:rsidR="00A35BB3" w:rsidRPr="0037562D" w:rsidRDefault="00A35BB3" w:rsidP="00E82B97">
      <w:pPr>
        <w:spacing w:after="0" w:line="240" w:lineRule="auto"/>
      </w:pPr>
      <w:r w:rsidRPr="0037562D">
        <w:continuationSeparator/>
      </w:r>
    </w:p>
  </w:endnote>
  <w:endnote w:type="continuationNotice" w:id="1">
    <w:p w14:paraId="6F2ECA95" w14:textId="77777777" w:rsidR="00A35BB3" w:rsidRPr="0037562D" w:rsidRDefault="00A35B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Courier New&quot;">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DejaVu Sans">
    <w:altName w:val="Verdana"/>
    <w:panose1 w:val="020B0609030804020204"/>
    <w:charset w:val="00"/>
    <w:family w:val="roman"/>
    <w:pitch w:val="default"/>
  </w:font>
  <w:font w:name="system-ui">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90253"/>
      <w:docPartObj>
        <w:docPartGallery w:val="Page Numbers (Bottom of Page)"/>
        <w:docPartUnique/>
      </w:docPartObj>
    </w:sdtPr>
    <w:sdtContent>
      <w:p w14:paraId="1F8AC582" w14:textId="46B0B68E" w:rsidR="00575220" w:rsidRPr="0037562D" w:rsidRDefault="00575220">
        <w:pPr>
          <w:pStyle w:val="Footer"/>
          <w:jc w:val="right"/>
        </w:pPr>
        <w:r w:rsidRPr="00E158B0">
          <w:fldChar w:fldCharType="begin"/>
        </w:r>
        <w:r w:rsidRPr="0037562D">
          <w:instrText xml:space="preserve"> PAGE   \* MERGEFORMAT </w:instrText>
        </w:r>
        <w:r w:rsidRPr="00E158B0">
          <w:fldChar w:fldCharType="separate"/>
        </w:r>
        <w:r w:rsidRPr="00E158B0">
          <w:t>2</w:t>
        </w:r>
        <w:r w:rsidRPr="00E158B0">
          <w:fldChar w:fldCharType="end"/>
        </w:r>
      </w:p>
    </w:sdtContent>
  </w:sdt>
  <w:p w14:paraId="6A877E26" w14:textId="59F177B8" w:rsidR="00575220" w:rsidRPr="0037562D" w:rsidRDefault="005752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85481"/>
      <w:docPartObj>
        <w:docPartGallery w:val="Page Numbers (Bottom of Page)"/>
        <w:docPartUnique/>
      </w:docPartObj>
    </w:sdtPr>
    <w:sdtContent>
      <w:p w14:paraId="59632C80" w14:textId="77777777" w:rsidR="00E21580" w:rsidRPr="0037562D" w:rsidRDefault="006B1EB1">
        <w:pPr>
          <w:pStyle w:val="Footer"/>
          <w:jc w:val="right"/>
        </w:pPr>
        <w:r w:rsidRPr="0028234B">
          <w:rPr>
            <w:color w:val="2B579A"/>
            <w:shd w:val="clear" w:color="auto" w:fill="E6E6E6"/>
          </w:rPr>
          <w:fldChar w:fldCharType="begin"/>
        </w:r>
        <w:r w:rsidRPr="0037562D">
          <w:instrText xml:space="preserve"> PAGE   \* MERGEFORMAT </w:instrText>
        </w:r>
        <w:r w:rsidRPr="0028234B">
          <w:rPr>
            <w:color w:val="2B579A"/>
            <w:shd w:val="clear" w:color="auto" w:fill="E6E6E6"/>
          </w:rPr>
          <w:fldChar w:fldCharType="separate"/>
        </w:r>
        <w:r w:rsidRPr="00A033E1">
          <w:t>2</w:t>
        </w:r>
        <w:r w:rsidRPr="0028234B">
          <w:rPr>
            <w:color w:val="2B579A"/>
            <w:shd w:val="clear" w:color="auto" w:fill="E6E6E6"/>
          </w:rPr>
          <w:fldChar w:fldCharType="end"/>
        </w:r>
      </w:p>
    </w:sdtContent>
  </w:sdt>
  <w:p w14:paraId="4CAF1FB0" w14:textId="77777777" w:rsidR="00E21580" w:rsidRPr="0037562D" w:rsidRDefault="00E21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390F4" w14:textId="77777777" w:rsidR="00A35BB3" w:rsidRPr="0037562D" w:rsidRDefault="00A35BB3" w:rsidP="00E82B97">
      <w:pPr>
        <w:spacing w:after="0" w:line="240" w:lineRule="auto"/>
      </w:pPr>
      <w:r w:rsidRPr="0037562D">
        <w:separator/>
      </w:r>
    </w:p>
  </w:footnote>
  <w:footnote w:type="continuationSeparator" w:id="0">
    <w:p w14:paraId="17764E0C" w14:textId="77777777" w:rsidR="00A35BB3" w:rsidRPr="0037562D" w:rsidRDefault="00A35BB3" w:rsidP="00E82B97">
      <w:pPr>
        <w:spacing w:after="0" w:line="240" w:lineRule="auto"/>
      </w:pPr>
      <w:r w:rsidRPr="0037562D">
        <w:continuationSeparator/>
      </w:r>
    </w:p>
  </w:footnote>
  <w:footnote w:type="continuationNotice" w:id="1">
    <w:p w14:paraId="100E5304" w14:textId="77777777" w:rsidR="00A35BB3" w:rsidRPr="0037562D" w:rsidRDefault="00A35B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B47072E" w14:paraId="4C6B4879" w14:textId="77777777" w:rsidTr="4B47072E">
      <w:trPr>
        <w:trHeight w:val="300"/>
      </w:trPr>
      <w:tc>
        <w:tcPr>
          <w:tcW w:w="3120" w:type="dxa"/>
        </w:tcPr>
        <w:p w14:paraId="29C98F0C" w14:textId="76AE9426" w:rsidR="4B47072E" w:rsidRDefault="4B47072E" w:rsidP="4B47072E">
          <w:pPr>
            <w:pStyle w:val="Header"/>
            <w:ind w:left="-115"/>
          </w:pPr>
        </w:p>
      </w:tc>
      <w:tc>
        <w:tcPr>
          <w:tcW w:w="3120" w:type="dxa"/>
        </w:tcPr>
        <w:p w14:paraId="3BD0483D" w14:textId="2B3BB788" w:rsidR="4B47072E" w:rsidRDefault="4B47072E" w:rsidP="4B47072E">
          <w:pPr>
            <w:pStyle w:val="Header"/>
            <w:jc w:val="center"/>
          </w:pPr>
        </w:p>
      </w:tc>
      <w:tc>
        <w:tcPr>
          <w:tcW w:w="3120" w:type="dxa"/>
        </w:tcPr>
        <w:p w14:paraId="6617298C" w14:textId="02BDDEE0" w:rsidR="4B47072E" w:rsidRDefault="4B47072E" w:rsidP="4B47072E">
          <w:pPr>
            <w:pStyle w:val="Header"/>
            <w:ind w:right="-115"/>
            <w:jc w:val="right"/>
          </w:pPr>
        </w:p>
      </w:tc>
    </w:tr>
  </w:tbl>
  <w:p w14:paraId="06034579" w14:textId="22206D3A" w:rsidR="4B47072E" w:rsidRDefault="4B47072E" w:rsidP="4B470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B47072E" w14:paraId="723FC7AB" w14:textId="77777777" w:rsidTr="4B47072E">
      <w:trPr>
        <w:trHeight w:val="300"/>
      </w:trPr>
      <w:tc>
        <w:tcPr>
          <w:tcW w:w="3120" w:type="dxa"/>
        </w:tcPr>
        <w:p w14:paraId="4D720174" w14:textId="50F6A7DF" w:rsidR="4B47072E" w:rsidRDefault="4B47072E" w:rsidP="4B47072E">
          <w:pPr>
            <w:pStyle w:val="Header"/>
            <w:ind w:left="-115"/>
          </w:pPr>
        </w:p>
      </w:tc>
      <w:tc>
        <w:tcPr>
          <w:tcW w:w="3120" w:type="dxa"/>
        </w:tcPr>
        <w:p w14:paraId="551EA07C" w14:textId="0038F8DE" w:rsidR="4B47072E" w:rsidRDefault="4B47072E" w:rsidP="4B47072E">
          <w:pPr>
            <w:pStyle w:val="Header"/>
            <w:jc w:val="center"/>
          </w:pPr>
        </w:p>
      </w:tc>
      <w:tc>
        <w:tcPr>
          <w:tcW w:w="3120" w:type="dxa"/>
        </w:tcPr>
        <w:p w14:paraId="718D8A28" w14:textId="6B0DF3F1" w:rsidR="4B47072E" w:rsidRDefault="4B47072E" w:rsidP="4B47072E">
          <w:pPr>
            <w:pStyle w:val="Header"/>
            <w:ind w:right="-115"/>
            <w:jc w:val="right"/>
          </w:pPr>
        </w:p>
      </w:tc>
    </w:tr>
  </w:tbl>
  <w:p w14:paraId="56EA3C6A" w14:textId="4A52DA28" w:rsidR="4B47072E" w:rsidRDefault="4B47072E" w:rsidP="4B4707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16731"/>
      <w:docPartObj>
        <w:docPartGallery w:val="Watermarks"/>
        <w:docPartUnique/>
      </w:docPartObj>
    </w:sdtPr>
    <w:sdtContent>
      <w:p w14:paraId="4A084ACB" w14:textId="77777777" w:rsidR="00E21580" w:rsidRPr="0037562D" w:rsidRDefault="00A35BB3">
        <w:pPr>
          <w:pStyle w:val="Header"/>
        </w:pPr>
        <w:r>
          <w:rPr>
            <w:color w:val="2B579A"/>
            <w:shd w:val="clear" w:color="auto" w:fill="E6E6E6"/>
          </w:rPr>
          <w:pict w14:anchorId="295BA2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01689"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d8d8d8 [2732]" stroked="f">
              <v:fill opacity=".5"/>
              <v:textpath style="font-family:&quot;Calibri&quot;;font-size:1pt" string="DRAFT"/>
              <w10:wrap anchorx="margin" anchory="margin"/>
            </v:shape>
          </w:pict>
        </w:r>
      </w:p>
    </w:sdtContent>
  </w:sdt>
</w:hdr>
</file>

<file path=word/intelligence2.xml><?xml version="1.0" encoding="utf-8"?>
<int2:intelligence xmlns:int2="http://schemas.microsoft.com/office/intelligence/2020/intelligence" xmlns:oel="http://schemas.microsoft.com/office/2019/extlst">
  <int2:observations>
    <int2:textHash int2:hashCode="tg0SG0OKOAw0PV" int2:id="voSBIyW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E6F"/>
    <w:multiLevelType w:val="hybridMultilevel"/>
    <w:tmpl w:val="6E5087BA"/>
    <w:lvl w:ilvl="0" w:tplc="0C00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07F491C"/>
    <w:multiLevelType w:val="hybridMultilevel"/>
    <w:tmpl w:val="BD503202"/>
    <w:lvl w:ilvl="0" w:tplc="CB1EB654">
      <w:start w:val="1"/>
      <w:numFmt w:val="bullet"/>
      <w:lvlText w:val="o"/>
      <w:lvlJc w:val="left"/>
      <w:pPr>
        <w:ind w:left="720" w:hanging="360"/>
      </w:pPr>
      <w:rPr>
        <w:rFonts w:ascii="&quot;Courier New&quot;" w:hAnsi="&quot;Courier New&quot;" w:hint="default"/>
      </w:rPr>
    </w:lvl>
    <w:lvl w:ilvl="1" w:tplc="6270BCA0">
      <w:start w:val="1"/>
      <w:numFmt w:val="bullet"/>
      <w:lvlText w:val="o"/>
      <w:lvlJc w:val="left"/>
      <w:pPr>
        <w:ind w:left="1440" w:hanging="360"/>
      </w:pPr>
      <w:rPr>
        <w:rFonts w:ascii="Courier New" w:hAnsi="Courier New" w:hint="default"/>
      </w:rPr>
    </w:lvl>
    <w:lvl w:ilvl="2" w:tplc="CFF473A0">
      <w:start w:val="1"/>
      <w:numFmt w:val="bullet"/>
      <w:lvlText w:val=""/>
      <w:lvlJc w:val="left"/>
      <w:pPr>
        <w:ind w:left="2160" w:hanging="360"/>
      </w:pPr>
      <w:rPr>
        <w:rFonts w:ascii="Wingdings" w:hAnsi="Wingdings" w:hint="default"/>
      </w:rPr>
    </w:lvl>
    <w:lvl w:ilvl="3" w:tplc="444437B8">
      <w:start w:val="1"/>
      <w:numFmt w:val="bullet"/>
      <w:lvlText w:val=""/>
      <w:lvlJc w:val="left"/>
      <w:pPr>
        <w:ind w:left="2880" w:hanging="360"/>
      </w:pPr>
      <w:rPr>
        <w:rFonts w:ascii="Symbol" w:hAnsi="Symbol" w:hint="default"/>
      </w:rPr>
    </w:lvl>
    <w:lvl w:ilvl="4" w:tplc="DAC44902">
      <w:start w:val="1"/>
      <w:numFmt w:val="bullet"/>
      <w:lvlText w:val="o"/>
      <w:lvlJc w:val="left"/>
      <w:pPr>
        <w:ind w:left="3600" w:hanging="360"/>
      </w:pPr>
      <w:rPr>
        <w:rFonts w:ascii="Courier New" w:hAnsi="Courier New" w:hint="default"/>
      </w:rPr>
    </w:lvl>
    <w:lvl w:ilvl="5" w:tplc="62F25464">
      <w:start w:val="1"/>
      <w:numFmt w:val="bullet"/>
      <w:lvlText w:val=""/>
      <w:lvlJc w:val="left"/>
      <w:pPr>
        <w:ind w:left="4320" w:hanging="360"/>
      </w:pPr>
      <w:rPr>
        <w:rFonts w:ascii="Wingdings" w:hAnsi="Wingdings" w:hint="default"/>
      </w:rPr>
    </w:lvl>
    <w:lvl w:ilvl="6" w:tplc="E6DAF17C">
      <w:start w:val="1"/>
      <w:numFmt w:val="bullet"/>
      <w:lvlText w:val=""/>
      <w:lvlJc w:val="left"/>
      <w:pPr>
        <w:ind w:left="5040" w:hanging="360"/>
      </w:pPr>
      <w:rPr>
        <w:rFonts w:ascii="Symbol" w:hAnsi="Symbol" w:hint="default"/>
      </w:rPr>
    </w:lvl>
    <w:lvl w:ilvl="7" w:tplc="C88C36DC">
      <w:start w:val="1"/>
      <w:numFmt w:val="bullet"/>
      <w:lvlText w:val="o"/>
      <w:lvlJc w:val="left"/>
      <w:pPr>
        <w:ind w:left="5760" w:hanging="360"/>
      </w:pPr>
      <w:rPr>
        <w:rFonts w:ascii="Courier New" w:hAnsi="Courier New" w:hint="default"/>
      </w:rPr>
    </w:lvl>
    <w:lvl w:ilvl="8" w:tplc="FA8682BC">
      <w:start w:val="1"/>
      <w:numFmt w:val="bullet"/>
      <w:lvlText w:val=""/>
      <w:lvlJc w:val="left"/>
      <w:pPr>
        <w:ind w:left="6480" w:hanging="360"/>
      </w:pPr>
      <w:rPr>
        <w:rFonts w:ascii="Wingdings" w:hAnsi="Wingdings" w:hint="default"/>
      </w:rPr>
    </w:lvl>
  </w:abstractNum>
  <w:abstractNum w:abstractNumId="2" w15:restartNumberingAfterBreak="0">
    <w:nsid w:val="04BBC3E5"/>
    <w:multiLevelType w:val="hybridMultilevel"/>
    <w:tmpl w:val="1B1418C2"/>
    <w:lvl w:ilvl="0" w:tplc="407057FE">
      <w:start w:val="1"/>
      <w:numFmt w:val="bullet"/>
      <w:lvlText w:val="o"/>
      <w:lvlJc w:val="left"/>
      <w:pPr>
        <w:ind w:left="720" w:hanging="360"/>
      </w:pPr>
      <w:rPr>
        <w:rFonts w:ascii="&quot;Courier New&quot;" w:hAnsi="&quot;Courier New&quot;" w:hint="default"/>
      </w:rPr>
    </w:lvl>
    <w:lvl w:ilvl="1" w:tplc="FEEA0ABA">
      <w:start w:val="1"/>
      <w:numFmt w:val="bullet"/>
      <w:lvlText w:val="o"/>
      <w:lvlJc w:val="left"/>
      <w:pPr>
        <w:ind w:left="1440" w:hanging="360"/>
      </w:pPr>
      <w:rPr>
        <w:rFonts w:ascii="Courier New" w:hAnsi="Courier New" w:hint="default"/>
      </w:rPr>
    </w:lvl>
    <w:lvl w:ilvl="2" w:tplc="C4FEF01C">
      <w:start w:val="1"/>
      <w:numFmt w:val="bullet"/>
      <w:lvlText w:val=""/>
      <w:lvlJc w:val="left"/>
      <w:pPr>
        <w:ind w:left="2160" w:hanging="360"/>
      </w:pPr>
      <w:rPr>
        <w:rFonts w:ascii="Wingdings" w:hAnsi="Wingdings" w:hint="default"/>
      </w:rPr>
    </w:lvl>
    <w:lvl w:ilvl="3" w:tplc="EFE6F50C">
      <w:start w:val="1"/>
      <w:numFmt w:val="bullet"/>
      <w:lvlText w:val=""/>
      <w:lvlJc w:val="left"/>
      <w:pPr>
        <w:ind w:left="2880" w:hanging="360"/>
      </w:pPr>
      <w:rPr>
        <w:rFonts w:ascii="Symbol" w:hAnsi="Symbol" w:hint="default"/>
      </w:rPr>
    </w:lvl>
    <w:lvl w:ilvl="4" w:tplc="4EBE6832">
      <w:start w:val="1"/>
      <w:numFmt w:val="bullet"/>
      <w:lvlText w:val="o"/>
      <w:lvlJc w:val="left"/>
      <w:pPr>
        <w:ind w:left="3600" w:hanging="360"/>
      </w:pPr>
      <w:rPr>
        <w:rFonts w:ascii="Courier New" w:hAnsi="Courier New" w:hint="default"/>
      </w:rPr>
    </w:lvl>
    <w:lvl w:ilvl="5" w:tplc="9E4C394C">
      <w:start w:val="1"/>
      <w:numFmt w:val="bullet"/>
      <w:lvlText w:val=""/>
      <w:lvlJc w:val="left"/>
      <w:pPr>
        <w:ind w:left="4320" w:hanging="360"/>
      </w:pPr>
      <w:rPr>
        <w:rFonts w:ascii="Wingdings" w:hAnsi="Wingdings" w:hint="default"/>
      </w:rPr>
    </w:lvl>
    <w:lvl w:ilvl="6" w:tplc="88C449AA">
      <w:start w:val="1"/>
      <w:numFmt w:val="bullet"/>
      <w:lvlText w:val=""/>
      <w:lvlJc w:val="left"/>
      <w:pPr>
        <w:ind w:left="5040" w:hanging="360"/>
      </w:pPr>
      <w:rPr>
        <w:rFonts w:ascii="Symbol" w:hAnsi="Symbol" w:hint="default"/>
      </w:rPr>
    </w:lvl>
    <w:lvl w:ilvl="7" w:tplc="66A2F3A8">
      <w:start w:val="1"/>
      <w:numFmt w:val="bullet"/>
      <w:lvlText w:val="o"/>
      <w:lvlJc w:val="left"/>
      <w:pPr>
        <w:ind w:left="5760" w:hanging="360"/>
      </w:pPr>
      <w:rPr>
        <w:rFonts w:ascii="Courier New" w:hAnsi="Courier New" w:hint="default"/>
      </w:rPr>
    </w:lvl>
    <w:lvl w:ilvl="8" w:tplc="0F1C2BFC">
      <w:start w:val="1"/>
      <w:numFmt w:val="bullet"/>
      <w:lvlText w:val=""/>
      <w:lvlJc w:val="left"/>
      <w:pPr>
        <w:ind w:left="6480" w:hanging="360"/>
      </w:pPr>
      <w:rPr>
        <w:rFonts w:ascii="Wingdings" w:hAnsi="Wingdings" w:hint="default"/>
      </w:rPr>
    </w:lvl>
  </w:abstractNum>
  <w:abstractNum w:abstractNumId="3" w15:restartNumberingAfterBreak="0">
    <w:nsid w:val="0621FE1E"/>
    <w:multiLevelType w:val="hybridMultilevel"/>
    <w:tmpl w:val="18105E8C"/>
    <w:lvl w:ilvl="0" w:tplc="752C9090">
      <w:start w:val="1"/>
      <w:numFmt w:val="bullet"/>
      <w:lvlText w:val="o"/>
      <w:lvlJc w:val="left"/>
      <w:pPr>
        <w:ind w:left="720" w:hanging="360"/>
      </w:pPr>
      <w:rPr>
        <w:rFonts w:ascii="&quot;Courier New&quot;" w:hAnsi="&quot;Courier New&quot;" w:hint="default"/>
      </w:rPr>
    </w:lvl>
    <w:lvl w:ilvl="1" w:tplc="81484EF2">
      <w:start w:val="1"/>
      <w:numFmt w:val="bullet"/>
      <w:lvlText w:val="o"/>
      <w:lvlJc w:val="left"/>
      <w:pPr>
        <w:ind w:left="1440" w:hanging="360"/>
      </w:pPr>
      <w:rPr>
        <w:rFonts w:ascii="Courier New" w:hAnsi="Courier New" w:hint="default"/>
      </w:rPr>
    </w:lvl>
    <w:lvl w:ilvl="2" w:tplc="2FEA6EF4">
      <w:start w:val="1"/>
      <w:numFmt w:val="bullet"/>
      <w:lvlText w:val=""/>
      <w:lvlJc w:val="left"/>
      <w:pPr>
        <w:ind w:left="2160" w:hanging="360"/>
      </w:pPr>
      <w:rPr>
        <w:rFonts w:ascii="Wingdings" w:hAnsi="Wingdings" w:hint="default"/>
      </w:rPr>
    </w:lvl>
    <w:lvl w:ilvl="3" w:tplc="F0A0E5B8">
      <w:start w:val="1"/>
      <w:numFmt w:val="bullet"/>
      <w:lvlText w:val=""/>
      <w:lvlJc w:val="left"/>
      <w:pPr>
        <w:ind w:left="2880" w:hanging="360"/>
      </w:pPr>
      <w:rPr>
        <w:rFonts w:ascii="Symbol" w:hAnsi="Symbol" w:hint="default"/>
      </w:rPr>
    </w:lvl>
    <w:lvl w:ilvl="4" w:tplc="522A754A">
      <w:start w:val="1"/>
      <w:numFmt w:val="bullet"/>
      <w:lvlText w:val="o"/>
      <w:lvlJc w:val="left"/>
      <w:pPr>
        <w:ind w:left="3600" w:hanging="360"/>
      </w:pPr>
      <w:rPr>
        <w:rFonts w:ascii="Courier New" w:hAnsi="Courier New" w:hint="default"/>
      </w:rPr>
    </w:lvl>
    <w:lvl w:ilvl="5" w:tplc="2C66CD64">
      <w:start w:val="1"/>
      <w:numFmt w:val="bullet"/>
      <w:lvlText w:val=""/>
      <w:lvlJc w:val="left"/>
      <w:pPr>
        <w:ind w:left="4320" w:hanging="360"/>
      </w:pPr>
      <w:rPr>
        <w:rFonts w:ascii="Wingdings" w:hAnsi="Wingdings" w:hint="default"/>
      </w:rPr>
    </w:lvl>
    <w:lvl w:ilvl="6" w:tplc="307EB184">
      <w:start w:val="1"/>
      <w:numFmt w:val="bullet"/>
      <w:lvlText w:val=""/>
      <w:lvlJc w:val="left"/>
      <w:pPr>
        <w:ind w:left="5040" w:hanging="360"/>
      </w:pPr>
      <w:rPr>
        <w:rFonts w:ascii="Symbol" w:hAnsi="Symbol" w:hint="default"/>
      </w:rPr>
    </w:lvl>
    <w:lvl w:ilvl="7" w:tplc="9002200E">
      <w:start w:val="1"/>
      <w:numFmt w:val="bullet"/>
      <w:lvlText w:val="o"/>
      <w:lvlJc w:val="left"/>
      <w:pPr>
        <w:ind w:left="5760" w:hanging="360"/>
      </w:pPr>
      <w:rPr>
        <w:rFonts w:ascii="Courier New" w:hAnsi="Courier New" w:hint="default"/>
      </w:rPr>
    </w:lvl>
    <w:lvl w:ilvl="8" w:tplc="0B4253F8">
      <w:start w:val="1"/>
      <w:numFmt w:val="bullet"/>
      <w:lvlText w:val=""/>
      <w:lvlJc w:val="left"/>
      <w:pPr>
        <w:ind w:left="6480" w:hanging="360"/>
      </w:pPr>
      <w:rPr>
        <w:rFonts w:ascii="Wingdings" w:hAnsi="Wingdings" w:hint="default"/>
      </w:rPr>
    </w:lvl>
  </w:abstractNum>
  <w:abstractNum w:abstractNumId="4" w15:restartNumberingAfterBreak="0">
    <w:nsid w:val="08C8D9A1"/>
    <w:multiLevelType w:val="hybridMultilevel"/>
    <w:tmpl w:val="1256E00E"/>
    <w:lvl w:ilvl="0" w:tplc="23FE1286">
      <w:start w:val="1"/>
      <w:numFmt w:val="bullet"/>
      <w:lvlText w:val="o"/>
      <w:lvlJc w:val="left"/>
      <w:pPr>
        <w:ind w:left="720" w:hanging="360"/>
      </w:pPr>
      <w:rPr>
        <w:rFonts w:ascii="&quot;Courier New&quot;" w:hAnsi="&quot;Courier New&quot;" w:hint="default"/>
      </w:rPr>
    </w:lvl>
    <w:lvl w:ilvl="1" w:tplc="F3FA4B82">
      <w:start w:val="1"/>
      <w:numFmt w:val="bullet"/>
      <w:lvlText w:val="o"/>
      <w:lvlJc w:val="left"/>
      <w:pPr>
        <w:ind w:left="1440" w:hanging="360"/>
      </w:pPr>
      <w:rPr>
        <w:rFonts w:ascii="Courier New" w:hAnsi="Courier New" w:hint="default"/>
      </w:rPr>
    </w:lvl>
    <w:lvl w:ilvl="2" w:tplc="32F06906">
      <w:start w:val="1"/>
      <w:numFmt w:val="bullet"/>
      <w:lvlText w:val=""/>
      <w:lvlJc w:val="left"/>
      <w:pPr>
        <w:ind w:left="2160" w:hanging="360"/>
      </w:pPr>
      <w:rPr>
        <w:rFonts w:ascii="Wingdings" w:hAnsi="Wingdings" w:hint="default"/>
      </w:rPr>
    </w:lvl>
    <w:lvl w:ilvl="3" w:tplc="97CCF264">
      <w:start w:val="1"/>
      <w:numFmt w:val="bullet"/>
      <w:lvlText w:val=""/>
      <w:lvlJc w:val="left"/>
      <w:pPr>
        <w:ind w:left="2880" w:hanging="360"/>
      </w:pPr>
      <w:rPr>
        <w:rFonts w:ascii="Symbol" w:hAnsi="Symbol" w:hint="default"/>
      </w:rPr>
    </w:lvl>
    <w:lvl w:ilvl="4" w:tplc="9BBCF752">
      <w:start w:val="1"/>
      <w:numFmt w:val="bullet"/>
      <w:lvlText w:val="o"/>
      <w:lvlJc w:val="left"/>
      <w:pPr>
        <w:ind w:left="3600" w:hanging="360"/>
      </w:pPr>
      <w:rPr>
        <w:rFonts w:ascii="Courier New" w:hAnsi="Courier New" w:hint="default"/>
      </w:rPr>
    </w:lvl>
    <w:lvl w:ilvl="5" w:tplc="96AEF866">
      <w:start w:val="1"/>
      <w:numFmt w:val="bullet"/>
      <w:lvlText w:val=""/>
      <w:lvlJc w:val="left"/>
      <w:pPr>
        <w:ind w:left="4320" w:hanging="360"/>
      </w:pPr>
      <w:rPr>
        <w:rFonts w:ascii="Wingdings" w:hAnsi="Wingdings" w:hint="default"/>
      </w:rPr>
    </w:lvl>
    <w:lvl w:ilvl="6" w:tplc="F07EC856">
      <w:start w:val="1"/>
      <w:numFmt w:val="bullet"/>
      <w:lvlText w:val=""/>
      <w:lvlJc w:val="left"/>
      <w:pPr>
        <w:ind w:left="5040" w:hanging="360"/>
      </w:pPr>
      <w:rPr>
        <w:rFonts w:ascii="Symbol" w:hAnsi="Symbol" w:hint="default"/>
      </w:rPr>
    </w:lvl>
    <w:lvl w:ilvl="7" w:tplc="1522FDD0">
      <w:start w:val="1"/>
      <w:numFmt w:val="bullet"/>
      <w:lvlText w:val="o"/>
      <w:lvlJc w:val="left"/>
      <w:pPr>
        <w:ind w:left="5760" w:hanging="360"/>
      </w:pPr>
      <w:rPr>
        <w:rFonts w:ascii="Courier New" w:hAnsi="Courier New" w:hint="default"/>
      </w:rPr>
    </w:lvl>
    <w:lvl w:ilvl="8" w:tplc="BCF8E892">
      <w:start w:val="1"/>
      <w:numFmt w:val="bullet"/>
      <w:lvlText w:val=""/>
      <w:lvlJc w:val="left"/>
      <w:pPr>
        <w:ind w:left="6480" w:hanging="360"/>
      </w:pPr>
      <w:rPr>
        <w:rFonts w:ascii="Wingdings" w:hAnsi="Wingdings" w:hint="default"/>
      </w:rPr>
    </w:lvl>
  </w:abstractNum>
  <w:abstractNum w:abstractNumId="5" w15:restartNumberingAfterBreak="0">
    <w:nsid w:val="08DE6865"/>
    <w:multiLevelType w:val="hybridMultilevel"/>
    <w:tmpl w:val="358CC0BC"/>
    <w:lvl w:ilvl="0" w:tplc="73BC986E">
      <w:start w:val="1"/>
      <w:numFmt w:val="bullet"/>
      <w:lvlText w:val="o"/>
      <w:lvlJc w:val="left"/>
      <w:pPr>
        <w:ind w:left="720" w:hanging="360"/>
      </w:pPr>
      <w:rPr>
        <w:rFonts w:ascii="Courier New" w:hAnsi="Courier New" w:hint="default"/>
      </w:rPr>
    </w:lvl>
    <w:lvl w:ilvl="1" w:tplc="25BC23F4">
      <w:start w:val="1"/>
      <w:numFmt w:val="bullet"/>
      <w:lvlText w:val="o"/>
      <w:lvlJc w:val="left"/>
      <w:pPr>
        <w:ind w:left="1440" w:hanging="360"/>
      </w:pPr>
      <w:rPr>
        <w:rFonts w:ascii="Courier New" w:hAnsi="Courier New" w:hint="default"/>
      </w:rPr>
    </w:lvl>
    <w:lvl w:ilvl="2" w:tplc="9C4E0A50">
      <w:start w:val="1"/>
      <w:numFmt w:val="bullet"/>
      <w:lvlText w:val=""/>
      <w:lvlJc w:val="left"/>
      <w:pPr>
        <w:ind w:left="2160" w:hanging="360"/>
      </w:pPr>
      <w:rPr>
        <w:rFonts w:ascii="Wingdings" w:hAnsi="Wingdings" w:hint="default"/>
      </w:rPr>
    </w:lvl>
    <w:lvl w:ilvl="3" w:tplc="EDE63A70">
      <w:start w:val="1"/>
      <w:numFmt w:val="bullet"/>
      <w:lvlText w:val=""/>
      <w:lvlJc w:val="left"/>
      <w:pPr>
        <w:ind w:left="2880" w:hanging="360"/>
      </w:pPr>
      <w:rPr>
        <w:rFonts w:ascii="Symbol" w:hAnsi="Symbol" w:hint="default"/>
      </w:rPr>
    </w:lvl>
    <w:lvl w:ilvl="4" w:tplc="4ADEA426">
      <w:start w:val="1"/>
      <w:numFmt w:val="bullet"/>
      <w:lvlText w:val="o"/>
      <w:lvlJc w:val="left"/>
      <w:pPr>
        <w:ind w:left="3600" w:hanging="360"/>
      </w:pPr>
      <w:rPr>
        <w:rFonts w:ascii="Courier New" w:hAnsi="Courier New" w:hint="default"/>
      </w:rPr>
    </w:lvl>
    <w:lvl w:ilvl="5" w:tplc="C55AC750">
      <w:start w:val="1"/>
      <w:numFmt w:val="bullet"/>
      <w:lvlText w:val=""/>
      <w:lvlJc w:val="left"/>
      <w:pPr>
        <w:ind w:left="4320" w:hanging="360"/>
      </w:pPr>
      <w:rPr>
        <w:rFonts w:ascii="Wingdings" w:hAnsi="Wingdings" w:hint="default"/>
      </w:rPr>
    </w:lvl>
    <w:lvl w:ilvl="6" w:tplc="E39A24D6">
      <w:start w:val="1"/>
      <w:numFmt w:val="bullet"/>
      <w:lvlText w:val=""/>
      <w:lvlJc w:val="left"/>
      <w:pPr>
        <w:ind w:left="5040" w:hanging="360"/>
      </w:pPr>
      <w:rPr>
        <w:rFonts w:ascii="Symbol" w:hAnsi="Symbol" w:hint="default"/>
      </w:rPr>
    </w:lvl>
    <w:lvl w:ilvl="7" w:tplc="85A44D50">
      <w:start w:val="1"/>
      <w:numFmt w:val="bullet"/>
      <w:lvlText w:val="o"/>
      <w:lvlJc w:val="left"/>
      <w:pPr>
        <w:ind w:left="5760" w:hanging="360"/>
      </w:pPr>
      <w:rPr>
        <w:rFonts w:ascii="Courier New" w:hAnsi="Courier New" w:hint="default"/>
      </w:rPr>
    </w:lvl>
    <w:lvl w:ilvl="8" w:tplc="4AC493FA">
      <w:start w:val="1"/>
      <w:numFmt w:val="bullet"/>
      <w:lvlText w:val=""/>
      <w:lvlJc w:val="left"/>
      <w:pPr>
        <w:ind w:left="6480" w:hanging="360"/>
      </w:pPr>
      <w:rPr>
        <w:rFonts w:ascii="Wingdings" w:hAnsi="Wingdings" w:hint="default"/>
      </w:rPr>
    </w:lvl>
  </w:abstractNum>
  <w:abstractNum w:abstractNumId="6" w15:restartNumberingAfterBreak="0">
    <w:nsid w:val="09455292"/>
    <w:multiLevelType w:val="hybridMultilevel"/>
    <w:tmpl w:val="CA9C6280"/>
    <w:lvl w:ilvl="0" w:tplc="E74A9F56">
      <w:start w:val="1"/>
      <w:numFmt w:val="bullet"/>
      <w:pStyle w:val="questions6"/>
      <w:lvlText w:val=""/>
      <w:lvlJc w:val="left"/>
      <w:pPr>
        <w:ind w:left="1684" w:hanging="360"/>
      </w:pPr>
      <w:rPr>
        <w:rFonts w:ascii="Wingdings" w:hAnsi="Wingdings" w:hint="default"/>
      </w:rPr>
    </w:lvl>
    <w:lvl w:ilvl="1" w:tplc="20000003" w:tentative="1">
      <w:start w:val="1"/>
      <w:numFmt w:val="bullet"/>
      <w:lvlText w:val="o"/>
      <w:lvlJc w:val="left"/>
      <w:pPr>
        <w:ind w:left="2404" w:hanging="360"/>
      </w:pPr>
      <w:rPr>
        <w:rFonts w:ascii="Courier New" w:hAnsi="Courier New" w:cs="Courier New" w:hint="default"/>
      </w:rPr>
    </w:lvl>
    <w:lvl w:ilvl="2" w:tplc="20000005" w:tentative="1">
      <w:start w:val="1"/>
      <w:numFmt w:val="bullet"/>
      <w:lvlText w:val=""/>
      <w:lvlJc w:val="left"/>
      <w:pPr>
        <w:ind w:left="3124" w:hanging="360"/>
      </w:pPr>
      <w:rPr>
        <w:rFonts w:ascii="Wingdings" w:hAnsi="Wingdings" w:hint="default"/>
      </w:rPr>
    </w:lvl>
    <w:lvl w:ilvl="3" w:tplc="20000001" w:tentative="1">
      <w:start w:val="1"/>
      <w:numFmt w:val="bullet"/>
      <w:lvlText w:val=""/>
      <w:lvlJc w:val="left"/>
      <w:pPr>
        <w:ind w:left="3844" w:hanging="360"/>
      </w:pPr>
      <w:rPr>
        <w:rFonts w:ascii="Symbol" w:hAnsi="Symbol" w:hint="default"/>
      </w:rPr>
    </w:lvl>
    <w:lvl w:ilvl="4" w:tplc="20000003" w:tentative="1">
      <w:start w:val="1"/>
      <w:numFmt w:val="bullet"/>
      <w:lvlText w:val="o"/>
      <w:lvlJc w:val="left"/>
      <w:pPr>
        <w:ind w:left="4564" w:hanging="360"/>
      </w:pPr>
      <w:rPr>
        <w:rFonts w:ascii="Courier New" w:hAnsi="Courier New" w:cs="Courier New" w:hint="default"/>
      </w:rPr>
    </w:lvl>
    <w:lvl w:ilvl="5" w:tplc="20000005" w:tentative="1">
      <w:start w:val="1"/>
      <w:numFmt w:val="bullet"/>
      <w:lvlText w:val=""/>
      <w:lvlJc w:val="left"/>
      <w:pPr>
        <w:ind w:left="5284" w:hanging="360"/>
      </w:pPr>
      <w:rPr>
        <w:rFonts w:ascii="Wingdings" w:hAnsi="Wingdings" w:hint="default"/>
      </w:rPr>
    </w:lvl>
    <w:lvl w:ilvl="6" w:tplc="20000001" w:tentative="1">
      <w:start w:val="1"/>
      <w:numFmt w:val="bullet"/>
      <w:lvlText w:val=""/>
      <w:lvlJc w:val="left"/>
      <w:pPr>
        <w:ind w:left="6004" w:hanging="360"/>
      </w:pPr>
      <w:rPr>
        <w:rFonts w:ascii="Symbol" w:hAnsi="Symbol" w:hint="default"/>
      </w:rPr>
    </w:lvl>
    <w:lvl w:ilvl="7" w:tplc="20000003" w:tentative="1">
      <w:start w:val="1"/>
      <w:numFmt w:val="bullet"/>
      <w:lvlText w:val="o"/>
      <w:lvlJc w:val="left"/>
      <w:pPr>
        <w:ind w:left="6724" w:hanging="360"/>
      </w:pPr>
      <w:rPr>
        <w:rFonts w:ascii="Courier New" w:hAnsi="Courier New" w:cs="Courier New" w:hint="default"/>
      </w:rPr>
    </w:lvl>
    <w:lvl w:ilvl="8" w:tplc="20000005" w:tentative="1">
      <w:start w:val="1"/>
      <w:numFmt w:val="bullet"/>
      <w:lvlText w:val=""/>
      <w:lvlJc w:val="left"/>
      <w:pPr>
        <w:ind w:left="7444" w:hanging="360"/>
      </w:pPr>
      <w:rPr>
        <w:rFonts w:ascii="Wingdings" w:hAnsi="Wingdings" w:hint="default"/>
      </w:rPr>
    </w:lvl>
  </w:abstractNum>
  <w:abstractNum w:abstractNumId="7" w15:restartNumberingAfterBreak="0">
    <w:nsid w:val="0E7F60E0"/>
    <w:multiLevelType w:val="hybridMultilevel"/>
    <w:tmpl w:val="90EC4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744B8"/>
    <w:multiLevelType w:val="hybridMultilevel"/>
    <w:tmpl w:val="29C8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C1F4F7"/>
    <w:multiLevelType w:val="hybridMultilevel"/>
    <w:tmpl w:val="7A1E2C40"/>
    <w:lvl w:ilvl="0" w:tplc="DDEA0B34">
      <w:start w:val="1"/>
      <w:numFmt w:val="decimal"/>
      <w:lvlText w:val="%1."/>
      <w:lvlJc w:val="left"/>
      <w:pPr>
        <w:ind w:left="720" w:hanging="360"/>
      </w:pPr>
    </w:lvl>
    <w:lvl w:ilvl="1" w:tplc="31CA6BD4">
      <w:start w:val="1"/>
      <w:numFmt w:val="lowerLetter"/>
      <w:lvlText w:val="%2."/>
      <w:lvlJc w:val="left"/>
      <w:pPr>
        <w:ind w:left="1440" w:hanging="360"/>
      </w:pPr>
    </w:lvl>
    <w:lvl w:ilvl="2" w:tplc="06203704">
      <w:start w:val="1"/>
      <w:numFmt w:val="lowerRoman"/>
      <w:lvlText w:val="%3."/>
      <w:lvlJc w:val="right"/>
      <w:pPr>
        <w:ind w:left="2160" w:hanging="180"/>
      </w:pPr>
    </w:lvl>
    <w:lvl w:ilvl="3" w:tplc="10EC7AF2">
      <w:start w:val="1"/>
      <w:numFmt w:val="decimal"/>
      <w:lvlText w:val="%4."/>
      <w:lvlJc w:val="left"/>
      <w:pPr>
        <w:ind w:left="2880" w:hanging="360"/>
      </w:pPr>
    </w:lvl>
    <w:lvl w:ilvl="4" w:tplc="10864716">
      <w:start w:val="1"/>
      <w:numFmt w:val="lowerLetter"/>
      <w:lvlText w:val="%5."/>
      <w:lvlJc w:val="left"/>
      <w:pPr>
        <w:ind w:left="3600" w:hanging="360"/>
      </w:pPr>
    </w:lvl>
    <w:lvl w:ilvl="5" w:tplc="98E65BA6">
      <w:start w:val="1"/>
      <w:numFmt w:val="lowerRoman"/>
      <w:lvlText w:val="%6."/>
      <w:lvlJc w:val="right"/>
      <w:pPr>
        <w:ind w:left="4320" w:hanging="180"/>
      </w:pPr>
    </w:lvl>
    <w:lvl w:ilvl="6" w:tplc="7232524A">
      <w:start w:val="1"/>
      <w:numFmt w:val="decimal"/>
      <w:lvlText w:val="%7."/>
      <w:lvlJc w:val="left"/>
      <w:pPr>
        <w:ind w:left="5040" w:hanging="360"/>
      </w:pPr>
    </w:lvl>
    <w:lvl w:ilvl="7" w:tplc="51409284">
      <w:start w:val="1"/>
      <w:numFmt w:val="lowerLetter"/>
      <w:lvlText w:val="%8."/>
      <w:lvlJc w:val="left"/>
      <w:pPr>
        <w:ind w:left="5760" w:hanging="360"/>
      </w:pPr>
    </w:lvl>
    <w:lvl w:ilvl="8" w:tplc="572E00AA">
      <w:start w:val="1"/>
      <w:numFmt w:val="lowerRoman"/>
      <w:lvlText w:val="%9."/>
      <w:lvlJc w:val="right"/>
      <w:pPr>
        <w:ind w:left="6480" w:hanging="180"/>
      </w:pPr>
    </w:lvl>
  </w:abstractNum>
  <w:abstractNum w:abstractNumId="10" w15:restartNumberingAfterBreak="0">
    <w:nsid w:val="1BEE3EDA"/>
    <w:multiLevelType w:val="hybridMultilevel"/>
    <w:tmpl w:val="04627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5A14DA"/>
    <w:multiLevelType w:val="hybridMultilevel"/>
    <w:tmpl w:val="6DA820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0052557"/>
    <w:multiLevelType w:val="hybridMultilevel"/>
    <w:tmpl w:val="79D6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3407BD"/>
    <w:multiLevelType w:val="hybridMultilevel"/>
    <w:tmpl w:val="21CC0404"/>
    <w:lvl w:ilvl="0" w:tplc="C0F891D6">
      <w:start w:val="1"/>
      <w:numFmt w:val="decimal"/>
      <w:lvlText w:val="%1."/>
      <w:lvlJc w:val="left"/>
      <w:pPr>
        <w:ind w:left="0" w:hanging="360"/>
      </w:pPr>
      <w:rPr>
        <w:rFonts w:ascii="Calibri" w:hAnsi="Calibri" w:cs="Calibri"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AE1F39"/>
    <w:multiLevelType w:val="hybridMultilevel"/>
    <w:tmpl w:val="06F42F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250F797E"/>
    <w:multiLevelType w:val="hybridMultilevel"/>
    <w:tmpl w:val="AF32C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6DD249C"/>
    <w:multiLevelType w:val="hybridMultilevel"/>
    <w:tmpl w:val="4B568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1BBA27"/>
    <w:multiLevelType w:val="hybridMultilevel"/>
    <w:tmpl w:val="ECA63D0A"/>
    <w:lvl w:ilvl="0" w:tplc="328CB0B2">
      <w:start w:val="1"/>
      <w:numFmt w:val="decimal"/>
      <w:lvlText w:val="%1."/>
      <w:lvlJc w:val="left"/>
      <w:pPr>
        <w:ind w:left="720" w:hanging="360"/>
      </w:pPr>
    </w:lvl>
    <w:lvl w:ilvl="1" w:tplc="2F509944">
      <w:start w:val="1"/>
      <w:numFmt w:val="lowerLetter"/>
      <w:lvlText w:val="%2."/>
      <w:lvlJc w:val="left"/>
      <w:pPr>
        <w:ind w:left="1440" w:hanging="360"/>
      </w:pPr>
    </w:lvl>
    <w:lvl w:ilvl="2" w:tplc="639606CC">
      <w:start w:val="1"/>
      <w:numFmt w:val="lowerRoman"/>
      <w:lvlText w:val="%3."/>
      <w:lvlJc w:val="right"/>
      <w:pPr>
        <w:ind w:left="2160" w:hanging="180"/>
      </w:pPr>
    </w:lvl>
    <w:lvl w:ilvl="3" w:tplc="3760AA74">
      <w:start w:val="1"/>
      <w:numFmt w:val="decimal"/>
      <w:lvlText w:val="%4."/>
      <w:lvlJc w:val="left"/>
      <w:pPr>
        <w:ind w:left="2880" w:hanging="360"/>
      </w:pPr>
    </w:lvl>
    <w:lvl w:ilvl="4" w:tplc="99EEDE66">
      <w:start w:val="1"/>
      <w:numFmt w:val="lowerLetter"/>
      <w:lvlText w:val="%5."/>
      <w:lvlJc w:val="left"/>
      <w:pPr>
        <w:ind w:left="3600" w:hanging="360"/>
      </w:pPr>
    </w:lvl>
    <w:lvl w:ilvl="5" w:tplc="6D523DF8">
      <w:start w:val="1"/>
      <w:numFmt w:val="lowerRoman"/>
      <w:lvlText w:val="%6."/>
      <w:lvlJc w:val="right"/>
      <w:pPr>
        <w:ind w:left="4320" w:hanging="180"/>
      </w:pPr>
    </w:lvl>
    <w:lvl w:ilvl="6" w:tplc="B0567566">
      <w:start w:val="1"/>
      <w:numFmt w:val="decimal"/>
      <w:lvlText w:val="%7."/>
      <w:lvlJc w:val="left"/>
      <w:pPr>
        <w:ind w:left="5040" w:hanging="360"/>
      </w:pPr>
    </w:lvl>
    <w:lvl w:ilvl="7" w:tplc="3F1A47DA">
      <w:start w:val="1"/>
      <w:numFmt w:val="lowerLetter"/>
      <w:lvlText w:val="%8."/>
      <w:lvlJc w:val="left"/>
      <w:pPr>
        <w:ind w:left="5760" w:hanging="360"/>
      </w:pPr>
    </w:lvl>
    <w:lvl w:ilvl="8" w:tplc="0BC6F072">
      <w:start w:val="1"/>
      <w:numFmt w:val="lowerRoman"/>
      <w:lvlText w:val="%9."/>
      <w:lvlJc w:val="right"/>
      <w:pPr>
        <w:ind w:left="6480" w:hanging="180"/>
      </w:pPr>
    </w:lvl>
  </w:abstractNum>
  <w:abstractNum w:abstractNumId="18" w15:restartNumberingAfterBreak="0">
    <w:nsid w:val="293C11B2"/>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9" w15:restartNumberingAfterBreak="0">
    <w:nsid w:val="30A7443E"/>
    <w:multiLevelType w:val="hybridMultilevel"/>
    <w:tmpl w:val="81FAB87C"/>
    <w:lvl w:ilvl="0" w:tplc="FFFFFFFF">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FFFFFFFF">
      <w:start w:val="1"/>
      <w:numFmt w:val="bullet"/>
      <w:pStyle w:val="Questions"/>
      <w:lvlText w:val=""/>
      <w:lvlJc w:val="left"/>
      <w:pPr>
        <w:ind w:left="2880" w:hanging="360"/>
      </w:pPr>
      <w:rPr>
        <w:rFonts w:ascii="Wingdings" w:hAnsi="Wingdings"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0C0DBBE"/>
    <w:multiLevelType w:val="hybridMultilevel"/>
    <w:tmpl w:val="D5A81B88"/>
    <w:lvl w:ilvl="0" w:tplc="82F8CB22">
      <w:start w:val="1"/>
      <w:numFmt w:val="bullet"/>
      <w:lvlText w:val=""/>
      <w:lvlJc w:val="left"/>
      <w:pPr>
        <w:ind w:left="720" w:hanging="360"/>
      </w:pPr>
      <w:rPr>
        <w:rFonts w:ascii="Symbol" w:hAnsi="Symbol" w:hint="default"/>
      </w:rPr>
    </w:lvl>
    <w:lvl w:ilvl="1" w:tplc="6A5A8288">
      <w:start w:val="1"/>
      <w:numFmt w:val="bullet"/>
      <w:lvlText w:val="o"/>
      <w:lvlJc w:val="left"/>
      <w:pPr>
        <w:ind w:left="1440" w:hanging="360"/>
      </w:pPr>
      <w:rPr>
        <w:rFonts w:ascii="Courier New" w:hAnsi="Courier New" w:hint="default"/>
      </w:rPr>
    </w:lvl>
    <w:lvl w:ilvl="2" w:tplc="35880556">
      <w:start w:val="1"/>
      <w:numFmt w:val="bullet"/>
      <w:lvlText w:val=""/>
      <w:lvlJc w:val="left"/>
      <w:pPr>
        <w:ind w:left="2160" w:hanging="360"/>
      </w:pPr>
      <w:rPr>
        <w:rFonts w:ascii="Wingdings" w:hAnsi="Wingdings" w:hint="default"/>
      </w:rPr>
    </w:lvl>
    <w:lvl w:ilvl="3" w:tplc="1F008F84">
      <w:start w:val="1"/>
      <w:numFmt w:val="bullet"/>
      <w:lvlText w:val=""/>
      <w:lvlJc w:val="left"/>
      <w:pPr>
        <w:ind w:left="2880" w:hanging="360"/>
      </w:pPr>
      <w:rPr>
        <w:rFonts w:ascii="Symbol" w:hAnsi="Symbol" w:hint="default"/>
      </w:rPr>
    </w:lvl>
    <w:lvl w:ilvl="4" w:tplc="22EE8D0A">
      <w:start w:val="1"/>
      <w:numFmt w:val="bullet"/>
      <w:lvlText w:val="o"/>
      <w:lvlJc w:val="left"/>
      <w:pPr>
        <w:ind w:left="3600" w:hanging="360"/>
      </w:pPr>
      <w:rPr>
        <w:rFonts w:ascii="Courier New" w:hAnsi="Courier New" w:hint="default"/>
      </w:rPr>
    </w:lvl>
    <w:lvl w:ilvl="5" w:tplc="454CD76E">
      <w:start w:val="1"/>
      <w:numFmt w:val="bullet"/>
      <w:lvlText w:val=""/>
      <w:lvlJc w:val="left"/>
      <w:pPr>
        <w:ind w:left="4320" w:hanging="360"/>
      </w:pPr>
      <w:rPr>
        <w:rFonts w:ascii="Wingdings" w:hAnsi="Wingdings" w:hint="default"/>
      </w:rPr>
    </w:lvl>
    <w:lvl w:ilvl="6" w:tplc="3C96A37A">
      <w:start w:val="1"/>
      <w:numFmt w:val="bullet"/>
      <w:lvlText w:val=""/>
      <w:lvlJc w:val="left"/>
      <w:pPr>
        <w:ind w:left="5040" w:hanging="360"/>
      </w:pPr>
      <w:rPr>
        <w:rFonts w:ascii="Symbol" w:hAnsi="Symbol" w:hint="default"/>
      </w:rPr>
    </w:lvl>
    <w:lvl w:ilvl="7" w:tplc="F14C98CC">
      <w:start w:val="1"/>
      <w:numFmt w:val="bullet"/>
      <w:lvlText w:val="o"/>
      <w:lvlJc w:val="left"/>
      <w:pPr>
        <w:ind w:left="5760" w:hanging="360"/>
      </w:pPr>
      <w:rPr>
        <w:rFonts w:ascii="Courier New" w:hAnsi="Courier New" w:hint="default"/>
      </w:rPr>
    </w:lvl>
    <w:lvl w:ilvl="8" w:tplc="57EA3CAE">
      <w:start w:val="1"/>
      <w:numFmt w:val="bullet"/>
      <w:lvlText w:val=""/>
      <w:lvlJc w:val="left"/>
      <w:pPr>
        <w:ind w:left="6480" w:hanging="360"/>
      </w:pPr>
      <w:rPr>
        <w:rFonts w:ascii="Wingdings" w:hAnsi="Wingdings" w:hint="default"/>
      </w:rPr>
    </w:lvl>
  </w:abstractNum>
  <w:abstractNum w:abstractNumId="21" w15:restartNumberingAfterBreak="0">
    <w:nsid w:val="315075B5"/>
    <w:multiLevelType w:val="hybridMultilevel"/>
    <w:tmpl w:val="8034BE5E"/>
    <w:lvl w:ilvl="0" w:tplc="D99E31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994604"/>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3" w15:restartNumberingAfterBreak="0">
    <w:nsid w:val="33C00AD4"/>
    <w:multiLevelType w:val="hybridMultilevel"/>
    <w:tmpl w:val="0B309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295916"/>
    <w:multiLevelType w:val="hybridMultilevel"/>
    <w:tmpl w:val="BCE6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3BEE7"/>
    <w:multiLevelType w:val="hybridMultilevel"/>
    <w:tmpl w:val="E35863A2"/>
    <w:lvl w:ilvl="0" w:tplc="CE7E76A8">
      <w:start w:val="1"/>
      <w:numFmt w:val="bullet"/>
      <w:lvlText w:val="-"/>
      <w:lvlJc w:val="left"/>
      <w:pPr>
        <w:ind w:left="720" w:hanging="360"/>
      </w:pPr>
      <w:rPr>
        <w:rFonts w:ascii="Calibri" w:hAnsi="Calibri" w:hint="default"/>
      </w:rPr>
    </w:lvl>
    <w:lvl w:ilvl="1" w:tplc="9F32A8CE">
      <w:start w:val="1"/>
      <w:numFmt w:val="bullet"/>
      <w:lvlText w:val="o"/>
      <w:lvlJc w:val="left"/>
      <w:pPr>
        <w:ind w:left="1440" w:hanging="360"/>
      </w:pPr>
      <w:rPr>
        <w:rFonts w:ascii="Courier New" w:hAnsi="Courier New" w:hint="default"/>
      </w:rPr>
    </w:lvl>
    <w:lvl w:ilvl="2" w:tplc="91249B9A">
      <w:start w:val="1"/>
      <w:numFmt w:val="bullet"/>
      <w:lvlText w:val=""/>
      <w:lvlJc w:val="left"/>
      <w:pPr>
        <w:ind w:left="2160" w:hanging="360"/>
      </w:pPr>
      <w:rPr>
        <w:rFonts w:ascii="Wingdings" w:hAnsi="Wingdings" w:hint="default"/>
      </w:rPr>
    </w:lvl>
    <w:lvl w:ilvl="3" w:tplc="E83497F0">
      <w:start w:val="1"/>
      <w:numFmt w:val="bullet"/>
      <w:lvlText w:val=""/>
      <w:lvlJc w:val="left"/>
      <w:pPr>
        <w:ind w:left="2880" w:hanging="360"/>
      </w:pPr>
      <w:rPr>
        <w:rFonts w:ascii="Symbol" w:hAnsi="Symbol" w:hint="default"/>
      </w:rPr>
    </w:lvl>
    <w:lvl w:ilvl="4" w:tplc="7F60FF3C">
      <w:start w:val="1"/>
      <w:numFmt w:val="bullet"/>
      <w:lvlText w:val="o"/>
      <w:lvlJc w:val="left"/>
      <w:pPr>
        <w:ind w:left="3600" w:hanging="360"/>
      </w:pPr>
      <w:rPr>
        <w:rFonts w:ascii="Courier New" w:hAnsi="Courier New" w:hint="default"/>
      </w:rPr>
    </w:lvl>
    <w:lvl w:ilvl="5" w:tplc="5D645140">
      <w:start w:val="1"/>
      <w:numFmt w:val="bullet"/>
      <w:lvlText w:val=""/>
      <w:lvlJc w:val="left"/>
      <w:pPr>
        <w:ind w:left="4320" w:hanging="360"/>
      </w:pPr>
      <w:rPr>
        <w:rFonts w:ascii="Wingdings" w:hAnsi="Wingdings" w:hint="default"/>
      </w:rPr>
    </w:lvl>
    <w:lvl w:ilvl="6" w:tplc="5AD0660E">
      <w:start w:val="1"/>
      <w:numFmt w:val="bullet"/>
      <w:lvlText w:val=""/>
      <w:lvlJc w:val="left"/>
      <w:pPr>
        <w:ind w:left="5040" w:hanging="360"/>
      </w:pPr>
      <w:rPr>
        <w:rFonts w:ascii="Symbol" w:hAnsi="Symbol" w:hint="default"/>
      </w:rPr>
    </w:lvl>
    <w:lvl w:ilvl="7" w:tplc="B366EBF0">
      <w:start w:val="1"/>
      <w:numFmt w:val="bullet"/>
      <w:lvlText w:val="o"/>
      <w:lvlJc w:val="left"/>
      <w:pPr>
        <w:ind w:left="5760" w:hanging="360"/>
      </w:pPr>
      <w:rPr>
        <w:rFonts w:ascii="Courier New" w:hAnsi="Courier New" w:hint="default"/>
      </w:rPr>
    </w:lvl>
    <w:lvl w:ilvl="8" w:tplc="06426316">
      <w:start w:val="1"/>
      <w:numFmt w:val="bullet"/>
      <w:lvlText w:val=""/>
      <w:lvlJc w:val="left"/>
      <w:pPr>
        <w:ind w:left="6480" w:hanging="360"/>
      </w:pPr>
      <w:rPr>
        <w:rFonts w:ascii="Wingdings" w:hAnsi="Wingdings" w:hint="default"/>
      </w:rPr>
    </w:lvl>
  </w:abstractNum>
  <w:abstractNum w:abstractNumId="26" w15:restartNumberingAfterBreak="0">
    <w:nsid w:val="34DBAD85"/>
    <w:multiLevelType w:val="hybridMultilevel"/>
    <w:tmpl w:val="504CF078"/>
    <w:lvl w:ilvl="0" w:tplc="B9BA9116">
      <w:start w:val="1"/>
      <w:numFmt w:val="lowerLetter"/>
      <w:lvlText w:val="%1."/>
      <w:lvlJc w:val="left"/>
      <w:pPr>
        <w:ind w:left="720" w:hanging="360"/>
      </w:pPr>
    </w:lvl>
    <w:lvl w:ilvl="1" w:tplc="900CB51C">
      <w:start w:val="1"/>
      <w:numFmt w:val="lowerLetter"/>
      <w:lvlText w:val="%2."/>
      <w:lvlJc w:val="left"/>
      <w:pPr>
        <w:ind w:left="1440" w:hanging="360"/>
      </w:pPr>
    </w:lvl>
    <w:lvl w:ilvl="2" w:tplc="A9222DB6">
      <w:start w:val="1"/>
      <w:numFmt w:val="lowerRoman"/>
      <w:lvlText w:val="%3."/>
      <w:lvlJc w:val="right"/>
      <w:pPr>
        <w:ind w:left="2160" w:hanging="180"/>
      </w:pPr>
    </w:lvl>
    <w:lvl w:ilvl="3" w:tplc="164A883A">
      <w:start w:val="1"/>
      <w:numFmt w:val="decimal"/>
      <w:lvlText w:val="%4."/>
      <w:lvlJc w:val="left"/>
      <w:pPr>
        <w:ind w:left="2880" w:hanging="360"/>
      </w:pPr>
    </w:lvl>
    <w:lvl w:ilvl="4" w:tplc="8C2CDCF8">
      <w:start w:val="1"/>
      <w:numFmt w:val="lowerLetter"/>
      <w:lvlText w:val="%5."/>
      <w:lvlJc w:val="left"/>
      <w:pPr>
        <w:ind w:left="3600" w:hanging="360"/>
      </w:pPr>
    </w:lvl>
    <w:lvl w:ilvl="5" w:tplc="9A948AF4">
      <w:start w:val="1"/>
      <w:numFmt w:val="lowerRoman"/>
      <w:lvlText w:val="%6."/>
      <w:lvlJc w:val="right"/>
      <w:pPr>
        <w:ind w:left="4320" w:hanging="180"/>
      </w:pPr>
    </w:lvl>
    <w:lvl w:ilvl="6" w:tplc="52CE3276">
      <w:start w:val="1"/>
      <w:numFmt w:val="decimal"/>
      <w:lvlText w:val="%7."/>
      <w:lvlJc w:val="left"/>
      <w:pPr>
        <w:ind w:left="5040" w:hanging="360"/>
      </w:pPr>
    </w:lvl>
    <w:lvl w:ilvl="7" w:tplc="21E229DC">
      <w:start w:val="1"/>
      <w:numFmt w:val="lowerLetter"/>
      <w:lvlText w:val="%8."/>
      <w:lvlJc w:val="left"/>
      <w:pPr>
        <w:ind w:left="5760" w:hanging="360"/>
      </w:pPr>
    </w:lvl>
    <w:lvl w:ilvl="8" w:tplc="50483620">
      <w:start w:val="1"/>
      <w:numFmt w:val="lowerRoman"/>
      <w:lvlText w:val="%9."/>
      <w:lvlJc w:val="right"/>
      <w:pPr>
        <w:ind w:left="6480" w:hanging="180"/>
      </w:pPr>
    </w:lvl>
  </w:abstractNum>
  <w:abstractNum w:abstractNumId="27" w15:restartNumberingAfterBreak="0">
    <w:nsid w:val="35A692E2"/>
    <w:multiLevelType w:val="hybridMultilevel"/>
    <w:tmpl w:val="FFFFFFFF"/>
    <w:lvl w:ilvl="0" w:tplc="55226788">
      <w:start w:val="1"/>
      <w:numFmt w:val="lowerRoman"/>
      <w:lvlText w:val="%1."/>
      <w:lvlJc w:val="left"/>
      <w:pPr>
        <w:ind w:left="720" w:hanging="360"/>
      </w:pPr>
    </w:lvl>
    <w:lvl w:ilvl="1" w:tplc="2FB8FABC">
      <w:start w:val="1"/>
      <w:numFmt w:val="lowerLetter"/>
      <w:lvlText w:val="%2."/>
      <w:lvlJc w:val="left"/>
      <w:pPr>
        <w:ind w:left="1440" w:hanging="360"/>
      </w:pPr>
    </w:lvl>
    <w:lvl w:ilvl="2" w:tplc="913E840E">
      <w:start w:val="1"/>
      <w:numFmt w:val="lowerRoman"/>
      <w:lvlText w:val="%3."/>
      <w:lvlJc w:val="right"/>
      <w:pPr>
        <w:ind w:left="2160" w:hanging="180"/>
      </w:pPr>
    </w:lvl>
    <w:lvl w:ilvl="3" w:tplc="A8149620">
      <w:start w:val="1"/>
      <w:numFmt w:val="decimal"/>
      <w:lvlText w:val="%4."/>
      <w:lvlJc w:val="left"/>
      <w:pPr>
        <w:ind w:left="2880" w:hanging="360"/>
      </w:pPr>
    </w:lvl>
    <w:lvl w:ilvl="4" w:tplc="DEAAD7D6">
      <w:start w:val="1"/>
      <w:numFmt w:val="lowerLetter"/>
      <w:lvlText w:val="%5."/>
      <w:lvlJc w:val="left"/>
      <w:pPr>
        <w:ind w:left="3600" w:hanging="360"/>
      </w:pPr>
    </w:lvl>
    <w:lvl w:ilvl="5" w:tplc="C42E9E8C">
      <w:start w:val="1"/>
      <w:numFmt w:val="lowerRoman"/>
      <w:lvlText w:val="%6."/>
      <w:lvlJc w:val="right"/>
      <w:pPr>
        <w:ind w:left="4320" w:hanging="180"/>
      </w:pPr>
    </w:lvl>
    <w:lvl w:ilvl="6" w:tplc="EEB4FC3C">
      <w:start w:val="1"/>
      <w:numFmt w:val="decimal"/>
      <w:lvlText w:val="%7."/>
      <w:lvlJc w:val="left"/>
      <w:pPr>
        <w:ind w:left="5040" w:hanging="360"/>
      </w:pPr>
    </w:lvl>
    <w:lvl w:ilvl="7" w:tplc="3D2E82A0">
      <w:start w:val="1"/>
      <w:numFmt w:val="lowerLetter"/>
      <w:lvlText w:val="%8."/>
      <w:lvlJc w:val="left"/>
      <w:pPr>
        <w:ind w:left="5760" w:hanging="360"/>
      </w:pPr>
    </w:lvl>
    <w:lvl w:ilvl="8" w:tplc="D4CC1618">
      <w:start w:val="1"/>
      <w:numFmt w:val="lowerRoman"/>
      <w:lvlText w:val="%9."/>
      <w:lvlJc w:val="right"/>
      <w:pPr>
        <w:ind w:left="6480" w:hanging="180"/>
      </w:pPr>
    </w:lvl>
  </w:abstractNum>
  <w:abstractNum w:abstractNumId="28" w15:restartNumberingAfterBreak="0">
    <w:nsid w:val="35DA115C"/>
    <w:multiLevelType w:val="hybridMultilevel"/>
    <w:tmpl w:val="D5104B1E"/>
    <w:lvl w:ilvl="0" w:tplc="42EA676E">
      <w:start w:val="1"/>
      <w:numFmt w:val="decimal"/>
      <w:lvlText w:val="%1."/>
      <w:lvlJc w:val="left"/>
      <w:pPr>
        <w:ind w:left="720" w:hanging="360"/>
      </w:pPr>
    </w:lvl>
    <w:lvl w:ilvl="1" w:tplc="4148BD2C">
      <w:start w:val="1"/>
      <w:numFmt w:val="lowerLetter"/>
      <w:lvlText w:val="%2."/>
      <w:lvlJc w:val="left"/>
      <w:pPr>
        <w:ind w:left="1440" w:hanging="360"/>
      </w:pPr>
    </w:lvl>
    <w:lvl w:ilvl="2" w:tplc="BE78B96E">
      <w:start w:val="1"/>
      <w:numFmt w:val="lowerRoman"/>
      <w:lvlText w:val="%3."/>
      <w:lvlJc w:val="right"/>
      <w:pPr>
        <w:ind w:left="2160" w:hanging="180"/>
      </w:pPr>
    </w:lvl>
    <w:lvl w:ilvl="3" w:tplc="2288198A">
      <w:start w:val="1"/>
      <w:numFmt w:val="decimal"/>
      <w:lvlText w:val="%4."/>
      <w:lvlJc w:val="left"/>
      <w:pPr>
        <w:ind w:left="2880" w:hanging="360"/>
      </w:pPr>
    </w:lvl>
    <w:lvl w:ilvl="4" w:tplc="2DDC9E58">
      <w:start w:val="1"/>
      <w:numFmt w:val="lowerLetter"/>
      <w:lvlText w:val="%5."/>
      <w:lvlJc w:val="left"/>
      <w:pPr>
        <w:ind w:left="3600" w:hanging="360"/>
      </w:pPr>
    </w:lvl>
    <w:lvl w:ilvl="5" w:tplc="0832D8CE">
      <w:start w:val="1"/>
      <w:numFmt w:val="lowerRoman"/>
      <w:lvlText w:val="%6."/>
      <w:lvlJc w:val="right"/>
      <w:pPr>
        <w:ind w:left="4320" w:hanging="180"/>
      </w:pPr>
    </w:lvl>
    <w:lvl w:ilvl="6" w:tplc="12800172">
      <w:start w:val="1"/>
      <w:numFmt w:val="decimal"/>
      <w:lvlText w:val="%7."/>
      <w:lvlJc w:val="left"/>
      <w:pPr>
        <w:ind w:left="5040" w:hanging="360"/>
      </w:pPr>
    </w:lvl>
    <w:lvl w:ilvl="7" w:tplc="AE22EEC0">
      <w:start w:val="1"/>
      <w:numFmt w:val="lowerLetter"/>
      <w:lvlText w:val="%8."/>
      <w:lvlJc w:val="left"/>
      <w:pPr>
        <w:ind w:left="5760" w:hanging="360"/>
      </w:pPr>
    </w:lvl>
    <w:lvl w:ilvl="8" w:tplc="003C4BDC">
      <w:start w:val="1"/>
      <w:numFmt w:val="lowerRoman"/>
      <w:lvlText w:val="%9."/>
      <w:lvlJc w:val="right"/>
      <w:pPr>
        <w:ind w:left="6480" w:hanging="180"/>
      </w:pPr>
    </w:lvl>
  </w:abstractNum>
  <w:abstractNum w:abstractNumId="29" w15:restartNumberingAfterBreak="0">
    <w:nsid w:val="35FE0B6F"/>
    <w:multiLevelType w:val="multilevel"/>
    <w:tmpl w:val="234C789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38622C6D"/>
    <w:multiLevelType w:val="hybridMultilevel"/>
    <w:tmpl w:val="63A88250"/>
    <w:lvl w:ilvl="0" w:tplc="DD547904">
      <w:start w:val="1"/>
      <w:numFmt w:val="bullet"/>
      <w:lvlText w:val="o"/>
      <w:lvlJc w:val="left"/>
      <w:pPr>
        <w:ind w:left="720" w:hanging="360"/>
      </w:pPr>
      <w:rPr>
        <w:rFonts w:ascii="&quot;Courier New&quot;" w:hAnsi="&quot;Courier New&quot;" w:hint="default"/>
      </w:rPr>
    </w:lvl>
    <w:lvl w:ilvl="1" w:tplc="089A7E4C">
      <w:start w:val="1"/>
      <w:numFmt w:val="bullet"/>
      <w:lvlText w:val="o"/>
      <w:lvlJc w:val="left"/>
      <w:pPr>
        <w:ind w:left="1440" w:hanging="360"/>
      </w:pPr>
      <w:rPr>
        <w:rFonts w:ascii="Courier New" w:hAnsi="Courier New" w:hint="default"/>
      </w:rPr>
    </w:lvl>
    <w:lvl w:ilvl="2" w:tplc="9794B338">
      <w:start w:val="1"/>
      <w:numFmt w:val="bullet"/>
      <w:lvlText w:val=""/>
      <w:lvlJc w:val="left"/>
      <w:pPr>
        <w:ind w:left="2160" w:hanging="360"/>
      </w:pPr>
      <w:rPr>
        <w:rFonts w:ascii="Wingdings" w:hAnsi="Wingdings" w:hint="default"/>
      </w:rPr>
    </w:lvl>
    <w:lvl w:ilvl="3" w:tplc="0D12CD40">
      <w:start w:val="1"/>
      <w:numFmt w:val="bullet"/>
      <w:lvlText w:val=""/>
      <w:lvlJc w:val="left"/>
      <w:pPr>
        <w:ind w:left="2880" w:hanging="360"/>
      </w:pPr>
      <w:rPr>
        <w:rFonts w:ascii="Symbol" w:hAnsi="Symbol" w:hint="default"/>
      </w:rPr>
    </w:lvl>
    <w:lvl w:ilvl="4" w:tplc="98764DAC">
      <w:start w:val="1"/>
      <w:numFmt w:val="bullet"/>
      <w:lvlText w:val="o"/>
      <w:lvlJc w:val="left"/>
      <w:pPr>
        <w:ind w:left="3600" w:hanging="360"/>
      </w:pPr>
      <w:rPr>
        <w:rFonts w:ascii="Courier New" w:hAnsi="Courier New" w:hint="default"/>
      </w:rPr>
    </w:lvl>
    <w:lvl w:ilvl="5" w:tplc="337444EE">
      <w:start w:val="1"/>
      <w:numFmt w:val="bullet"/>
      <w:lvlText w:val=""/>
      <w:lvlJc w:val="left"/>
      <w:pPr>
        <w:ind w:left="4320" w:hanging="360"/>
      </w:pPr>
      <w:rPr>
        <w:rFonts w:ascii="Wingdings" w:hAnsi="Wingdings" w:hint="default"/>
      </w:rPr>
    </w:lvl>
    <w:lvl w:ilvl="6" w:tplc="D6622E3A">
      <w:start w:val="1"/>
      <w:numFmt w:val="bullet"/>
      <w:lvlText w:val=""/>
      <w:lvlJc w:val="left"/>
      <w:pPr>
        <w:ind w:left="5040" w:hanging="360"/>
      </w:pPr>
      <w:rPr>
        <w:rFonts w:ascii="Symbol" w:hAnsi="Symbol" w:hint="default"/>
      </w:rPr>
    </w:lvl>
    <w:lvl w:ilvl="7" w:tplc="E8D23C7C">
      <w:start w:val="1"/>
      <w:numFmt w:val="bullet"/>
      <w:lvlText w:val="o"/>
      <w:lvlJc w:val="left"/>
      <w:pPr>
        <w:ind w:left="5760" w:hanging="360"/>
      </w:pPr>
      <w:rPr>
        <w:rFonts w:ascii="Courier New" w:hAnsi="Courier New" w:hint="default"/>
      </w:rPr>
    </w:lvl>
    <w:lvl w:ilvl="8" w:tplc="CEA4E1A8">
      <w:start w:val="1"/>
      <w:numFmt w:val="bullet"/>
      <w:lvlText w:val=""/>
      <w:lvlJc w:val="left"/>
      <w:pPr>
        <w:ind w:left="6480" w:hanging="360"/>
      </w:pPr>
      <w:rPr>
        <w:rFonts w:ascii="Wingdings" w:hAnsi="Wingdings" w:hint="default"/>
      </w:rPr>
    </w:lvl>
  </w:abstractNum>
  <w:abstractNum w:abstractNumId="31" w15:restartNumberingAfterBreak="0">
    <w:nsid w:val="3C7F055D"/>
    <w:multiLevelType w:val="hybridMultilevel"/>
    <w:tmpl w:val="008E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81AE36"/>
    <w:multiLevelType w:val="hybridMultilevel"/>
    <w:tmpl w:val="AF32C26C"/>
    <w:lvl w:ilvl="0" w:tplc="434E6F36">
      <w:start w:val="1"/>
      <w:numFmt w:val="decimal"/>
      <w:lvlText w:val="%1."/>
      <w:lvlJc w:val="left"/>
      <w:pPr>
        <w:ind w:left="720" w:hanging="360"/>
      </w:pPr>
    </w:lvl>
    <w:lvl w:ilvl="1" w:tplc="D31EE526">
      <w:start w:val="1"/>
      <w:numFmt w:val="lowerLetter"/>
      <w:lvlText w:val="%2."/>
      <w:lvlJc w:val="left"/>
      <w:pPr>
        <w:ind w:left="1440" w:hanging="360"/>
      </w:pPr>
    </w:lvl>
    <w:lvl w:ilvl="2" w:tplc="A9441048">
      <w:start w:val="1"/>
      <w:numFmt w:val="lowerRoman"/>
      <w:lvlText w:val="%3."/>
      <w:lvlJc w:val="right"/>
      <w:pPr>
        <w:ind w:left="2160" w:hanging="180"/>
      </w:pPr>
    </w:lvl>
    <w:lvl w:ilvl="3" w:tplc="00B0A36A">
      <w:start w:val="1"/>
      <w:numFmt w:val="decimal"/>
      <w:lvlText w:val="%4."/>
      <w:lvlJc w:val="left"/>
      <w:pPr>
        <w:ind w:left="2880" w:hanging="360"/>
      </w:pPr>
    </w:lvl>
    <w:lvl w:ilvl="4" w:tplc="C21059BE">
      <w:start w:val="1"/>
      <w:numFmt w:val="lowerLetter"/>
      <w:lvlText w:val="%5."/>
      <w:lvlJc w:val="left"/>
      <w:pPr>
        <w:ind w:left="3600" w:hanging="360"/>
      </w:pPr>
    </w:lvl>
    <w:lvl w:ilvl="5" w:tplc="38D0F9D0">
      <w:start w:val="1"/>
      <w:numFmt w:val="lowerRoman"/>
      <w:lvlText w:val="%6."/>
      <w:lvlJc w:val="right"/>
      <w:pPr>
        <w:ind w:left="4320" w:hanging="180"/>
      </w:pPr>
    </w:lvl>
    <w:lvl w:ilvl="6" w:tplc="315E4D06">
      <w:start w:val="1"/>
      <w:numFmt w:val="decimal"/>
      <w:lvlText w:val="%7."/>
      <w:lvlJc w:val="left"/>
      <w:pPr>
        <w:ind w:left="5040" w:hanging="360"/>
      </w:pPr>
    </w:lvl>
    <w:lvl w:ilvl="7" w:tplc="3CFCEFBC">
      <w:start w:val="1"/>
      <w:numFmt w:val="lowerLetter"/>
      <w:lvlText w:val="%8."/>
      <w:lvlJc w:val="left"/>
      <w:pPr>
        <w:ind w:left="5760" w:hanging="360"/>
      </w:pPr>
    </w:lvl>
    <w:lvl w:ilvl="8" w:tplc="BE2AEEE0">
      <w:start w:val="1"/>
      <w:numFmt w:val="lowerRoman"/>
      <w:lvlText w:val="%9."/>
      <w:lvlJc w:val="right"/>
      <w:pPr>
        <w:ind w:left="6480" w:hanging="180"/>
      </w:pPr>
    </w:lvl>
  </w:abstractNum>
  <w:abstractNum w:abstractNumId="33" w15:restartNumberingAfterBreak="0">
    <w:nsid w:val="3E50C8EA"/>
    <w:multiLevelType w:val="hybridMultilevel"/>
    <w:tmpl w:val="E0E67DB4"/>
    <w:lvl w:ilvl="0" w:tplc="E9BEB8A8">
      <w:start w:val="1"/>
      <w:numFmt w:val="bullet"/>
      <w:lvlText w:val=""/>
      <w:lvlJc w:val="left"/>
      <w:pPr>
        <w:ind w:left="720" w:hanging="360"/>
      </w:pPr>
      <w:rPr>
        <w:rFonts w:ascii="Symbol" w:hAnsi="Symbol" w:hint="default"/>
      </w:rPr>
    </w:lvl>
    <w:lvl w:ilvl="1" w:tplc="9B06C918">
      <w:start w:val="1"/>
      <w:numFmt w:val="bullet"/>
      <w:lvlText w:val="o"/>
      <w:lvlJc w:val="left"/>
      <w:pPr>
        <w:ind w:left="1440" w:hanging="360"/>
      </w:pPr>
      <w:rPr>
        <w:rFonts w:ascii="Courier New" w:hAnsi="Courier New" w:hint="default"/>
      </w:rPr>
    </w:lvl>
    <w:lvl w:ilvl="2" w:tplc="51521FBE">
      <w:start w:val="1"/>
      <w:numFmt w:val="bullet"/>
      <w:lvlText w:val=""/>
      <w:lvlJc w:val="left"/>
      <w:pPr>
        <w:ind w:left="2160" w:hanging="360"/>
      </w:pPr>
      <w:rPr>
        <w:rFonts w:ascii="Wingdings" w:hAnsi="Wingdings" w:hint="default"/>
      </w:rPr>
    </w:lvl>
    <w:lvl w:ilvl="3" w:tplc="31CE32A0">
      <w:start w:val="1"/>
      <w:numFmt w:val="bullet"/>
      <w:lvlText w:val=""/>
      <w:lvlJc w:val="left"/>
      <w:pPr>
        <w:ind w:left="2880" w:hanging="360"/>
      </w:pPr>
      <w:rPr>
        <w:rFonts w:ascii="Symbol" w:hAnsi="Symbol" w:hint="default"/>
      </w:rPr>
    </w:lvl>
    <w:lvl w:ilvl="4" w:tplc="90AE0744">
      <w:start w:val="1"/>
      <w:numFmt w:val="bullet"/>
      <w:lvlText w:val="o"/>
      <w:lvlJc w:val="left"/>
      <w:pPr>
        <w:ind w:left="3600" w:hanging="360"/>
      </w:pPr>
      <w:rPr>
        <w:rFonts w:ascii="Courier New" w:hAnsi="Courier New" w:hint="default"/>
      </w:rPr>
    </w:lvl>
    <w:lvl w:ilvl="5" w:tplc="014E6858">
      <w:start w:val="1"/>
      <w:numFmt w:val="bullet"/>
      <w:lvlText w:val=""/>
      <w:lvlJc w:val="left"/>
      <w:pPr>
        <w:ind w:left="4320" w:hanging="360"/>
      </w:pPr>
      <w:rPr>
        <w:rFonts w:ascii="Wingdings" w:hAnsi="Wingdings" w:hint="default"/>
      </w:rPr>
    </w:lvl>
    <w:lvl w:ilvl="6" w:tplc="4D5C4006">
      <w:start w:val="1"/>
      <w:numFmt w:val="bullet"/>
      <w:lvlText w:val=""/>
      <w:lvlJc w:val="left"/>
      <w:pPr>
        <w:ind w:left="5040" w:hanging="360"/>
      </w:pPr>
      <w:rPr>
        <w:rFonts w:ascii="Symbol" w:hAnsi="Symbol" w:hint="default"/>
      </w:rPr>
    </w:lvl>
    <w:lvl w:ilvl="7" w:tplc="B76C2884">
      <w:start w:val="1"/>
      <w:numFmt w:val="bullet"/>
      <w:lvlText w:val="o"/>
      <w:lvlJc w:val="left"/>
      <w:pPr>
        <w:ind w:left="5760" w:hanging="360"/>
      </w:pPr>
      <w:rPr>
        <w:rFonts w:ascii="Courier New" w:hAnsi="Courier New" w:hint="default"/>
      </w:rPr>
    </w:lvl>
    <w:lvl w:ilvl="8" w:tplc="D9B0C6F2">
      <w:start w:val="1"/>
      <w:numFmt w:val="bullet"/>
      <w:lvlText w:val=""/>
      <w:lvlJc w:val="left"/>
      <w:pPr>
        <w:ind w:left="6480" w:hanging="360"/>
      </w:pPr>
      <w:rPr>
        <w:rFonts w:ascii="Wingdings" w:hAnsi="Wingdings" w:hint="default"/>
      </w:rPr>
    </w:lvl>
  </w:abstractNum>
  <w:abstractNum w:abstractNumId="34" w15:restartNumberingAfterBreak="0">
    <w:nsid w:val="413C4D51"/>
    <w:multiLevelType w:val="hybridMultilevel"/>
    <w:tmpl w:val="C1603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B4636D"/>
    <w:multiLevelType w:val="hybridMultilevel"/>
    <w:tmpl w:val="30C458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44203951"/>
    <w:multiLevelType w:val="hybridMultilevel"/>
    <w:tmpl w:val="21EA95F0"/>
    <w:lvl w:ilvl="0" w:tplc="0C00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481D4CBD"/>
    <w:multiLevelType w:val="multilevel"/>
    <w:tmpl w:val="455A03D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8" w15:restartNumberingAfterBreak="0">
    <w:nsid w:val="49E40408"/>
    <w:multiLevelType w:val="multilevel"/>
    <w:tmpl w:val="7B4A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50448"/>
    <w:multiLevelType w:val="hybridMultilevel"/>
    <w:tmpl w:val="C418899E"/>
    <w:lvl w:ilvl="0" w:tplc="0C00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4AA8C8CD"/>
    <w:multiLevelType w:val="hybridMultilevel"/>
    <w:tmpl w:val="CC5685DA"/>
    <w:lvl w:ilvl="0" w:tplc="9C50167E">
      <w:start w:val="1"/>
      <w:numFmt w:val="decimal"/>
      <w:lvlText w:val="%1."/>
      <w:lvlJc w:val="left"/>
      <w:pPr>
        <w:ind w:left="720" w:hanging="360"/>
      </w:pPr>
    </w:lvl>
    <w:lvl w:ilvl="1" w:tplc="44CEFD5A">
      <w:start w:val="1"/>
      <w:numFmt w:val="lowerLetter"/>
      <w:lvlText w:val="%2."/>
      <w:lvlJc w:val="left"/>
      <w:pPr>
        <w:ind w:left="1440" w:hanging="360"/>
      </w:pPr>
    </w:lvl>
    <w:lvl w:ilvl="2" w:tplc="F2788226">
      <w:start w:val="1"/>
      <w:numFmt w:val="lowerRoman"/>
      <w:lvlText w:val="%3."/>
      <w:lvlJc w:val="right"/>
      <w:pPr>
        <w:ind w:left="2160" w:hanging="180"/>
      </w:pPr>
    </w:lvl>
    <w:lvl w:ilvl="3" w:tplc="51301582">
      <w:start w:val="1"/>
      <w:numFmt w:val="decimal"/>
      <w:lvlText w:val="%4."/>
      <w:lvlJc w:val="left"/>
      <w:pPr>
        <w:ind w:left="2880" w:hanging="360"/>
      </w:pPr>
    </w:lvl>
    <w:lvl w:ilvl="4" w:tplc="997EE72A">
      <w:start w:val="1"/>
      <w:numFmt w:val="lowerLetter"/>
      <w:lvlText w:val="%5."/>
      <w:lvlJc w:val="left"/>
      <w:pPr>
        <w:ind w:left="3600" w:hanging="360"/>
      </w:pPr>
    </w:lvl>
    <w:lvl w:ilvl="5" w:tplc="DC60EA00">
      <w:start w:val="1"/>
      <w:numFmt w:val="lowerRoman"/>
      <w:lvlText w:val="%6."/>
      <w:lvlJc w:val="right"/>
      <w:pPr>
        <w:ind w:left="4320" w:hanging="180"/>
      </w:pPr>
    </w:lvl>
    <w:lvl w:ilvl="6" w:tplc="8652A194">
      <w:start w:val="1"/>
      <w:numFmt w:val="decimal"/>
      <w:lvlText w:val="%7."/>
      <w:lvlJc w:val="left"/>
      <w:pPr>
        <w:ind w:left="5040" w:hanging="360"/>
      </w:pPr>
    </w:lvl>
    <w:lvl w:ilvl="7" w:tplc="48160A28">
      <w:start w:val="1"/>
      <w:numFmt w:val="lowerLetter"/>
      <w:lvlText w:val="%8."/>
      <w:lvlJc w:val="left"/>
      <w:pPr>
        <w:ind w:left="5760" w:hanging="360"/>
      </w:pPr>
    </w:lvl>
    <w:lvl w:ilvl="8" w:tplc="0E6236CC">
      <w:start w:val="1"/>
      <w:numFmt w:val="lowerRoman"/>
      <w:lvlText w:val="%9."/>
      <w:lvlJc w:val="right"/>
      <w:pPr>
        <w:ind w:left="6480" w:hanging="180"/>
      </w:pPr>
    </w:lvl>
  </w:abstractNum>
  <w:abstractNum w:abstractNumId="41" w15:restartNumberingAfterBreak="0">
    <w:nsid w:val="4ACA6D47"/>
    <w:multiLevelType w:val="hybridMultilevel"/>
    <w:tmpl w:val="F608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F201AF"/>
    <w:multiLevelType w:val="hybridMultilevel"/>
    <w:tmpl w:val="FFFFFFFF"/>
    <w:lvl w:ilvl="0" w:tplc="801ADB42">
      <w:start w:val="1"/>
      <w:numFmt w:val="decimal"/>
      <w:lvlText w:val="%1."/>
      <w:lvlJc w:val="left"/>
      <w:pPr>
        <w:ind w:left="720" w:hanging="360"/>
      </w:pPr>
    </w:lvl>
    <w:lvl w:ilvl="1" w:tplc="08168F34">
      <w:start w:val="1"/>
      <w:numFmt w:val="lowerLetter"/>
      <w:lvlText w:val="%2."/>
      <w:lvlJc w:val="left"/>
      <w:pPr>
        <w:ind w:left="1440" w:hanging="360"/>
      </w:pPr>
    </w:lvl>
    <w:lvl w:ilvl="2" w:tplc="466E3596">
      <w:start w:val="1"/>
      <w:numFmt w:val="lowerRoman"/>
      <w:lvlText w:val="%3."/>
      <w:lvlJc w:val="right"/>
      <w:pPr>
        <w:ind w:left="2160" w:hanging="180"/>
      </w:pPr>
    </w:lvl>
    <w:lvl w:ilvl="3" w:tplc="423A024E">
      <w:start w:val="1"/>
      <w:numFmt w:val="decimal"/>
      <w:lvlText w:val="%4."/>
      <w:lvlJc w:val="left"/>
      <w:pPr>
        <w:ind w:left="2880" w:hanging="360"/>
      </w:pPr>
    </w:lvl>
    <w:lvl w:ilvl="4" w:tplc="B338DA88">
      <w:start w:val="1"/>
      <w:numFmt w:val="lowerLetter"/>
      <w:lvlText w:val="%5."/>
      <w:lvlJc w:val="left"/>
      <w:pPr>
        <w:ind w:left="3600" w:hanging="360"/>
      </w:pPr>
    </w:lvl>
    <w:lvl w:ilvl="5" w:tplc="22907576">
      <w:start w:val="1"/>
      <w:numFmt w:val="lowerRoman"/>
      <w:lvlText w:val="%6."/>
      <w:lvlJc w:val="right"/>
      <w:pPr>
        <w:ind w:left="4320" w:hanging="180"/>
      </w:pPr>
    </w:lvl>
    <w:lvl w:ilvl="6" w:tplc="AC7ED150">
      <w:start w:val="1"/>
      <w:numFmt w:val="decimal"/>
      <w:lvlText w:val="%7."/>
      <w:lvlJc w:val="left"/>
      <w:pPr>
        <w:ind w:left="5040" w:hanging="360"/>
      </w:pPr>
    </w:lvl>
    <w:lvl w:ilvl="7" w:tplc="96C44A5C">
      <w:start w:val="1"/>
      <w:numFmt w:val="lowerLetter"/>
      <w:lvlText w:val="%8."/>
      <w:lvlJc w:val="left"/>
      <w:pPr>
        <w:ind w:left="5760" w:hanging="360"/>
      </w:pPr>
    </w:lvl>
    <w:lvl w:ilvl="8" w:tplc="1480B258">
      <w:start w:val="1"/>
      <w:numFmt w:val="lowerRoman"/>
      <w:lvlText w:val="%9."/>
      <w:lvlJc w:val="right"/>
      <w:pPr>
        <w:ind w:left="6480" w:hanging="180"/>
      </w:pPr>
    </w:lvl>
  </w:abstractNum>
  <w:abstractNum w:abstractNumId="43" w15:restartNumberingAfterBreak="0">
    <w:nsid w:val="4CDE3875"/>
    <w:multiLevelType w:val="multilevel"/>
    <w:tmpl w:val="B15A3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00B1C"/>
    <w:multiLevelType w:val="multilevel"/>
    <w:tmpl w:val="BD96C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25F5E1A"/>
    <w:multiLevelType w:val="hybridMultilevel"/>
    <w:tmpl w:val="A112D8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5440583E"/>
    <w:multiLevelType w:val="hybridMultilevel"/>
    <w:tmpl w:val="04ACACD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56857346"/>
    <w:multiLevelType w:val="hybridMultilevel"/>
    <w:tmpl w:val="9652706A"/>
    <w:lvl w:ilvl="0" w:tplc="FFFFFFFF">
      <w:start w:val="1"/>
      <w:numFmt w:val="bullet"/>
      <w:pStyle w:val="responses"/>
      <w:lvlText w:val=""/>
      <w:lvlJc w:val="left"/>
      <w:pPr>
        <w:ind w:left="833" w:hanging="360"/>
      </w:pPr>
      <w:rPr>
        <w:rFonts w:ascii="Wingdings" w:hAnsi="Wingdings" w:hint="default"/>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48" w15:restartNumberingAfterBreak="0">
    <w:nsid w:val="59B54D3D"/>
    <w:multiLevelType w:val="hybridMultilevel"/>
    <w:tmpl w:val="8FA2A46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5D90C9E7"/>
    <w:multiLevelType w:val="hybridMultilevel"/>
    <w:tmpl w:val="D324AF1E"/>
    <w:lvl w:ilvl="0" w:tplc="80083B60">
      <w:start w:val="1"/>
      <w:numFmt w:val="bullet"/>
      <w:lvlText w:val=""/>
      <w:lvlJc w:val="left"/>
      <w:pPr>
        <w:ind w:left="720" w:hanging="360"/>
      </w:pPr>
      <w:rPr>
        <w:rFonts w:ascii="Wingdings" w:hAnsi="Wingdings" w:hint="default"/>
      </w:rPr>
    </w:lvl>
    <w:lvl w:ilvl="1" w:tplc="31E8DAA2">
      <w:start w:val="1"/>
      <w:numFmt w:val="bullet"/>
      <w:lvlText w:val="o"/>
      <w:lvlJc w:val="left"/>
      <w:pPr>
        <w:ind w:left="1440" w:hanging="360"/>
      </w:pPr>
      <w:rPr>
        <w:rFonts w:ascii="Courier New" w:hAnsi="Courier New" w:hint="default"/>
      </w:rPr>
    </w:lvl>
    <w:lvl w:ilvl="2" w:tplc="0640121A">
      <w:start w:val="1"/>
      <w:numFmt w:val="bullet"/>
      <w:lvlText w:val=""/>
      <w:lvlJc w:val="left"/>
      <w:pPr>
        <w:ind w:left="2160" w:hanging="360"/>
      </w:pPr>
      <w:rPr>
        <w:rFonts w:ascii="Wingdings" w:hAnsi="Wingdings" w:hint="default"/>
      </w:rPr>
    </w:lvl>
    <w:lvl w:ilvl="3" w:tplc="EECCCD68">
      <w:start w:val="1"/>
      <w:numFmt w:val="bullet"/>
      <w:lvlText w:val=""/>
      <w:lvlJc w:val="left"/>
      <w:pPr>
        <w:ind w:left="2880" w:hanging="360"/>
      </w:pPr>
      <w:rPr>
        <w:rFonts w:ascii="Symbol" w:hAnsi="Symbol" w:hint="default"/>
      </w:rPr>
    </w:lvl>
    <w:lvl w:ilvl="4" w:tplc="9EF80632">
      <w:start w:val="1"/>
      <w:numFmt w:val="bullet"/>
      <w:lvlText w:val="o"/>
      <w:lvlJc w:val="left"/>
      <w:pPr>
        <w:ind w:left="3600" w:hanging="360"/>
      </w:pPr>
      <w:rPr>
        <w:rFonts w:ascii="Courier New" w:hAnsi="Courier New" w:hint="default"/>
      </w:rPr>
    </w:lvl>
    <w:lvl w:ilvl="5" w:tplc="066838E2">
      <w:start w:val="1"/>
      <w:numFmt w:val="bullet"/>
      <w:lvlText w:val=""/>
      <w:lvlJc w:val="left"/>
      <w:pPr>
        <w:ind w:left="4320" w:hanging="360"/>
      </w:pPr>
      <w:rPr>
        <w:rFonts w:ascii="Wingdings" w:hAnsi="Wingdings" w:hint="default"/>
      </w:rPr>
    </w:lvl>
    <w:lvl w:ilvl="6" w:tplc="7EB68DCA">
      <w:start w:val="1"/>
      <w:numFmt w:val="bullet"/>
      <w:lvlText w:val=""/>
      <w:lvlJc w:val="left"/>
      <w:pPr>
        <w:ind w:left="5040" w:hanging="360"/>
      </w:pPr>
      <w:rPr>
        <w:rFonts w:ascii="Symbol" w:hAnsi="Symbol" w:hint="default"/>
      </w:rPr>
    </w:lvl>
    <w:lvl w:ilvl="7" w:tplc="EC1C9BDA">
      <w:start w:val="1"/>
      <w:numFmt w:val="bullet"/>
      <w:lvlText w:val="o"/>
      <w:lvlJc w:val="left"/>
      <w:pPr>
        <w:ind w:left="5760" w:hanging="360"/>
      </w:pPr>
      <w:rPr>
        <w:rFonts w:ascii="Courier New" w:hAnsi="Courier New" w:hint="default"/>
      </w:rPr>
    </w:lvl>
    <w:lvl w:ilvl="8" w:tplc="8D36CEB8">
      <w:start w:val="1"/>
      <w:numFmt w:val="bullet"/>
      <w:lvlText w:val=""/>
      <w:lvlJc w:val="left"/>
      <w:pPr>
        <w:ind w:left="6480" w:hanging="360"/>
      </w:pPr>
      <w:rPr>
        <w:rFonts w:ascii="Wingdings" w:hAnsi="Wingdings" w:hint="default"/>
      </w:rPr>
    </w:lvl>
  </w:abstractNum>
  <w:abstractNum w:abstractNumId="50" w15:restartNumberingAfterBreak="0">
    <w:nsid w:val="642070B0"/>
    <w:multiLevelType w:val="hybridMultilevel"/>
    <w:tmpl w:val="ADE6F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63402D"/>
    <w:multiLevelType w:val="hybridMultilevel"/>
    <w:tmpl w:val="E13E85F8"/>
    <w:lvl w:ilvl="0" w:tplc="CF520B4C">
      <w:start w:val="1"/>
      <w:numFmt w:val="bullet"/>
      <w:pStyle w:val="questions3"/>
      <w:lvlText w:val="-"/>
      <w:lvlJc w:val="left"/>
      <w:pPr>
        <w:ind w:left="1211" w:hanging="360"/>
      </w:pPr>
      <w:rPr>
        <w:rFonts w:ascii="Calibri" w:eastAsiaTheme="minorHAnsi" w:hAnsi="Calibri" w:cs="Calibri"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2" w15:restartNumberingAfterBreak="0">
    <w:nsid w:val="67DF10A7"/>
    <w:multiLevelType w:val="hybridMultilevel"/>
    <w:tmpl w:val="2054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912B64"/>
    <w:multiLevelType w:val="hybridMultilevel"/>
    <w:tmpl w:val="B8B0CA7C"/>
    <w:lvl w:ilvl="0" w:tplc="FFFFFFFF">
      <w:start w:val="1"/>
      <w:numFmt w:val="bullet"/>
      <w:pStyle w:val="questions2"/>
      <w:lvlText w:val="o"/>
      <w:lvlJc w:val="left"/>
      <w:pPr>
        <w:ind w:left="3762"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CAA08A6"/>
    <w:multiLevelType w:val="multilevel"/>
    <w:tmpl w:val="7B4A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76576"/>
    <w:multiLevelType w:val="hybridMultilevel"/>
    <w:tmpl w:val="C7A20D06"/>
    <w:lvl w:ilvl="0" w:tplc="0C000001">
      <w:start w:val="1"/>
      <w:numFmt w:val="bullet"/>
      <w:lvlText w:val=""/>
      <w:lvlJc w:val="left"/>
      <w:pPr>
        <w:ind w:left="1080" w:hanging="72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6" w15:restartNumberingAfterBreak="0">
    <w:nsid w:val="6DA072F7"/>
    <w:multiLevelType w:val="hybridMultilevel"/>
    <w:tmpl w:val="890AB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E40906"/>
    <w:multiLevelType w:val="hybridMultilevel"/>
    <w:tmpl w:val="1EACE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624AA5"/>
    <w:multiLevelType w:val="hybridMultilevel"/>
    <w:tmpl w:val="E03C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DC257F"/>
    <w:multiLevelType w:val="hybridMultilevel"/>
    <w:tmpl w:val="5318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866D8D"/>
    <w:multiLevelType w:val="hybridMultilevel"/>
    <w:tmpl w:val="2DE639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5FE578D"/>
    <w:multiLevelType w:val="multilevel"/>
    <w:tmpl w:val="101A2BC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60A1DD7"/>
    <w:multiLevelType w:val="multilevel"/>
    <w:tmpl w:val="C28CF1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6237050"/>
    <w:multiLevelType w:val="hybridMultilevel"/>
    <w:tmpl w:val="1400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4D2A06"/>
    <w:multiLevelType w:val="hybridMultilevel"/>
    <w:tmpl w:val="A998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DC4352"/>
    <w:multiLevelType w:val="multilevel"/>
    <w:tmpl w:val="E386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D63CAF"/>
    <w:multiLevelType w:val="hybridMultilevel"/>
    <w:tmpl w:val="E01AC560"/>
    <w:lvl w:ilvl="0" w:tplc="A15CC156">
      <w:start w:val="1"/>
      <w:numFmt w:val="bullet"/>
      <w:lvlText w:val="o"/>
      <w:lvlJc w:val="left"/>
      <w:pPr>
        <w:ind w:left="720" w:hanging="360"/>
      </w:pPr>
      <w:rPr>
        <w:rFonts w:ascii="&quot;Courier New&quot;" w:hAnsi="&quot;Courier New&quot;" w:hint="default"/>
      </w:rPr>
    </w:lvl>
    <w:lvl w:ilvl="1" w:tplc="B36A87C0">
      <w:start w:val="1"/>
      <w:numFmt w:val="bullet"/>
      <w:lvlText w:val="o"/>
      <w:lvlJc w:val="left"/>
      <w:pPr>
        <w:ind w:left="1440" w:hanging="360"/>
      </w:pPr>
      <w:rPr>
        <w:rFonts w:ascii="Courier New" w:hAnsi="Courier New" w:hint="default"/>
      </w:rPr>
    </w:lvl>
    <w:lvl w:ilvl="2" w:tplc="58401CBE">
      <w:start w:val="1"/>
      <w:numFmt w:val="bullet"/>
      <w:lvlText w:val=""/>
      <w:lvlJc w:val="left"/>
      <w:pPr>
        <w:ind w:left="2160" w:hanging="360"/>
      </w:pPr>
      <w:rPr>
        <w:rFonts w:ascii="Wingdings" w:hAnsi="Wingdings" w:hint="default"/>
      </w:rPr>
    </w:lvl>
    <w:lvl w:ilvl="3" w:tplc="019E5E4A">
      <w:start w:val="1"/>
      <w:numFmt w:val="bullet"/>
      <w:lvlText w:val=""/>
      <w:lvlJc w:val="left"/>
      <w:pPr>
        <w:ind w:left="2880" w:hanging="360"/>
      </w:pPr>
      <w:rPr>
        <w:rFonts w:ascii="Symbol" w:hAnsi="Symbol" w:hint="default"/>
      </w:rPr>
    </w:lvl>
    <w:lvl w:ilvl="4" w:tplc="A9BC3D3C">
      <w:start w:val="1"/>
      <w:numFmt w:val="bullet"/>
      <w:lvlText w:val="o"/>
      <w:lvlJc w:val="left"/>
      <w:pPr>
        <w:ind w:left="3600" w:hanging="360"/>
      </w:pPr>
      <w:rPr>
        <w:rFonts w:ascii="Courier New" w:hAnsi="Courier New" w:hint="default"/>
      </w:rPr>
    </w:lvl>
    <w:lvl w:ilvl="5" w:tplc="950A04C2">
      <w:start w:val="1"/>
      <w:numFmt w:val="bullet"/>
      <w:lvlText w:val=""/>
      <w:lvlJc w:val="left"/>
      <w:pPr>
        <w:ind w:left="4320" w:hanging="360"/>
      </w:pPr>
      <w:rPr>
        <w:rFonts w:ascii="Wingdings" w:hAnsi="Wingdings" w:hint="default"/>
      </w:rPr>
    </w:lvl>
    <w:lvl w:ilvl="6" w:tplc="DF1CB7CC">
      <w:start w:val="1"/>
      <w:numFmt w:val="bullet"/>
      <w:lvlText w:val=""/>
      <w:lvlJc w:val="left"/>
      <w:pPr>
        <w:ind w:left="5040" w:hanging="360"/>
      </w:pPr>
      <w:rPr>
        <w:rFonts w:ascii="Symbol" w:hAnsi="Symbol" w:hint="default"/>
      </w:rPr>
    </w:lvl>
    <w:lvl w:ilvl="7" w:tplc="BF42F310">
      <w:start w:val="1"/>
      <w:numFmt w:val="bullet"/>
      <w:lvlText w:val="o"/>
      <w:lvlJc w:val="left"/>
      <w:pPr>
        <w:ind w:left="5760" w:hanging="360"/>
      </w:pPr>
      <w:rPr>
        <w:rFonts w:ascii="Courier New" w:hAnsi="Courier New" w:hint="default"/>
      </w:rPr>
    </w:lvl>
    <w:lvl w:ilvl="8" w:tplc="5E0C4DCA">
      <w:start w:val="1"/>
      <w:numFmt w:val="bullet"/>
      <w:lvlText w:val=""/>
      <w:lvlJc w:val="left"/>
      <w:pPr>
        <w:ind w:left="6480" w:hanging="360"/>
      </w:pPr>
      <w:rPr>
        <w:rFonts w:ascii="Wingdings" w:hAnsi="Wingdings" w:hint="default"/>
      </w:rPr>
    </w:lvl>
  </w:abstractNum>
  <w:abstractNum w:abstractNumId="67" w15:restartNumberingAfterBreak="0">
    <w:nsid w:val="7BD30FA3"/>
    <w:multiLevelType w:val="hybridMultilevel"/>
    <w:tmpl w:val="CDA2555E"/>
    <w:lvl w:ilvl="0" w:tplc="E1BC877A">
      <w:start w:val="2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4067162">
    <w:abstractNumId w:val="32"/>
  </w:num>
  <w:num w:numId="2" w16cid:durableId="414518471">
    <w:abstractNumId w:val="33"/>
  </w:num>
  <w:num w:numId="3" w16cid:durableId="62682779">
    <w:abstractNumId w:val="20"/>
  </w:num>
  <w:num w:numId="4" w16cid:durableId="1497571007">
    <w:abstractNumId w:val="28"/>
  </w:num>
  <w:num w:numId="5" w16cid:durableId="253101003">
    <w:abstractNumId w:val="9"/>
  </w:num>
  <w:num w:numId="6" w16cid:durableId="1299454478">
    <w:abstractNumId w:val="17"/>
  </w:num>
  <w:num w:numId="7" w16cid:durableId="2018002540">
    <w:abstractNumId w:val="1"/>
  </w:num>
  <w:num w:numId="8" w16cid:durableId="320352410">
    <w:abstractNumId w:val="30"/>
  </w:num>
  <w:num w:numId="9" w16cid:durableId="382216250">
    <w:abstractNumId w:val="66"/>
  </w:num>
  <w:num w:numId="10" w16cid:durableId="567154873">
    <w:abstractNumId w:val="3"/>
  </w:num>
  <w:num w:numId="11" w16cid:durableId="1539126925">
    <w:abstractNumId w:val="25"/>
  </w:num>
  <w:num w:numId="12" w16cid:durableId="1819688307">
    <w:abstractNumId w:val="4"/>
  </w:num>
  <w:num w:numId="13" w16cid:durableId="313802570">
    <w:abstractNumId w:val="49"/>
  </w:num>
  <w:num w:numId="14" w16cid:durableId="1090614968">
    <w:abstractNumId w:val="2"/>
  </w:num>
  <w:num w:numId="15" w16cid:durableId="1259143756">
    <w:abstractNumId w:val="5"/>
  </w:num>
  <w:num w:numId="16" w16cid:durableId="671025776">
    <w:abstractNumId w:val="13"/>
  </w:num>
  <w:num w:numId="17" w16cid:durableId="702361831">
    <w:abstractNumId w:val="21"/>
  </w:num>
  <w:num w:numId="18" w16cid:durableId="1138574310">
    <w:abstractNumId w:val="26"/>
  </w:num>
  <w:num w:numId="19" w16cid:durableId="230964391">
    <w:abstractNumId w:val="44"/>
  </w:num>
  <w:num w:numId="20" w16cid:durableId="93400201">
    <w:abstractNumId w:val="63"/>
  </w:num>
  <w:num w:numId="21" w16cid:durableId="1681082420">
    <w:abstractNumId w:val="19"/>
  </w:num>
  <w:num w:numId="22" w16cid:durableId="386296983">
    <w:abstractNumId w:val="47"/>
  </w:num>
  <w:num w:numId="23" w16cid:durableId="744885981">
    <w:abstractNumId w:val="53"/>
  </w:num>
  <w:num w:numId="24" w16cid:durableId="842086024">
    <w:abstractNumId w:val="51"/>
  </w:num>
  <w:num w:numId="25" w16cid:durableId="216400708">
    <w:abstractNumId w:val="6"/>
  </w:num>
  <w:num w:numId="26" w16cid:durableId="606813291">
    <w:abstractNumId w:val="37"/>
  </w:num>
  <w:num w:numId="27" w16cid:durableId="413403202">
    <w:abstractNumId w:val="62"/>
  </w:num>
  <w:num w:numId="28" w16cid:durableId="758715389">
    <w:abstractNumId w:val="61"/>
  </w:num>
  <w:num w:numId="29" w16cid:durableId="148055977">
    <w:abstractNumId w:val="42"/>
  </w:num>
  <w:num w:numId="30" w16cid:durableId="1472167313">
    <w:abstractNumId w:val="64"/>
  </w:num>
  <w:num w:numId="31" w16cid:durableId="487357601">
    <w:abstractNumId w:val="65"/>
  </w:num>
  <w:num w:numId="32" w16cid:durableId="2064406429">
    <w:abstractNumId w:val="22"/>
  </w:num>
  <w:num w:numId="33" w16cid:durableId="344288670">
    <w:abstractNumId w:val="54"/>
  </w:num>
  <w:num w:numId="34" w16cid:durableId="1859999147">
    <w:abstractNumId w:val="57"/>
  </w:num>
  <w:num w:numId="35" w16cid:durableId="1870992459">
    <w:abstractNumId w:val="43"/>
  </w:num>
  <w:num w:numId="36" w16cid:durableId="1321035267">
    <w:abstractNumId w:val="38"/>
  </w:num>
  <w:num w:numId="37" w16cid:durableId="2082632111">
    <w:abstractNumId w:val="67"/>
  </w:num>
  <w:num w:numId="38" w16cid:durableId="1390543178">
    <w:abstractNumId w:val="41"/>
  </w:num>
  <w:num w:numId="39" w16cid:durableId="747384623">
    <w:abstractNumId w:val="60"/>
  </w:num>
  <w:num w:numId="40" w16cid:durableId="1094781880">
    <w:abstractNumId w:val="31"/>
  </w:num>
  <w:num w:numId="41" w16cid:durableId="1262449026">
    <w:abstractNumId w:val="27"/>
  </w:num>
  <w:num w:numId="42" w16cid:durableId="282469790">
    <w:abstractNumId w:val="40"/>
  </w:num>
  <w:num w:numId="43" w16cid:durableId="4425541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00019755">
    <w:abstractNumId w:val="35"/>
  </w:num>
  <w:num w:numId="45" w16cid:durableId="206209653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9225476">
    <w:abstractNumId w:val="11"/>
  </w:num>
  <w:num w:numId="47" w16cid:durableId="1035884548">
    <w:abstractNumId w:val="46"/>
  </w:num>
  <w:num w:numId="48" w16cid:durableId="702374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9816038">
    <w:abstractNumId w:val="29"/>
  </w:num>
  <w:num w:numId="50" w16cid:durableId="1419332648">
    <w:abstractNumId w:val="48"/>
  </w:num>
  <w:num w:numId="51" w16cid:durableId="36007919">
    <w:abstractNumId w:val="55"/>
  </w:num>
  <w:num w:numId="52" w16cid:durableId="1633057497">
    <w:abstractNumId w:val="14"/>
  </w:num>
  <w:num w:numId="53" w16cid:durableId="593050529">
    <w:abstractNumId w:val="36"/>
  </w:num>
  <w:num w:numId="54" w16cid:durableId="1896161186">
    <w:abstractNumId w:val="0"/>
  </w:num>
  <w:num w:numId="55" w16cid:durableId="1869223729">
    <w:abstractNumId w:val="39"/>
  </w:num>
  <w:num w:numId="56" w16cid:durableId="1598102294">
    <w:abstractNumId w:val="45"/>
  </w:num>
  <w:num w:numId="57" w16cid:durableId="1518619122">
    <w:abstractNumId w:val="7"/>
  </w:num>
  <w:num w:numId="58" w16cid:durableId="328673855">
    <w:abstractNumId w:val="59"/>
  </w:num>
  <w:num w:numId="59" w16cid:durableId="376324481">
    <w:abstractNumId w:val="24"/>
  </w:num>
  <w:num w:numId="60" w16cid:durableId="667095280">
    <w:abstractNumId w:val="58"/>
  </w:num>
  <w:num w:numId="61" w16cid:durableId="1406681083">
    <w:abstractNumId w:val="34"/>
  </w:num>
  <w:num w:numId="62" w16cid:durableId="52313836">
    <w:abstractNumId w:val="12"/>
  </w:num>
  <w:num w:numId="63" w16cid:durableId="1569026421">
    <w:abstractNumId w:val="56"/>
  </w:num>
  <w:num w:numId="64" w16cid:durableId="1537542205">
    <w:abstractNumId w:val="23"/>
  </w:num>
  <w:num w:numId="65" w16cid:durableId="1516772654">
    <w:abstractNumId w:val="8"/>
  </w:num>
  <w:num w:numId="66" w16cid:durableId="1108237362">
    <w:abstractNumId w:val="16"/>
  </w:num>
  <w:num w:numId="67" w16cid:durableId="931015348">
    <w:abstractNumId w:val="50"/>
  </w:num>
  <w:num w:numId="68" w16cid:durableId="1021319218">
    <w:abstractNumId w:val="52"/>
  </w:num>
  <w:num w:numId="69" w16cid:durableId="2075470016">
    <w:abstractNumId w:val="18"/>
  </w:num>
  <w:num w:numId="70" w16cid:durableId="1314523363">
    <w:abstractNumId w:val="10"/>
  </w:num>
  <w:num w:numId="71" w16cid:durableId="704447864">
    <w:abstractNumId w:val="15"/>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es, Sarah (Alliance Bioversity-CIAT)">
    <w15:presenceInfo w15:providerId="AD" w15:userId="S::s.jones@cgiar.org::48973f8e-1796-4848-8f06-64263cfd9e36"/>
  </w15:person>
  <w15:person w15:author="CHIMONYO, Vimbayi Grace Petrova (CIMMYT-Zimbabwe)">
    <w15:presenceInfo w15:providerId="AD" w15:userId="S::v.chimonyo@cgiar.org::44edba81-c1fd-4de3-8f99-9d0cf87cff8b"/>
  </w15:person>
  <w15:person w15:author="Alvi, Muzna (IFPRI-India)">
    <w15:presenceInfo w15:providerId="AD" w15:userId="S::m.alvi@cgiar.org::7b9ae86f-b7ea-4f1a-8bb5-0d880d658f38"/>
  </w15:person>
  <w15:person w15:author="Azzarri, Carlo (IFPRI-Italy)">
    <w15:presenceInfo w15:providerId="AD" w15:userId="S::c.azzarri@cgiar.org::114e4e14-db87-4bee-b26e-9bf6fe4b4db7"/>
  </w15:person>
  <w15:person w15:author="Mupangwa, Walter (IWMI)">
    <w15:presenceInfo w15:providerId="AD" w15:userId="S::w.mupangwa@cgiar.org::303cafcd-dcaa-4674-8205-c0b440f5ec23"/>
  </w15:person>
  <w15:person w15:author="Alary, Veronique (CIRAD)">
    <w15:presenceInfo w15:providerId="AD" w15:userId="S::v.alary@cgiar.org::157e1f5d-5774-44de-b1c1-a18e709bb1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35"/>
    <w:rsid w:val="00000557"/>
    <w:rsid w:val="00001AC8"/>
    <w:rsid w:val="00002EEC"/>
    <w:rsid w:val="000030D5"/>
    <w:rsid w:val="00003281"/>
    <w:rsid w:val="00003362"/>
    <w:rsid w:val="000039E9"/>
    <w:rsid w:val="00004AD5"/>
    <w:rsid w:val="00004E1D"/>
    <w:rsid w:val="00005575"/>
    <w:rsid w:val="000055AF"/>
    <w:rsid w:val="00005FB5"/>
    <w:rsid w:val="000078F4"/>
    <w:rsid w:val="00013A65"/>
    <w:rsid w:val="00013F7D"/>
    <w:rsid w:val="00014BD3"/>
    <w:rsid w:val="00015296"/>
    <w:rsid w:val="00015A95"/>
    <w:rsid w:val="00016073"/>
    <w:rsid w:val="00016688"/>
    <w:rsid w:val="00016B5D"/>
    <w:rsid w:val="00017D59"/>
    <w:rsid w:val="00017EF1"/>
    <w:rsid w:val="00021672"/>
    <w:rsid w:val="00022AD9"/>
    <w:rsid w:val="00023482"/>
    <w:rsid w:val="0002498D"/>
    <w:rsid w:val="00024B32"/>
    <w:rsid w:val="00025084"/>
    <w:rsid w:val="00025237"/>
    <w:rsid w:val="0002567A"/>
    <w:rsid w:val="00025B84"/>
    <w:rsid w:val="00025B93"/>
    <w:rsid w:val="00025C51"/>
    <w:rsid w:val="0002681D"/>
    <w:rsid w:val="00026B64"/>
    <w:rsid w:val="00026FF2"/>
    <w:rsid w:val="0002780C"/>
    <w:rsid w:val="000307CD"/>
    <w:rsid w:val="00033DE9"/>
    <w:rsid w:val="00034595"/>
    <w:rsid w:val="0003520E"/>
    <w:rsid w:val="00035577"/>
    <w:rsid w:val="00036091"/>
    <w:rsid w:val="000376C8"/>
    <w:rsid w:val="00040110"/>
    <w:rsid w:val="000408ED"/>
    <w:rsid w:val="000427EB"/>
    <w:rsid w:val="0004394A"/>
    <w:rsid w:val="00044E34"/>
    <w:rsid w:val="000450CE"/>
    <w:rsid w:val="00045952"/>
    <w:rsid w:val="00046E9D"/>
    <w:rsid w:val="00051A10"/>
    <w:rsid w:val="00052244"/>
    <w:rsid w:val="000522AB"/>
    <w:rsid w:val="00053298"/>
    <w:rsid w:val="00053E1C"/>
    <w:rsid w:val="0005513B"/>
    <w:rsid w:val="00055271"/>
    <w:rsid w:val="00055B03"/>
    <w:rsid w:val="00055BD5"/>
    <w:rsid w:val="000560AD"/>
    <w:rsid w:val="000604A3"/>
    <w:rsid w:val="00060FF3"/>
    <w:rsid w:val="000610C4"/>
    <w:rsid w:val="0006129A"/>
    <w:rsid w:val="00061A07"/>
    <w:rsid w:val="00061A89"/>
    <w:rsid w:val="00061EBB"/>
    <w:rsid w:val="000620C1"/>
    <w:rsid w:val="00062B2A"/>
    <w:rsid w:val="00062E54"/>
    <w:rsid w:val="00063C12"/>
    <w:rsid w:val="0006554F"/>
    <w:rsid w:val="000665F2"/>
    <w:rsid w:val="00070382"/>
    <w:rsid w:val="000703DF"/>
    <w:rsid w:val="000710CA"/>
    <w:rsid w:val="000710FE"/>
    <w:rsid w:val="00071A38"/>
    <w:rsid w:val="000726F3"/>
    <w:rsid w:val="00072822"/>
    <w:rsid w:val="00074CE8"/>
    <w:rsid w:val="0007578F"/>
    <w:rsid w:val="00075F52"/>
    <w:rsid w:val="00077707"/>
    <w:rsid w:val="00080ECD"/>
    <w:rsid w:val="00081C59"/>
    <w:rsid w:val="00081D4E"/>
    <w:rsid w:val="00083CDC"/>
    <w:rsid w:val="00084E15"/>
    <w:rsid w:val="00086164"/>
    <w:rsid w:val="0008790C"/>
    <w:rsid w:val="000920CE"/>
    <w:rsid w:val="000924FB"/>
    <w:rsid w:val="00092DBB"/>
    <w:rsid w:val="00097893"/>
    <w:rsid w:val="000A0282"/>
    <w:rsid w:val="000A1030"/>
    <w:rsid w:val="000A20EA"/>
    <w:rsid w:val="000A21FD"/>
    <w:rsid w:val="000A3F45"/>
    <w:rsid w:val="000A4BDD"/>
    <w:rsid w:val="000A4F36"/>
    <w:rsid w:val="000A5660"/>
    <w:rsid w:val="000A56E2"/>
    <w:rsid w:val="000A56F4"/>
    <w:rsid w:val="000A5A69"/>
    <w:rsid w:val="000A5A89"/>
    <w:rsid w:val="000A5E73"/>
    <w:rsid w:val="000A68E7"/>
    <w:rsid w:val="000A7161"/>
    <w:rsid w:val="000B010C"/>
    <w:rsid w:val="000B2A06"/>
    <w:rsid w:val="000B3376"/>
    <w:rsid w:val="000B4621"/>
    <w:rsid w:val="000B4C43"/>
    <w:rsid w:val="000B6DA1"/>
    <w:rsid w:val="000B7486"/>
    <w:rsid w:val="000B7A95"/>
    <w:rsid w:val="000C193C"/>
    <w:rsid w:val="000C2BF3"/>
    <w:rsid w:val="000C377F"/>
    <w:rsid w:val="000C471E"/>
    <w:rsid w:val="000C699C"/>
    <w:rsid w:val="000C720A"/>
    <w:rsid w:val="000C782B"/>
    <w:rsid w:val="000D1A28"/>
    <w:rsid w:val="000D2849"/>
    <w:rsid w:val="000D28F9"/>
    <w:rsid w:val="000D2E9F"/>
    <w:rsid w:val="000D3D2E"/>
    <w:rsid w:val="000D4B93"/>
    <w:rsid w:val="000D4F13"/>
    <w:rsid w:val="000D7CD6"/>
    <w:rsid w:val="000E2D95"/>
    <w:rsid w:val="000E3817"/>
    <w:rsid w:val="000E45D2"/>
    <w:rsid w:val="000E4BAE"/>
    <w:rsid w:val="000E5F96"/>
    <w:rsid w:val="000E7C04"/>
    <w:rsid w:val="000F09C4"/>
    <w:rsid w:val="000F1EC7"/>
    <w:rsid w:val="000F405F"/>
    <w:rsid w:val="000F45AF"/>
    <w:rsid w:val="000F4D52"/>
    <w:rsid w:val="000F50BA"/>
    <w:rsid w:val="000F5828"/>
    <w:rsid w:val="000F5DBE"/>
    <w:rsid w:val="000F6B64"/>
    <w:rsid w:val="000F6D23"/>
    <w:rsid w:val="001025C9"/>
    <w:rsid w:val="00102BE8"/>
    <w:rsid w:val="0010319C"/>
    <w:rsid w:val="00104B9A"/>
    <w:rsid w:val="00104BE4"/>
    <w:rsid w:val="001069B4"/>
    <w:rsid w:val="00106EAD"/>
    <w:rsid w:val="00113D7C"/>
    <w:rsid w:val="00114D40"/>
    <w:rsid w:val="00114FC6"/>
    <w:rsid w:val="00116B73"/>
    <w:rsid w:val="00116C81"/>
    <w:rsid w:val="001177FE"/>
    <w:rsid w:val="001215C7"/>
    <w:rsid w:val="00122926"/>
    <w:rsid w:val="00122EAE"/>
    <w:rsid w:val="00123ECD"/>
    <w:rsid w:val="0012590A"/>
    <w:rsid w:val="00125B0A"/>
    <w:rsid w:val="00125C72"/>
    <w:rsid w:val="00125CA8"/>
    <w:rsid w:val="00125D03"/>
    <w:rsid w:val="00125E6F"/>
    <w:rsid w:val="0012623A"/>
    <w:rsid w:val="001262E3"/>
    <w:rsid w:val="0012630D"/>
    <w:rsid w:val="001273E0"/>
    <w:rsid w:val="00127A4A"/>
    <w:rsid w:val="00127E84"/>
    <w:rsid w:val="00131AD8"/>
    <w:rsid w:val="001320BB"/>
    <w:rsid w:val="001330A0"/>
    <w:rsid w:val="00133D9E"/>
    <w:rsid w:val="001370DA"/>
    <w:rsid w:val="00137368"/>
    <w:rsid w:val="001375BA"/>
    <w:rsid w:val="00137EAF"/>
    <w:rsid w:val="00140C30"/>
    <w:rsid w:val="001417C8"/>
    <w:rsid w:val="00141CF8"/>
    <w:rsid w:val="001425ED"/>
    <w:rsid w:val="00142B23"/>
    <w:rsid w:val="00143A9D"/>
    <w:rsid w:val="00145665"/>
    <w:rsid w:val="0014596F"/>
    <w:rsid w:val="001464C9"/>
    <w:rsid w:val="0014706F"/>
    <w:rsid w:val="0014743F"/>
    <w:rsid w:val="00147F2B"/>
    <w:rsid w:val="00151544"/>
    <w:rsid w:val="00151DD4"/>
    <w:rsid w:val="0015206B"/>
    <w:rsid w:val="00152E6E"/>
    <w:rsid w:val="00154554"/>
    <w:rsid w:val="00156AB4"/>
    <w:rsid w:val="00156D26"/>
    <w:rsid w:val="001602B5"/>
    <w:rsid w:val="001604E0"/>
    <w:rsid w:val="00160D3C"/>
    <w:rsid w:val="0016229B"/>
    <w:rsid w:val="001623FD"/>
    <w:rsid w:val="00162C68"/>
    <w:rsid w:val="0016305C"/>
    <w:rsid w:val="0016349A"/>
    <w:rsid w:val="00164EA2"/>
    <w:rsid w:val="00166BDF"/>
    <w:rsid w:val="00166E94"/>
    <w:rsid w:val="00167253"/>
    <w:rsid w:val="00167EC4"/>
    <w:rsid w:val="001701DA"/>
    <w:rsid w:val="00170E5D"/>
    <w:rsid w:val="001719E2"/>
    <w:rsid w:val="00172685"/>
    <w:rsid w:val="00175142"/>
    <w:rsid w:val="00175351"/>
    <w:rsid w:val="00175A56"/>
    <w:rsid w:val="00176802"/>
    <w:rsid w:val="0017706C"/>
    <w:rsid w:val="001770A5"/>
    <w:rsid w:val="00177B32"/>
    <w:rsid w:val="001802E2"/>
    <w:rsid w:val="00180370"/>
    <w:rsid w:val="001805D1"/>
    <w:rsid w:val="00181C00"/>
    <w:rsid w:val="00181C56"/>
    <w:rsid w:val="00182B82"/>
    <w:rsid w:val="00182BC6"/>
    <w:rsid w:val="00183292"/>
    <w:rsid w:val="0018571A"/>
    <w:rsid w:val="001861C6"/>
    <w:rsid w:val="00187351"/>
    <w:rsid w:val="001877E8"/>
    <w:rsid w:val="00190048"/>
    <w:rsid w:val="0019186F"/>
    <w:rsid w:val="00191C32"/>
    <w:rsid w:val="00191E1E"/>
    <w:rsid w:val="001920C4"/>
    <w:rsid w:val="00192393"/>
    <w:rsid w:val="001926C7"/>
    <w:rsid w:val="00192785"/>
    <w:rsid w:val="00193556"/>
    <w:rsid w:val="0019371F"/>
    <w:rsid w:val="00194542"/>
    <w:rsid w:val="00194831"/>
    <w:rsid w:val="00196D24"/>
    <w:rsid w:val="001A02BF"/>
    <w:rsid w:val="001A0EDE"/>
    <w:rsid w:val="001A3672"/>
    <w:rsid w:val="001A3818"/>
    <w:rsid w:val="001A397D"/>
    <w:rsid w:val="001A3AD5"/>
    <w:rsid w:val="001A410F"/>
    <w:rsid w:val="001A63D2"/>
    <w:rsid w:val="001A7213"/>
    <w:rsid w:val="001B03DE"/>
    <w:rsid w:val="001B041E"/>
    <w:rsid w:val="001B0D02"/>
    <w:rsid w:val="001B0E15"/>
    <w:rsid w:val="001B1E13"/>
    <w:rsid w:val="001B2123"/>
    <w:rsid w:val="001B27E2"/>
    <w:rsid w:val="001B2C70"/>
    <w:rsid w:val="001B40F8"/>
    <w:rsid w:val="001B4838"/>
    <w:rsid w:val="001B4E72"/>
    <w:rsid w:val="001B6FD0"/>
    <w:rsid w:val="001B7C70"/>
    <w:rsid w:val="001C1BA7"/>
    <w:rsid w:val="001C1CF4"/>
    <w:rsid w:val="001C3718"/>
    <w:rsid w:val="001C40F0"/>
    <w:rsid w:val="001C4899"/>
    <w:rsid w:val="001C6312"/>
    <w:rsid w:val="001C6AAF"/>
    <w:rsid w:val="001C6DDD"/>
    <w:rsid w:val="001C7B07"/>
    <w:rsid w:val="001D0BA8"/>
    <w:rsid w:val="001D128A"/>
    <w:rsid w:val="001D18FC"/>
    <w:rsid w:val="001D2862"/>
    <w:rsid w:val="001D3B73"/>
    <w:rsid w:val="001D404D"/>
    <w:rsid w:val="001D4463"/>
    <w:rsid w:val="001D49EE"/>
    <w:rsid w:val="001D529D"/>
    <w:rsid w:val="001D558A"/>
    <w:rsid w:val="001D5A8C"/>
    <w:rsid w:val="001D5E78"/>
    <w:rsid w:val="001D63B2"/>
    <w:rsid w:val="001E10AF"/>
    <w:rsid w:val="001E1270"/>
    <w:rsid w:val="001E1495"/>
    <w:rsid w:val="001E1C0F"/>
    <w:rsid w:val="001E1D2A"/>
    <w:rsid w:val="001E283A"/>
    <w:rsid w:val="001E3194"/>
    <w:rsid w:val="001E3811"/>
    <w:rsid w:val="001E3CB7"/>
    <w:rsid w:val="001E46E3"/>
    <w:rsid w:val="001E588D"/>
    <w:rsid w:val="001F0FEF"/>
    <w:rsid w:val="001F15FC"/>
    <w:rsid w:val="001F192E"/>
    <w:rsid w:val="001F1D2E"/>
    <w:rsid w:val="001F201B"/>
    <w:rsid w:val="001F3AAC"/>
    <w:rsid w:val="001F5623"/>
    <w:rsid w:val="001F5817"/>
    <w:rsid w:val="001F641D"/>
    <w:rsid w:val="001F647F"/>
    <w:rsid w:val="001F648A"/>
    <w:rsid w:val="001F67EA"/>
    <w:rsid w:val="001F6F5B"/>
    <w:rsid w:val="001F7030"/>
    <w:rsid w:val="001F75B1"/>
    <w:rsid w:val="00200337"/>
    <w:rsid w:val="00200B7D"/>
    <w:rsid w:val="00201FA9"/>
    <w:rsid w:val="00203345"/>
    <w:rsid w:val="0020380A"/>
    <w:rsid w:val="002048A0"/>
    <w:rsid w:val="002058FA"/>
    <w:rsid w:val="00206084"/>
    <w:rsid w:val="00206961"/>
    <w:rsid w:val="00207BA3"/>
    <w:rsid w:val="00210BDD"/>
    <w:rsid w:val="0021198A"/>
    <w:rsid w:val="00211E99"/>
    <w:rsid w:val="00211FFF"/>
    <w:rsid w:val="00212144"/>
    <w:rsid w:val="002123BD"/>
    <w:rsid w:val="00212E7D"/>
    <w:rsid w:val="00213CC1"/>
    <w:rsid w:val="002147DC"/>
    <w:rsid w:val="00214B5A"/>
    <w:rsid w:val="00215D10"/>
    <w:rsid w:val="00216C0F"/>
    <w:rsid w:val="00216D37"/>
    <w:rsid w:val="00217F05"/>
    <w:rsid w:val="00220C07"/>
    <w:rsid w:val="00221876"/>
    <w:rsid w:val="00221D45"/>
    <w:rsid w:val="002222A9"/>
    <w:rsid w:val="0022244A"/>
    <w:rsid w:val="00222B39"/>
    <w:rsid w:val="002230AB"/>
    <w:rsid w:val="002248DB"/>
    <w:rsid w:val="00230183"/>
    <w:rsid w:val="00231099"/>
    <w:rsid w:val="00232770"/>
    <w:rsid w:val="002327A1"/>
    <w:rsid w:val="00232C0B"/>
    <w:rsid w:val="00232C21"/>
    <w:rsid w:val="00232CE5"/>
    <w:rsid w:val="00233861"/>
    <w:rsid w:val="00233BFA"/>
    <w:rsid w:val="00234176"/>
    <w:rsid w:val="0023434C"/>
    <w:rsid w:val="002346FD"/>
    <w:rsid w:val="00235764"/>
    <w:rsid w:val="00237FE7"/>
    <w:rsid w:val="00240A38"/>
    <w:rsid w:val="002420EF"/>
    <w:rsid w:val="00243580"/>
    <w:rsid w:val="00243D06"/>
    <w:rsid w:val="00245B27"/>
    <w:rsid w:val="00245CB6"/>
    <w:rsid w:val="002462B2"/>
    <w:rsid w:val="0024685E"/>
    <w:rsid w:val="00247272"/>
    <w:rsid w:val="00247AB9"/>
    <w:rsid w:val="00250121"/>
    <w:rsid w:val="002506CF"/>
    <w:rsid w:val="00251F2F"/>
    <w:rsid w:val="0025289B"/>
    <w:rsid w:val="00253CBF"/>
    <w:rsid w:val="00253F28"/>
    <w:rsid w:val="002544BD"/>
    <w:rsid w:val="00260095"/>
    <w:rsid w:val="0026015A"/>
    <w:rsid w:val="00261180"/>
    <w:rsid w:val="00261557"/>
    <w:rsid w:val="00262BAB"/>
    <w:rsid w:val="002648BA"/>
    <w:rsid w:val="00265FDD"/>
    <w:rsid w:val="00266E4F"/>
    <w:rsid w:val="0026729B"/>
    <w:rsid w:val="00270D17"/>
    <w:rsid w:val="0027106A"/>
    <w:rsid w:val="0027142A"/>
    <w:rsid w:val="00273FEE"/>
    <w:rsid w:val="00275BDA"/>
    <w:rsid w:val="002776E2"/>
    <w:rsid w:val="00280B46"/>
    <w:rsid w:val="00281CBD"/>
    <w:rsid w:val="0028234B"/>
    <w:rsid w:val="002830F5"/>
    <w:rsid w:val="00283FA6"/>
    <w:rsid w:val="002843CD"/>
    <w:rsid w:val="00284757"/>
    <w:rsid w:val="00284943"/>
    <w:rsid w:val="00284C0D"/>
    <w:rsid w:val="00285765"/>
    <w:rsid w:val="002857B2"/>
    <w:rsid w:val="0028623B"/>
    <w:rsid w:val="00286357"/>
    <w:rsid w:val="00287AF3"/>
    <w:rsid w:val="00290E4F"/>
    <w:rsid w:val="00292127"/>
    <w:rsid w:val="002925E5"/>
    <w:rsid w:val="002929A8"/>
    <w:rsid w:val="002940DC"/>
    <w:rsid w:val="00296711"/>
    <w:rsid w:val="00296B59"/>
    <w:rsid w:val="002971D5"/>
    <w:rsid w:val="002A22E4"/>
    <w:rsid w:val="002A2545"/>
    <w:rsid w:val="002A26AC"/>
    <w:rsid w:val="002A28A7"/>
    <w:rsid w:val="002A3D09"/>
    <w:rsid w:val="002A4FE7"/>
    <w:rsid w:val="002A5514"/>
    <w:rsid w:val="002A56CC"/>
    <w:rsid w:val="002A6196"/>
    <w:rsid w:val="002A61B8"/>
    <w:rsid w:val="002A670A"/>
    <w:rsid w:val="002A6D98"/>
    <w:rsid w:val="002A7B82"/>
    <w:rsid w:val="002B25D1"/>
    <w:rsid w:val="002B3799"/>
    <w:rsid w:val="002B48EB"/>
    <w:rsid w:val="002B498A"/>
    <w:rsid w:val="002B5184"/>
    <w:rsid w:val="002B60A4"/>
    <w:rsid w:val="002B6F91"/>
    <w:rsid w:val="002C3F23"/>
    <w:rsid w:val="002C3F84"/>
    <w:rsid w:val="002C6D5E"/>
    <w:rsid w:val="002C7884"/>
    <w:rsid w:val="002C7A86"/>
    <w:rsid w:val="002C7E91"/>
    <w:rsid w:val="002D1321"/>
    <w:rsid w:val="002D1573"/>
    <w:rsid w:val="002D1F85"/>
    <w:rsid w:val="002D2A8F"/>
    <w:rsid w:val="002D2E38"/>
    <w:rsid w:val="002D33BA"/>
    <w:rsid w:val="002D3838"/>
    <w:rsid w:val="002D4E9F"/>
    <w:rsid w:val="002D7120"/>
    <w:rsid w:val="002D7670"/>
    <w:rsid w:val="002D7E3F"/>
    <w:rsid w:val="002E131D"/>
    <w:rsid w:val="002E2639"/>
    <w:rsid w:val="002E267C"/>
    <w:rsid w:val="002E3594"/>
    <w:rsid w:val="002E381E"/>
    <w:rsid w:val="002E3B38"/>
    <w:rsid w:val="002E4437"/>
    <w:rsid w:val="002E5D84"/>
    <w:rsid w:val="002E6D44"/>
    <w:rsid w:val="002E79F3"/>
    <w:rsid w:val="002F008F"/>
    <w:rsid w:val="002F0335"/>
    <w:rsid w:val="002F0D3A"/>
    <w:rsid w:val="002F0D73"/>
    <w:rsid w:val="002F12F2"/>
    <w:rsid w:val="002F1C83"/>
    <w:rsid w:val="002F1FEF"/>
    <w:rsid w:val="002F213B"/>
    <w:rsid w:val="002F2C7D"/>
    <w:rsid w:val="002F3469"/>
    <w:rsid w:val="002F3A01"/>
    <w:rsid w:val="002F5B77"/>
    <w:rsid w:val="002F5EC3"/>
    <w:rsid w:val="002F60F8"/>
    <w:rsid w:val="002F745D"/>
    <w:rsid w:val="00300994"/>
    <w:rsid w:val="003031A3"/>
    <w:rsid w:val="003031B7"/>
    <w:rsid w:val="003033FF"/>
    <w:rsid w:val="00305B19"/>
    <w:rsid w:val="00306208"/>
    <w:rsid w:val="00307F13"/>
    <w:rsid w:val="003112A7"/>
    <w:rsid w:val="0031208E"/>
    <w:rsid w:val="00312EBE"/>
    <w:rsid w:val="0031468E"/>
    <w:rsid w:val="003152A9"/>
    <w:rsid w:val="003166B8"/>
    <w:rsid w:val="003167F9"/>
    <w:rsid w:val="0031794B"/>
    <w:rsid w:val="003218A4"/>
    <w:rsid w:val="0032239B"/>
    <w:rsid w:val="00322BF9"/>
    <w:rsid w:val="003236CF"/>
    <w:rsid w:val="00323BC1"/>
    <w:rsid w:val="00323D89"/>
    <w:rsid w:val="00325216"/>
    <w:rsid w:val="00326167"/>
    <w:rsid w:val="0033043B"/>
    <w:rsid w:val="00331F97"/>
    <w:rsid w:val="00332B05"/>
    <w:rsid w:val="003347DE"/>
    <w:rsid w:val="00334E3D"/>
    <w:rsid w:val="00335570"/>
    <w:rsid w:val="00336863"/>
    <w:rsid w:val="00340041"/>
    <w:rsid w:val="0034128B"/>
    <w:rsid w:val="00341B3B"/>
    <w:rsid w:val="00342119"/>
    <w:rsid w:val="0034337F"/>
    <w:rsid w:val="00343C02"/>
    <w:rsid w:val="00344FBB"/>
    <w:rsid w:val="00345956"/>
    <w:rsid w:val="003459B3"/>
    <w:rsid w:val="0034634D"/>
    <w:rsid w:val="00346521"/>
    <w:rsid w:val="0034681C"/>
    <w:rsid w:val="0034719B"/>
    <w:rsid w:val="00347AFD"/>
    <w:rsid w:val="00347E22"/>
    <w:rsid w:val="00352023"/>
    <w:rsid w:val="003526B4"/>
    <w:rsid w:val="00352AC9"/>
    <w:rsid w:val="00353CD2"/>
    <w:rsid w:val="00354A75"/>
    <w:rsid w:val="00354D8A"/>
    <w:rsid w:val="003551DD"/>
    <w:rsid w:val="003609F4"/>
    <w:rsid w:val="003611E8"/>
    <w:rsid w:val="003612EB"/>
    <w:rsid w:val="003613E7"/>
    <w:rsid w:val="00365392"/>
    <w:rsid w:val="003656CD"/>
    <w:rsid w:val="00366764"/>
    <w:rsid w:val="0036738B"/>
    <w:rsid w:val="003713C8"/>
    <w:rsid w:val="003726D5"/>
    <w:rsid w:val="00373514"/>
    <w:rsid w:val="00373AA8"/>
    <w:rsid w:val="00373B57"/>
    <w:rsid w:val="00373ED4"/>
    <w:rsid w:val="003748B7"/>
    <w:rsid w:val="003751A7"/>
    <w:rsid w:val="0037562D"/>
    <w:rsid w:val="00376976"/>
    <w:rsid w:val="003771C0"/>
    <w:rsid w:val="003772A1"/>
    <w:rsid w:val="0038121F"/>
    <w:rsid w:val="003815C0"/>
    <w:rsid w:val="00381E89"/>
    <w:rsid w:val="00381EEB"/>
    <w:rsid w:val="00381FD1"/>
    <w:rsid w:val="003826A0"/>
    <w:rsid w:val="00382D67"/>
    <w:rsid w:val="00383BC9"/>
    <w:rsid w:val="00384D55"/>
    <w:rsid w:val="00384FBF"/>
    <w:rsid w:val="0038694F"/>
    <w:rsid w:val="00386A64"/>
    <w:rsid w:val="00390495"/>
    <w:rsid w:val="00390610"/>
    <w:rsid w:val="00391AEB"/>
    <w:rsid w:val="00391B62"/>
    <w:rsid w:val="00391C57"/>
    <w:rsid w:val="00392A0E"/>
    <w:rsid w:val="00392FEC"/>
    <w:rsid w:val="003930AC"/>
    <w:rsid w:val="00393768"/>
    <w:rsid w:val="0039406D"/>
    <w:rsid w:val="00394336"/>
    <w:rsid w:val="00395120"/>
    <w:rsid w:val="00395722"/>
    <w:rsid w:val="00395B27"/>
    <w:rsid w:val="00396841"/>
    <w:rsid w:val="00397301"/>
    <w:rsid w:val="003A0333"/>
    <w:rsid w:val="003A07E2"/>
    <w:rsid w:val="003A0DB6"/>
    <w:rsid w:val="003A177E"/>
    <w:rsid w:val="003A2648"/>
    <w:rsid w:val="003A2ACA"/>
    <w:rsid w:val="003A36BE"/>
    <w:rsid w:val="003A4FEB"/>
    <w:rsid w:val="003A5125"/>
    <w:rsid w:val="003A5C7C"/>
    <w:rsid w:val="003A65D6"/>
    <w:rsid w:val="003A66D5"/>
    <w:rsid w:val="003A6E26"/>
    <w:rsid w:val="003A7A07"/>
    <w:rsid w:val="003B00FD"/>
    <w:rsid w:val="003B0868"/>
    <w:rsid w:val="003B0CC6"/>
    <w:rsid w:val="003B4B3D"/>
    <w:rsid w:val="003B4D4D"/>
    <w:rsid w:val="003B509A"/>
    <w:rsid w:val="003B51B2"/>
    <w:rsid w:val="003B61FA"/>
    <w:rsid w:val="003B7616"/>
    <w:rsid w:val="003B773F"/>
    <w:rsid w:val="003C0197"/>
    <w:rsid w:val="003C15C7"/>
    <w:rsid w:val="003C1707"/>
    <w:rsid w:val="003C189F"/>
    <w:rsid w:val="003C4526"/>
    <w:rsid w:val="003C4D83"/>
    <w:rsid w:val="003C51A5"/>
    <w:rsid w:val="003C6FE5"/>
    <w:rsid w:val="003C7D22"/>
    <w:rsid w:val="003C7FB7"/>
    <w:rsid w:val="003D0B26"/>
    <w:rsid w:val="003D0F35"/>
    <w:rsid w:val="003D118A"/>
    <w:rsid w:val="003D1368"/>
    <w:rsid w:val="003D19EA"/>
    <w:rsid w:val="003D579C"/>
    <w:rsid w:val="003D5C8D"/>
    <w:rsid w:val="003D6B6B"/>
    <w:rsid w:val="003D7AEB"/>
    <w:rsid w:val="003E0B41"/>
    <w:rsid w:val="003E1BB7"/>
    <w:rsid w:val="003E1EA5"/>
    <w:rsid w:val="003E20E0"/>
    <w:rsid w:val="003E3CC5"/>
    <w:rsid w:val="003E3D56"/>
    <w:rsid w:val="003E426C"/>
    <w:rsid w:val="003E50C4"/>
    <w:rsid w:val="003E5D21"/>
    <w:rsid w:val="003E6001"/>
    <w:rsid w:val="003E6AB9"/>
    <w:rsid w:val="003E761C"/>
    <w:rsid w:val="003E7855"/>
    <w:rsid w:val="003E7C7E"/>
    <w:rsid w:val="003F0AF8"/>
    <w:rsid w:val="003F1C9D"/>
    <w:rsid w:val="003F2067"/>
    <w:rsid w:val="003F34D0"/>
    <w:rsid w:val="003F3BD4"/>
    <w:rsid w:val="003F4443"/>
    <w:rsid w:val="003F55C5"/>
    <w:rsid w:val="003F5904"/>
    <w:rsid w:val="003F5998"/>
    <w:rsid w:val="003F6520"/>
    <w:rsid w:val="003F657A"/>
    <w:rsid w:val="0040033A"/>
    <w:rsid w:val="00401204"/>
    <w:rsid w:val="00401DDE"/>
    <w:rsid w:val="0040225D"/>
    <w:rsid w:val="00403C37"/>
    <w:rsid w:val="00404D27"/>
    <w:rsid w:val="00405DE7"/>
    <w:rsid w:val="00405E63"/>
    <w:rsid w:val="0040601C"/>
    <w:rsid w:val="0040734B"/>
    <w:rsid w:val="00407549"/>
    <w:rsid w:val="0040777A"/>
    <w:rsid w:val="00407DC6"/>
    <w:rsid w:val="00410CEF"/>
    <w:rsid w:val="0041144E"/>
    <w:rsid w:val="0041182B"/>
    <w:rsid w:val="00412663"/>
    <w:rsid w:val="004128FF"/>
    <w:rsid w:val="00412F5E"/>
    <w:rsid w:val="00413430"/>
    <w:rsid w:val="0041586A"/>
    <w:rsid w:val="0041586B"/>
    <w:rsid w:val="00415EDA"/>
    <w:rsid w:val="0041670F"/>
    <w:rsid w:val="0042021E"/>
    <w:rsid w:val="00420237"/>
    <w:rsid w:val="004219A7"/>
    <w:rsid w:val="0042221D"/>
    <w:rsid w:val="00423328"/>
    <w:rsid w:val="00424749"/>
    <w:rsid w:val="00424E07"/>
    <w:rsid w:val="00425E4B"/>
    <w:rsid w:val="00427B3B"/>
    <w:rsid w:val="00427EBA"/>
    <w:rsid w:val="00430816"/>
    <w:rsid w:val="00431912"/>
    <w:rsid w:val="00431B6D"/>
    <w:rsid w:val="00433318"/>
    <w:rsid w:val="00433812"/>
    <w:rsid w:val="004339C7"/>
    <w:rsid w:val="004339D5"/>
    <w:rsid w:val="00433DA4"/>
    <w:rsid w:val="0043407D"/>
    <w:rsid w:val="0043420B"/>
    <w:rsid w:val="00434831"/>
    <w:rsid w:val="00436466"/>
    <w:rsid w:val="00436550"/>
    <w:rsid w:val="00437482"/>
    <w:rsid w:val="00437D8A"/>
    <w:rsid w:val="00440394"/>
    <w:rsid w:val="004408DE"/>
    <w:rsid w:val="00440B86"/>
    <w:rsid w:val="00441D83"/>
    <w:rsid w:val="00442C86"/>
    <w:rsid w:val="00443CBE"/>
    <w:rsid w:val="00444675"/>
    <w:rsid w:val="00445D6A"/>
    <w:rsid w:val="00446570"/>
    <w:rsid w:val="0045020D"/>
    <w:rsid w:val="00450882"/>
    <w:rsid w:val="00450E7D"/>
    <w:rsid w:val="00450FDB"/>
    <w:rsid w:val="00451064"/>
    <w:rsid w:val="004510ED"/>
    <w:rsid w:val="00451394"/>
    <w:rsid w:val="00451C17"/>
    <w:rsid w:val="00451CC9"/>
    <w:rsid w:val="00454A0B"/>
    <w:rsid w:val="00457090"/>
    <w:rsid w:val="0046114D"/>
    <w:rsid w:val="00461D7A"/>
    <w:rsid w:val="00462ABB"/>
    <w:rsid w:val="00464300"/>
    <w:rsid w:val="004648BA"/>
    <w:rsid w:val="00464AC4"/>
    <w:rsid w:val="004658E0"/>
    <w:rsid w:val="00466128"/>
    <w:rsid w:val="004678BE"/>
    <w:rsid w:val="004718C8"/>
    <w:rsid w:val="00471D52"/>
    <w:rsid w:val="0047262A"/>
    <w:rsid w:val="00472B54"/>
    <w:rsid w:val="00472B8C"/>
    <w:rsid w:val="0047334F"/>
    <w:rsid w:val="0047336F"/>
    <w:rsid w:val="004749A7"/>
    <w:rsid w:val="00474DDE"/>
    <w:rsid w:val="004765A5"/>
    <w:rsid w:val="00476CCF"/>
    <w:rsid w:val="00476DFA"/>
    <w:rsid w:val="00477156"/>
    <w:rsid w:val="004803A5"/>
    <w:rsid w:val="00481625"/>
    <w:rsid w:val="00481A65"/>
    <w:rsid w:val="00483FC2"/>
    <w:rsid w:val="00484575"/>
    <w:rsid w:val="0048545E"/>
    <w:rsid w:val="00486CF5"/>
    <w:rsid w:val="00487E0D"/>
    <w:rsid w:val="0049026A"/>
    <w:rsid w:val="00491432"/>
    <w:rsid w:val="00491C5C"/>
    <w:rsid w:val="0049248E"/>
    <w:rsid w:val="00492719"/>
    <w:rsid w:val="00492E2E"/>
    <w:rsid w:val="00493607"/>
    <w:rsid w:val="00493796"/>
    <w:rsid w:val="00493E19"/>
    <w:rsid w:val="00494161"/>
    <w:rsid w:val="00494EE1"/>
    <w:rsid w:val="00495B8C"/>
    <w:rsid w:val="00496030"/>
    <w:rsid w:val="004963B5"/>
    <w:rsid w:val="00496C9F"/>
    <w:rsid w:val="00496D1F"/>
    <w:rsid w:val="00496F78"/>
    <w:rsid w:val="00497A94"/>
    <w:rsid w:val="004A0046"/>
    <w:rsid w:val="004A12B7"/>
    <w:rsid w:val="004A1EF2"/>
    <w:rsid w:val="004A2060"/>
    <w:rsid w:val="004A23C3"/>
    <w:rsid w:val="004A2449"/>
    <w:rsid w:val="004A32F9"/>
    <w:rsid w:val="004A3741"/>
    <w:rsid w:val="004A385B"/>
    <w:rsid w:val="004A4622"/>
    <w:rsid w:val="004A4699"/>
    <w:rsid w:val="004A5E06"/>
    <w:rsid w:val="004A5EDF"/>
    <w:rsid w:val="004A7791"/>
    <w:rsid w:val="004B00F3"/>
    <w:rsid w:val="004B0302"/>
    <w:rsid w:val="004B3087"/>
    <w:rsid w:val="004B4109"/>
    <w:rsid w:val="004B517D"/>
    <w:rsid w:val="004B5B47"/>
    <w:rsid w:val="004B5CBE"/>
    <w:rsid w:val="004B6B50"/>
    <w:rsid w:val="004B740D"/>
    <w:rsid w:val="004C0045"/>
    <w:rsid w:val="004C0EEB"/>
    <w:rsid w:val="004C1E1F"/>
    <w:rsid w:val="004C2C0F"/>
    <w:rsid w:val="004C330C"/>
    <w:rsid w:val="004C35AB"/>
    <w:rsid w:val="004C6A1C"/>
    <w:rsid w:val="004C6A33"/>
    <w:rsid w:val="004C6B84"/>
    <w:rsid w:val="004C708D"/>
    <w:rsid w:val="004C7114"/>
    <w:rsid w:val="004D0522"/>
    <w:rsid w:val="004D0DFA"/>
    <w:rsid w:val="004D1FF1"/>
    <w:rsid w:val="004D2199"/>
    <w:rsid w:val="004D2763"/>
    <w:rsid w:val="004D28FD"/>
    <w:rsid w:val="004D2EBC"/>
    <w:rsid w:val="004D36CC"/>
    <w:rsid w:val="004D3DA7"/>
    <w:rsid w:val="004D4387"/>
    <w:rsid w:val="004E0578"/>
    <w:rsid w:val="004E0758"/>
    <w:rsid w:val="004E1BA4"/>
    <w:rsid w:val="004E252A"/>
    <w:rsid w:val="004E55B9"/>
    <w:rsid w:val="004E58DF"/>
    <w:rsid w:val="004E6B48"/>
    <w:rsid w:val="004F04B5"/>
    <w:rsid w:val="004F0748"/>
    <w:rsid w:val="004F1717"/>
    <w:rsid w:val="004F2E1F"/>
    <w:rsid w:val="004F3972"/>
    <w:rsid w:val="004F3AA3"/>
    <w:rsid w:val="004F4269"/>
    <w:rsid w:val="004F452A"/>
    <w:rsid w:val="004F47DA"/>
    <w:rsid w:val="004F5311"/>
    <w:rsid w:val="004F611F"/>
    <w:rsid w:val="004F631F"/>
    <w:rsid w:val="004F6BE0"/>
    <w:rsid w:val="004F6E2C"/>
    <w:rsid w:val="004F7FFE"/>
    <w:rsid w:val="005017BA"/>
    <w:rsid w:val="00501E5E"/>
    <w:rsid w:val="00502A8C"/>
    <w:rsid w:val="005036AB"/>
    <w:rsid w:val="00504309"/>
    <w:rsid w:val="005043D3"/>
    <w:rsid w:val="00505CE0"/>
    <w:rsid w:val="00506DA5"/>
    <w:rsid w:val="00506F3A"/>
    <w:rsid w:val="00507FB9"/>
    <w:rsid w:val="005102B1"/>
    <w:rsid w:val="00510BC0"/>
    <w:rsid w:val="00510CE9"/>
    <w:rsid w:val="00511241"/>
    <w:rsid w:val="0051126E"/>
    <w:rsid w:val="00512A86"/>
    <w:rsid w:val="00512DB9"/>
    <w:rsid w:val="00512DE2"/>
    <w:rsid w:val="0051318E"/>
    <w:rsid w:val="005161F0"/>
    <w:rsid w:val="00520659"/>
    <w:rsid w:val="005206BF"/>
    <w:rsid w:val="00520747"/>
    <w:rsid w:val="00520B7D"/>
    <w:rsid w:val="00520DF1"/>
    <w:rsid w:val="0052219B"/>
    <w:rsid w:val="00523E6E"/>
    <w:rsid w:val="00524059"/>
    <w:rsid w:val="00525521"/>
    <w:rsid w:val="00531CEE"/>
    <w:rsid w:val="005322D6"/>
    <w:rsid w:val="00532E5F"/>
    <w:rsid w:val="00532F18"/>
    <w:rsid w:val="00534836"/>
    <w:rsid w:val="00534E72"/>
    <w:rsid w:val="005360F3"/>
    <w:rsid w:val="005366D8"/>
    <w:rsid w:val="005370C2"/>
    <w:rsid w:val="005407AA"/>
    <w:rsid w:val="00541989"/>
    <w:rsid w:val="00541E4D"/>
    <w:rsid w:val="00542FE5"/>
    <w:rsid w:val="00543285"/>
    <w:rsid w:val="00543344"/>
    <w:rsid w:val="00543687"/>
    <w:rsid w:val="00544EFE"/>
    <w:rsid w:val="00545586"/>
    <w:rsid w:val="00545939"/>
    <w:rsid w:val="005500BB"/>
    <w:rsid w:val="00550226"/>
    <w:rsid w:val="00552278"/>
    <w:rsid w:val="00553E57"/>
    <w:rsid w:val="005544ED"/>
    <w:rsid w:val="005570BE"/>
    <w:rsid w:val="005575F0"/>
    <w:rsid w:val="00560411"/>
    <w:rsid w:val="005605F1"/>
    <w:rsid w:val="00560DD6"/>
    <w:rsid w:val="00561258"/>
    <w:rsid w:val="00562D01"/>
    <w:rsid w:val="00563707"/>
    <w:rsid w:val="00565642"/>
    <w:rsid w:val="00565803"/>
    <w:rsid w:val="005661C9"/>
    <w:rsid w:val="00571228"/>
    <w:rsid w:val="00572769"/>
    <w:rsid w:val="0057307C"/>
    <w:rsid w:val="00573714"/>
    <w:rsid w:val="005742A4"/>
    <w:rsid w:val="00574783"/>
    <w:rsid w:val="0057502D"/>
    <w:rsid w:val="00575220"/>
    <w:rsid w:val="00575759"/>
    <w:rsid w:val="00575C67"/>
    <w:rsid w:val="00576A74"/>
    <w:rsid w:val="00577033"/>
    <w:rsid w:val="00577889"/>
    <w:rsid w:val="00580414"/>
    <w:rsid w:val="005821A3"/>
    <w:rsid w:val="0058484A"/>
    <w:rsid w:val="005856A4"/>
    <w:rsid w:val="005870BC"/>
    <w:rsid w:val="00590001"/>
    <w:rsid w:val="00590470"/>
    <w:rsid w:val="00591E0C"/>
    <w:rsid w:val="00593E88"/>
    <w:rsid w:val="005940B1"/>
    <w:rsid w:val="00596446"/>
    <w:rsid w:val="0059652C"/>
    <w:rsid w:val="005A046A"/>
    <w:rsid w:val="005A18BF"/>
    <w:rsid w:val="005A3947"/>
    <w:rsid w:val="005A3D70"/>
    <w:rsid w:val="005A42E0"/>
    <w:rsid w:val="005A6332"/>
    <w:rsid w:val="005A6957"/>
    <w:rsid w:val="005A71D7"/>
    <w:rsid w:val="005A7CEB"/>
    <w:rsid w:val="005B0483"/>
    <w:rsid w:val="005B0763"/>
    <w:rsid w:val="005B0F1D"/>
    <w:rsid w:val="005B0FA9"/>
    <w:rsid w:val="005B3BFB"/>
    <w:rsid w:val="005B45BF"/>
    <w:rsid w:val="005B491D"/>
    <w:rsid w:val="005B5417"/>
    <w:rsid w:val="005B76CD"/>
    <w:rsid w:val="005B7B76"/>
    <w:rsid w:val="005C0BD8"/>
    <w:rsid w:val="005C0D2F"/>
    <w:rsid w:val="005C3133"/>
    <w:rsid w:val="005C3224"/>
    <w:rsid w:val="005C38D5"/>
    <w:rsid w:val="005C4CF4"/>
    <w:rsid w:val="005C5054"/>
    <w:rsid w:val="005C6850"/>
    <w:rsid w:val="005C75AD"/>
    <w:rsid w:val="005C7BFF"/>
    <w:rsid w:val="005D0147"/>
    <w:rsid w:val="005D2C8A"/>
    <w:rsid w:val="005D350D"/>
    <w:rsid w:val="005D4B0B"/>
    <w:rsid w:val="005D537D"/>
    <w:rsid w:val="005D5578"/>
    <w:rsid w:val="005E064A"/>
    <w:rsid w:val="005E1D51"/>
    <w:rsid w:val="005E1D94"/>
    <w:rsid w:val="005E1E02"/>
    <w:rsid w:val="005E41EC"/>
    <w:rsid w:val="005E5BCC"/>
    <w:rsid w:val="005E5D6C"/>
    <w:rsid w:val="005E6883"/>
    <w:rsid w:val="005E7234"/>
    <w:rsid w:val="005E7F60"/>
    <w:rsid w:val="005F2148"/>
    <w:rsid w:val="005F29C6"/>
    <w:rsid w:val="005F2BC2"/>
    <w:rsid w:val="005F2E56"/>
    <w:rsid w:val="005F509E"/>
    <w:rsid w:val="005F50CB"/>
    <w:rsid w:val="006005EB"/>
    <w:rsid w:val="006017ED"/>
    <w:rsid w:val="006022A0"/>
    <w:rsid w:val="0060386B"/>
    <w:rsid w:val="00603D71"/>
    <w:rsid w:val="00605215"/>
    <w:rsid w:val="006057D8"/>
    <w:rsid w:val="00605B43"/>
    <w:rsid w:val="0060624C"/>
    <w:rsid w:val="00606346"/>
    <w:rsid w:val="00606A50"/>
    <w:rsid w:val="0061076E"/>
    <w:rsid w:val="00611481"/>
    <w:rsid w:val="00612211"/>
    <w:rsid w:val="00612575"/>
    <w:rsid w:val="00612CC6"/>
    <w:rsid w:val="0061481E"/>
    <w:rsid w:val="006148C1"/>
    <w:rsid w:val="00615FC4"/>
    <w:rsid w:val="006160B4"/>
    <w:rsid w:val="00616DEA"/>
    <w:rsid w:val="006179F3"/>
    <w:rsid w:val="00620684"/>
    <w:rsid w:val="00621B3D"/>
    <w:rsid w:val="00623AFF"/>
    <w:rsid w:val="006241C2"/>
    <w:rsid w:val="006249F8"/>
    <w:rsid w:val="00625EB1"/>
    <w:rsid w:val="00625FD0"/>
    <w:rsid w:val="0062652A"/>
    <w:rsid w:val="006270BD"/>
    <w:rsid w:val="00630A57"/>
    <w:rsid w:val="00630BC0"/>
    <w:rsid w:val="00631903"/>
    <w:rsid w:val="00631A65"/>
    <w:rsid w:val="00633E65"/>
    <w:rsid w:val="00634327"/>
    <w:rsid w:val="00635D94"/>
    <w:rsid w:val="00637489"/>
    <w:rsid w:val="00637810"/>
    <w:rsid w:val="0064052F"/>
    <w:rsid w:val="0064077B"/>
    <w:rsid w:val="00641573"/>
    <w:rsid w:val="006417E1"/>
    <w:rsid w:val="00642A7D"/>
    <w:rsid w:val="00642A81"/>
    <w:rsid w:val="00643307"/>
    <w:rsid w:val="0064333F"/>
    <w:rsid w:val="0064353D"/>
    <w:rsid w:val="00643CBF"/>
    <w:rsid w:val="00644FA2"/>
    <w:rsid w:val="00645697"/>
    <w:rsid w:val="00645F3A"/>
    <w:rsid w:val="006463DE"/>
    <w:rsid w:val="006470EC"/>
    <w:rsid w:val="006474BC"/>
    <w:rsid w:val="0065040A"/>
    <w:rsid w:val="006510C1"/>
    <w:rsid w:val="006515D1"/>
    <w:rsid w:val="00651B51"/>
    <w:rsid w:val="00651EF3"/>
    <w:rsid w:val="00652239"/>
    <w:rsid w:val="006527CA"/>
    <w:rsid w:val="00652DAA"/>
    <w:rsid w:val="00653720"/>
    <w:rsid w:val="006542D4"/>
    <w:rsid w:val="00654C7B"/>
    <w:rsid w:val="00655064"/>
    <w:rsid w:val="00655645"/>
    <w:rsid w:val="00655ABB"/>
    <w:rsid w:val="00656774"/>
    <w:rsid w:val="00657AA2"/>
    <w:rsid w:val="0066010A"/>
    <w:rsid w:val="00660845"/>
    <w:rsid w:val="0066094E"/>
    <w:rsid w:val="0066127A"/>
    <w:rsid w:val="00661760"/>
    <w:rsid w:val="0066252B"/>
    <w:rsid w:val="006626B9"/>
    <w:rsid w:val="00662FAE"/>
    <w:rsid w:val="006637BB"/>
    <w:rsid w:val="00663CD1"/>
    <w:rsid w:val="00664189"/>
    <w:rsid w:val="00664B7E"/>
    <w:rsid w:val="00665180"/>
    <w:rsid w:val="00665DCA"/>
    <w:rsid w:val="00666359"/>
    <w:rsid w:val="00666770"/>
    <w:rsid w:val="00667081"/>
    <w:rsid w:val="00670143"/>
    <w:rsid w:val="00670E48"/>
    <w:rsid w:val="006715D0"/>
    <w:rsid w:val="006725DE"/>
    <w:rsid w:val="006738F8"/>
    <w:rsid w:val="0067399B"/>
    <w:rsid w:val="00673D64"/>
    <w:rsid w:val="00674292"/>
    <w:rsid w:val="00675F89"/>
    <w:rsid w:val="0067696D"/>
    <w:rsid w:val="00676ED8"/>
    <w:rsid w:val="00677D15"/>
    <w:rsid w:val="00680AFB"/>
    <w:rsid w:val="006820D5"/>
    <w:rsid w:val="00684BF4"/>
    <w:rsid w:val="00685C59"/>
    <w:rsid w:val="0068615F"/>
    <w:rsid w:val="0068763B"/>
    <w:rsid w:val="00687C8F"/>
    <w:rsid w:val="00690FD1"/>
    <w:rsid w:val="006916EC"/>
    <w:rsid w:val="006917EE"/>
    <w:rsid w:val="006918D3"/>
    <w:rsid w:val="0069309E"/>
    <w:rsid w:val="006940D5"/>
    <w:rsid w:val="006958D6"/>
    <w:rsid w:val="006976F0"/>
    <w:rsid w:val="0069793E"/>
    <w:rsid w:val="006A1047"/>
    <w:rsid w:val="006A22BC"/>
    <w:rsid w:val="006A2727"/>
    <w:rsid w:val="006A36DD"/>
    <w:rsid w:val="006A36F6"/>
    <w:rsid w:val="006A4206"/>
    <w:rsid w:val="006A661B"/>
    <w:rsid w:val="006A7B58"/>
    <w:rsid w:val="006B13CA"/>
    <w:rsid w:val="006B1DC8"/>
    <w:rsid w:val="006B1EB1"/>
    <w:rsid w:val="006B2EB0"/>
    <w:rsid w:val="006B3FC4"/>
    <w:rsid w:val="006B5519"/>
    <w:rsid w:val="006B5F55"/>
    <w:rsid w:val="006B6233"/>
    <w:rsid w:val="006B6A4C"/>
    <w:rsid w:val="006B7A05"/>
    <w:rsid w:val="006C0A49"/>
    <w:rsid w:val="006C1DD2"/>
    <w:rsid w:val="006C4E49"/>
    <w:rsid w:val="006C5E02"/>
    <w:rsid w:val="006C6198"/>
    <w:rsid w:val="006C7D36"/>
    <w:rsid w:val="006D189E"/>
    <w:rsid w:val="006D2CC0"/>
    <w:rsid w:val="006D3264"/>
    <w:rsid w:val="006D333C"/>
    <w:rsid w:val="006D3E9C"/>
    <w:rsid w:val="006D4B19"/>
    <w:rsid w:val="006D58F4"/>
    <w:rsid w:val="006D6F90"/>
    <w:rsid w:val="006D7046"/>
    <w:rsid w:val="006D781B"/>
    <w:rsid w:val="006D7E14"/>
    <w:rsid w:val="006E139A"/>
    <w:rsid w:val="006E1484"/>
    <w:rsid w:val="006E1FD8"/>
    <w:rsid w:val="006E36DC"/>
    <w:rsid w:val="006E4FA4"/>
    <w:rsid w:val="006E581C"/>
    <w:rsid w:val="006F0647"/>
    <w:rsid w:val="006F1690"/>
    <w:rsid w:val="006F1892"/>
    <w:rsid w:val="006F1B1B"/>
    <w:rsid w:val="006F22E8"/>
    <w:rsid w:val="006F249F"/>
    <w:rsid w:val="006F3E4F"/>
    <w:rsid w:val="006F4343"/>
    <w:rsid w:val="006F4456"/>
    <w:rsid w:val="006F53B6"/>
    <w:rsid w:val="006F55C0"/>
    <w:rsid w:val="006F7809"/>
    <w:rsid w:val="00700DFA"/>
    <w:rsid w:val="00701213"/>
    <w:rsid w:val="0070158A"/>
    <w:rsid w:val="00702DCD"/>
    <w:rsid w:val="0070307E"/>
    <w:rsid w:val="00703107"/>
    <w:rsid w:val="007033AF"/>
    <w:rsid w:val="0070461A"/>
    <w:rsid w:val="00704EFB"/>
    <w:rsid w:val="0070594C"/>
    <w:rsid w:val="00706B79"/>
    <w:rsid w:val="00707A7F"/>
    <w:rsid w:val="00707C62"/>
    <w:rsid w:val="00710A7C"/>
    <w:rsid w:val="00711000"/>
    <w:rsid w:val="007120F2"/>
    <w:rsid w:val="00712A93"/>
    <w:rsid w:val="00712BA7"/>
    <w:rsid w:val="00712EA4"/>
    <w:rsid w:val="007142F1"/>
    <w:rsid w:val="00714794"/>
    <w:rsid w:val="007159B7"/>
    <w:rsid w:val="00716E8A"/>
    <w:rsid w:val="00717F8E"/>
    <w:rsid w:val="00720254"/>
    <w:rsid w:val="007211CD"/>
    <w:rsid w:val="0072267E"/>
    <w:rsid w:val="0072333B"/>
    <w:rsid w:val="0072396B"/>
    <w:rsid w:val="00723CE2"/>
    <w:rsid w:val="00726A85"/>
    <w:rsid w:val="00727CC1"/>
    <w:rsid w:val="00727F64"/>
    <w:rsid w:val="007313DD"/>
    <w:rsid w:val="00731A9D"/>
    <w:rsid w:val="0073228B"/>
    <w:rsid w:val="0073266F"/>
    <w:rsid w:val="00732881"/>
    <w:rsid w:val="0073303B"/>
    <w:rsid w:val="007331EE"/>
    <w:rsid w:val="00734EED"/>
    <w:rsid w:val="007356A1"/>
    <w:rsid w:val="00736965"/>
    <w:rsid w:val="00737A0F"/>
    <w:rsid w:val="00740A4B"/>
    <w:rsid w:val="007413DD"/>
    <w:rsid w:val="007426C1"/>
    <w:rsid w:val="007427A1"/>
    <w:rsid w:val="0074293B"/>
    <w:rsid w:val="0074418D"/>
    <w:rsid w:val="00744282"/>
    <w:rsid w:val="0074524F"/>
    <w:rsid w:val="00746DE2"/>
    <w:rsid w:val="00746E70"/>
    <w:rsid w:val="007473AA"/>
    <w:rsid w:val="00747BE3"/>
    <w:rsid w:val="00747E1B"/>
    <w:rsid w:val="00747EBD"/>
    <w:rsid w:val="007517A0"/>
    <w:rsid w:val="00751D23"/>
    <w:rsid w:val="007526B4"/>
    <w:rsid w:val="00754C29"/>
    <w:rsid w:val="00755DBF"/>
    <w:rsid w:val="007563A8"/>
    <w:rsid w:val="0075705C"/>
    <w:rsid w:val="0075731E"/>
    <w:rsid w:val="007575FD"/>
    <w:rsid w:val="00760FC0"/>
    <w:rsid w:val="00762CD9"/>
    <w:rsid w:val="00763874"/>
    <w:rsid w:val="00765B5B"/>
    <w:rsid w:val="0076642F"/>
    <w:rsid w:val="00767565"/>
    <w:rsid w:val="00767E06"/>
    <w:rsid w:val="007705D2"/>
    <w:rsid w:val="00770F58"/>
    <w:rsid w:val="00772730"/>
    <w:rsid w:val="00772755"/>
    <w:rsid w:val="00773B7A"/>
    <w:rsid w:val="007756E0"/>
    <w:rsid w:val="00775F6D"/>
    <w:rsid w:val="00776B16"/>
    <w:rsid w:val="00776BDB"/>
    <w:rsid w:val="007827F0"/>
    <w:rsid w:val="00782B77"/>
    <w:rsid w:val="007833AA"/>
    <w:rsid w:val="007835E1"/>
    <w:rsid w:val="00784641"/>
    <w:rsid w:val="00784BB0"/>
    <w:rsid w:val="00784EE8"/>
    <w:rsid w:val="007856CC"/>
    <w:rsid w:val="00785F1B"/>
    <w:rsid w:val="00786BBB"/>
    <w:rsid w:val="00786F81"/>
    <w:rsid w:val="007878B0"/>
    <w:rsid w:val="007879F5"/>
    <w:rsid w:val="00790CF7"/>
    <w:rsid w:val="0079235F"/>
    <w:rsid w:val="00793AA1"/>
    <w:rsid w:val="007953CB"/>
    <w:rsid w:val="0079709E"/>
    <w:rsid w:val="007A01D2"/>
    <w:rsid w:val="007A087D"/>
    <w:rsid w:val="007A0F6B"/>
    <w:rsid w:val="007A13AC"/>
    <w:rsid w:val="007A16FC"/>
    <w:rsid w:val="007A1AA3"/>
    <w:rsid w:val="007A1CA8"/>
    <w:rsid w:val="007A2D7A"/>
    <w:rsid w:val="007A2E6A"/>
    <w:rsid w:val="007A4EF5"/>
    <w:rsid w:val="007A6F9B"/>
    <w:rsid w:val="007A731B"/>
    <w:rsid w:val="007A7862"/>
    <w:rsid w:val="007A7928"/>
    <w:rsid w:val="007A7B32"/>
    <w:rsid w:val="007B031A"/>
    <w:rsid w:val="007B0C84"/>
    <w:rsid w:val="007B1091"/>
    <w:rsid w:val="007B18DF"/>
    <w:rsid w:val="007B2242"/>
    <w:rsid w:val="007B324B"/>
    <w:rsid w:val="007B380C"/>
    <w:rsid w:val="007B3AFC"/>
    <w:rsid w:val="007B4668"/>
    <w:rsid w:val="007B4BF6"/>
    <w:rsid w:val="007B4DE8"/>
    <w:rsid w:val="007B57D4"/>
    <w:rsid w:val="007C09CD"/>
    <w:rsid w:val="007C1E1A"/>
    <w:rsid w:val="007C238B"/>
    <w:rsid w:val="007C41BC"/>
    <w:rsid w:val="007C422D"/>
    <w:rsid w:val="007C5C49"/>
    <w:rsid w:val="007C75C8"/>
    <w:rsid w:val="007C7BDB"/>
    <w:rsid w:val="007C7FB2"/>
    <w:rsid w:val="007D00E1"/>
    <w:rsid w:val="007D089B"/>
    <w:rsid w:val="007D1054"/>
    <w:rsid w:val="007D1102"/>
    <w:rsid w:val="007D39D4"/>
    <w:rsid w:val="007D46D1"/>
    <w:rsid w:val="007D49BB"/>
    <w:rsid w:val="007D59CF"/>
    <w:rsid w:val="007D627F"/>
    <w:rsid w:val="007E094E"/>
    <w:rsid w:val="007E218F"/>
    <w:rsid w:val="007E3455"/>
    <w:rsid w:val="007E5F7E"/>
    <w:rsid w:val="007E7D85"/>
    <w:rsid w:val="007F048F"/>
    <w:rsid w:val="007F0F28"/>
    <w:rsid w:val="007F2B11"/>
    <w:rsid w:val="007F5137"/>
    <w:rsid w:val="007F57F7"/>
    <w:rsid w:val="007F68B6"/>
    <w:rsid w:val="007F716E"/>
    <w:rsid w:val="007F71E6"/>
    <w:rsid w:val="00800A16"/>
    <w:rsid w:val="00800EDF"/>
    <w:rsid w:val="00802C5E"/>
    <w:rsid w:val="0080317F"/>
    <w:rsid w:val="00803734"/>
    <w:rsid w:val="00803E27"/>
    <w:rsid w:val="00803FAD"/>
    <w:rsid w:val="0080426C"/>
    <w:rsid w:val="0080432A"/>
    <w:rsid w:val="00804D24"/>
    <w:rsid w:val="00805499"/>
    <w:rsid w:val="00807752"/>
    <w:rsid w:val="00807EA6"/>
    <w:rsid w:val="00811297"/>
    <w:rsid w:val="00811607"/>
    <w:rsid w:val="00812A88"/>
    <w:rsid w:val="00815C0A"/>
    <w:rsid w:val="00815D85"/>
    <w:rsid w:val="00816BF2"/>
    <w:rsid w:val="00816D8A"/>
    <w:rsid w:val="00817D4C"/>
    <w:rsid w:val="008200C3"/>
    <w:rsid w:val="00820ECC"/>
    <w:rsid w:val="00821E39"/>
    <w:rsid w:val="0082214B"/>
    <w:rsid w:val="0082256E"/>
    <w:rsid w:val="00822B97"/>
    <w:rsid w:val="00822E85"/>
    <w:rsid w:val="00823C41"/>
    <w:rsid w:val="008261AB"/>
    <w:rsid w:val="00826BFF"/>
    <w:rsid w:val="0082734E"/>
    <w:rsid w:val="00827BEA"/>
    <w:rsid w:val="00827FA9"/>
    <w:rsid w:val="0083007E"/>
    <w:rsid w:val="0083040E"/>
    <w:rsid w:val="008311AB"/>
    <w:rsid w:val="00832BB1"/>
    <w:rsid w:val="00833913"/>
    <w:rsid w:val="008341FF"/>
    <w:rsid w:val="00834CD0"/>
    <w:rsid w:val="008350B0"/>
    <w:rsid w:val="008352BD"/>
    <w:rsid w:val="00836EDB"/>
    <w:rsid w:val="0083731F"/>
    <w:rsid w:val="0084209F"/>
    <w:rsid w:val="0084304C"/>
    <w:rsid w:val="00843050"/>
    <w:rsid w:val="008436BE"/>
    <w:rsid w:val="00844766"/>
    <w:rsid w:val="00844FE1"/>
    <w:rsid w:val="00845566"/>
    <w:rsid w:val="00845CAE"/>
    <w:rsid w:val="0084636A"/>
    <w:rsid w:val="0085047D"/>
    <w:rsid w:val="0085069E"/>
    <w:rsid w:val="008520D4"/>
    <w:rsid w:val="00852B6C"/>
    <w:rsid w:val="00852E2B"/>
    <w:rsid w:val="008538C0"/>
    <w:rsid w:val="00853D64"/>
    <w:rsid w:val="00854851"/>
    <w:rsid w:val="00856424"/>
    <w:rsid w:val="008572C1"/>
    <w:rsid w:val="00860A3D"/>
    <w:rsid w:val="008612C1"/>
    <w:rsid w:val="00861453"/>
    <w:rsid w:val="00862A98"/>
    <w:rsid w:val="00862C1B"/>
    <w:rsid w:val="00862D4E"/>
    <w:rsid w:val="00862D95"/>
    <w:rsid w:val="00863FF8"/>
    <w:rsid w:val="00864960"/>
    <w:rsid w:val="008673EE"/>
    <w:rsid w:val="00871D9C"/>
    <w:rsid w:val="00872BEB"/>
    <w:rsid w:val="0087450A"/>
    <w:rsid w:val="00874BB9"/>
    <w:rsid w:val="00876AE0"/>
    <w:rsid w:val="0088015C"/>
    <w:rsid w:val="00880334"/>
    <w:rsid w:val="00880CAA"/>
    <w:rsid w:val="00881E24"/>
    <w:rsid w:val="00882AB7"/>
    <w:rsid w:val="00883DFC"/>
    <w:rsid w:val="00884351"/>
    <w:rsid w:val="008853B0"/>
    <w:rsid w:val="0088554F"/>
    <w:rsid w:val="008866E9"/>
    <w:rsid w:val="00887348"/>
    <w:rsid w:val="008873E8"/>
    <w:rsid w:val="00890112"/>
    <w:rsid w:val="00890151"/>
    <w:rsid w:val="00890287"/>
    <w:rsid w:val="008924C1"/>
    <w:rsid w:val="00893043"/>
    <w:rsid w:val="0089356B"/>
    <w:rsid w:val="00894608"/>
    <w:rsid w:val="00897DC2"/>
    <w:rsid w:val="008A142F"/>
    <w:rsid w:val="008A2B42"/>
    <w:rsid w:val="008A361D"/>
    <w:rsid w:val="008A39F9"/>
    <w:rsid w:val="008A3E59"/>
    <w:rsid w:val="008A44A5"/>
    <w:rsid w:val="008A4634"/>
    <w:rsid w:val="008A4989"/>
    <w:rsid w:val="008A4E04"/>
    <w:rsid w:val="008A58BA"/>
    <w:rsid w:val="008A5C40"/>
    <w:rsid w:val="008A6047"/>
    <w:rsid w:val="008A6097"/>
    <w:rsid w:val="008A61E0"/>
    <w:rsid w:val="008A625E"/>
    <w:rsid w:val="008B031F"/>
    <w:rsid w:val="008B142B"/>
    <w:rsid w:val="008B159F"/>
    <w:rsid w:val="008B2BEB"/>
    <w:rsid w:val="008B3267"/>
    <w:rsid w:val="008B3310"/>
    <w:rsid w:val="008B3ADB"/>
    <w:rsid w:val="008B3D16"/>
    <w:rsid w:val="008B4413"/>
    <w:rsid w:val="008B4595"/>
    <w:rsid w:val="008B45FB"/>
    <w:rsid w:val="008B4B7A"/>
    <w:rsid w:val="008B62DA"/>
    <w:rsid w:val="008B7E71"/>
    <w:rsid w:val="008C15D5"/>
    <w:rsid w:val="008C3D79"/>
    <w:rsid w:val="008C408C"/>
    <w:rsid w:val="008C491C"/>
    <w:rsid w:val="008C4A58"/>
    <w:rsid w:val="008C4D15"/>
    <w:rsid w:val="008C5F32"/>
    <w:rsid w:val="008D0238"/>
    <w:rsid w:val="008D03BC"/>
    <w:rsid w:val="008D0EA6"/>
    <w:rsid w:val="008D1FA4"/>
    <w:rsid w:val="008D2406"/>
    <w:rsid w:val="008D4762"/>
    <w:rsid w:val="008D48DE"/>
    <w:rsid w:val="008D4B17"/>
    <w:rsid w:val="008D4E1F"/>
    <w:rsid w:val="008D5AE3"/>
    <w:rsid w:val="008D71C2"/>
    <w:rsid w:val="008D735A"/>
    <w:rsid w:val="008D7911"/>
    <w:rsid w:val="008D7C0F"/>
    <w:rsid w:val="008E12FE"/>
    <w:rsid w:val="008E1E21"/>
    <w:rsid w:val="008E39DF"/>
    <w:rsid w:val="008E3C6A"/>
    <w:rsid w:val="008E57A8"/>
    <w:rsid w:val="008E59CA"/>
    <w:rsid w:val="008E74A2"/>
    <w:rsid w:val="008E7AE7"/>
    <w:rsid w:val="008F0ACE"/>
    <w:rsid w:val="008F0FD3"/>
    <w:rsid w:val="008F11EB"/>
    <w:rsid w:val="008F324C"/>
    <w:rsid w:val="008F3512"/>
    <w:rsid w:val="008F3D91"/>
    <w:rsid w:val="008F4032"/>
    <w:rsid w:val="008F4EDF"/>
    <w:rsid w:val="008F5288"/>
    <w:rsid w:val="008F58E5"/>
    <w:rsid w:val="008F6297"/>
    <w:rsid w:val="0090109D"/>
    <w:rsid w:val="00902577"/>
    <w:rsid w:val="00903856"/>
    <w:rsid w:val="00904A4E"/>
    <w:rsid w:val="00907B3E"/>
    <w:rsid w:val="00907E04"/>
    <w:rsid w:val="009101FF"/>
    <w:rsid w:val="009113BA"/>
    <w:rsid w:val="009128F3"/>
    <w:rsid w:val="00912CF2"/>
    <w:rsid w:val="00913160"/>
    <w:rsid w:val="00913F02"/>
    <w:rsid w:val="00914103"/>
    <w:rsid w:val="00914AA4"/>
    <w:rsid w:val="00915925"/>
    <w:rsid w:val="0091617A"/>
    <w:rsid w:val="0091666A"/>
    <w:rsid w:val="0091730D"/>
    <w:rsid w:val="00920853"/>
    <w:rsid w:val="00920B64"/>
    <w:rsid w:val="00922484"/>
    <w:rsid w:val="00922A0A"/>
    <w:rsid w:val="0092390A"/>
    <w:rsid w:val="00923C8E"/>
    <w:rsid w:val="0092483E"/>
    <w:rsid w:val="00924E77"/>
    <w:rsid w:val="00925834"/>
    <w:rsid w:val="00925C36"/>
    <w:rsid w:val="00925F0D"/>
    <w:rsid w:val="009262C3"/>
    <w:rsid w:val="009265D6"/>
    <w:rsid w:val="00926A4D"/>
    <w:rsid w:val="00926B2A"/>
    <w:rsid w:val="0092728D"/>
    <w:rsid w:val="00930461"/>
    <w:rsid w:val="009311D8"/>
    <w:rsid w:val="009313F1"/>
    <w:rsid w:val="00931A10"/>
    <w:rsid w:val="0093217E"/>
    <w:rsid w:val="00932672"/>
    <w:rsid w:val="00932862"/>
    <w:rsid w:val="00932BC3"/>
    <w:rsid w:val="00932F3B"/>
    <w:rsid w:val="00933085"/>
    <w:rsid w:val="00933970"/>
    <w:rsid w:val="009351F2"/>
    <w:rsid w:val="00940A7D"/>
    <w:rsid w:val="00940D5E"/>
    <w:rsid w:val="00941B5A"/>
    <w:rsid w:val="00941FA4"/>
    <w:rsid w:val="00942E42"/>
    <w:rsid w:val="00943391"/>
    <w:rsid w:val="00945B62"/>
    <w:rsid w:val="00946A31"/>
    <w:rsid w:val="009471B0"/>
    <w:rsid w:val="00947603"/>
    <w:rsid w:val="009502E3"/>
    <w:rsid w:val="00951008"/>
    <w:rsid w:val="00951076"/>
    <w:rsid w:val="0095171E"/>
    <w:rsid w:val="00951F63"/>
    <w:rsid w:val="00954427"/>
    <w:rsid w:val="00954F64"/>
    <w:rsid w:val="009550B0"/>
    <w:rsid w:val="009557ED"/>
    <w:rsid w:val="009559A9"/>
    <w:rsid w:val="00955AF7"/>
    <w:rsid w:val="00956253"/>
    <w:rsid w:val="00957C74"/>
    <w:rsid w:val="009601C8"/>
    <w:rsid w:val="00960408"/>
    <w:rsid w:val="00960D50"/>
    <w:rsid w:val="00960D7B"/>
    <w:rsid w:val="0096142D"/>
    <w:rsid w:val="00961EC5"/>
    <w:rsid w:val="00962F10"/>
    <w:rsid w:val="0096323A"/>
    <w:rsid w:val="00964261"/>
    <w:rsid w:val="00964508"/>
    <w:rsid w:val="009646DD"/>
    <w:rsid w:val="00964D07"/>
    <w:rsid w:val="009665AF"/>
    <w:rsid w:val="00967213"/>
    <w:rsid w:val="00967B7C"/>
    <w:rsid w:val="00967EDF"/>
    <w:rsid w:val="00970032"/>
    <w:rsid w:val="00970562"/>
    <w:rsid w:val="00970A19"/>
    <w:rsid w:val="00970F9D"/>
    <w:rsid w:val="009719CE"/>
    <w:rsid w:val="009721F9"/>
    <w:rsid w:val="0097281D"/>
    <w:rsid w:val="00972AF7"/>
    <w:rsid w:val="00972B98"/>
    <w:rsid w:val="00972CCF"/>
    <w:rsid w:val="00972FCA"/>
    <w:rsid w:val="009741CF"/>
    <w:rsid w:val="00974389"/>
    <w:rsid w:val="00974E5A"/>
    <w:rsid w:val="00974EB2"/>
    <w:rsid w:val="00974F33"/>
    <w:rsid w:val="0097521B"/>
    <w:rsid w:val="0097572D"/>
    <w:rsid w:val="00975E2D"/>
    <w:rsid w:val="00982AB0"/>
    <w:rsid w:val="009830FF"/>
    <w:rsid w:val="0098320F"/>
    <w:rsid w:val="00984266"/>
    <w:rsid w:val="0098496E"/>
    <w:rsid w:val="00985AFC"/>
    <w:rsid w:val="00985B87"/>
    <w:rsid w:val="00986D4A"/>
    <w:rsid w:val="00987321"/>
    <w:rsid w:val="00987872"/>
    <w:rsid w:val="009911BF"/>
    <w:rsid w:val="00992992"/>
    <w:rsid w:val="00992B13"/>
    <w:rsid w:val="009947FA"/>
    <w:rsid w:val="009951C3"/>
    <w:rsid w:val="00995B20"/>
    <w:rsid w:val="00995DCC"/>
    <w:rsid w:val="00996BED"/>
    <w:rsid w:val="00996C8E"/>
    <w:rsid w:val="00996CEE"/>
    <w:rsid w:val="00996D37"/>
    <w:rsid w:val="009A0281"/>
    <w:rsid w:val="009A0CB1"/>
    <w:rsid w:val="009A0E26"/>
    <w:rsid w:val="009A18CC"/>
    <w:rsid w:val="009A2084"/>
    <w:rsid w:val="009A2DE9"/>
    <w:rsid w:val="009A47F1"/>
    <w:rsid w:val="009A4C9F"/>
    <w:rsid w:val="009B1063"/>
    <w:rsid w:val="009B3760"/>
    <w:rsid w:val="009B4AE3"/>
    <w:rsid w:val="009B4FEF"/>
    <w:rsid w:val="009B5575"/>
    <w:rsid w:val="009B55F3"/>
    <w:rsid w:val="009B683F"/>
    <w:rsid w:val="009B684E"/>
    <w:rsid w:val="009B7CBC"/>
    <w:rsid w:val="009C06A2"/>
    <w:rsid w:val="009C1A17"/>
    <w:rsid w:val="009C26DA"/>
    <w:rsid w:val="009C2940"/>
    <w:rsid w:val="009C2CE5"/>
    <w:rsid w:val="009C39EC"/>
    <w:rsid w:val="009C3CD1"/>
    <w:rsid w:val="009C5FB5"/>
    <w:rsid w:val="009C60F1"/>
    <w:rsid w:val="009D0377"/>
    <w:rsid w:val="009D0A09"/>
    <w:rsid w:val="009D336B"/>
    <w:rsid w:val="009D5883"/>
    <w:rsid w:val="009D6934"/>
    <w:rsid w:val="009D6EFE"/>
    <w:rsid w:val="009D70D8"/>
    <w:rsid w:val="009D75B4"/>
    <w:rsid w:val="009D7682"/>
    <w:rsid w:val="009D7C37"/>
    <w:rsid w:val="009E25AF"/>
    <w:rsid w:val="009E2CC4"/>
    <w:rsid w:val="009E3A04"/>
    <w:rsid w:val="009E3CFD"/>
    <w:rsid w:val="009E3F83"/>
    <w:rsid w:val="009E5154"/>
    <w:rsid w:val="009E6CB7"/>
    <w:rsid w:val="009E784B"/>
    <w:rsid w:val="009F145A"/>
    <w:rsid w:val="009F1A8A"/>
    <w:rsid w:val="009F2235"/>
    <w:rsid w:val="009F30B7"/>
    <w:rsid w:val="009F3935"/>
    <w:rsid w:val="009F3CD9"/>
    <w:rsid w:val="009F42F7"/>
    <w:rsid w:val="00A001CD"/>
    <w:rsid w:val="00A00728"/>
    <w:rsid w:val="00A007B0"/>
    <w:rsid w:val="00A02F68"/>
    <w:rsid w:val="00A033E1"/>
    <w:rsid w:val="00A051A4"/>
    <w:rsid w:val="00A05568"/>
    <w:rsid w:val="00A055D7"/>
    <w:rsid w:val="00A1028D"/>
    <w:rsid w:val="00A11A96"/>
    <w:rsid w:val="00A11AE3"/>
    <w:rsid w:val="00A1360F"/>
    <w:rsid w:val="00A13B56"/>
    <w:rsid w:val="00A142C7"/>
    <w:rsid w:val="00A14AC7"/>
    <w:rsid w:val="00A15D96"/>
    <w:rsid w:val="00A16FE9"/>
    <w:rsid w:val="00A17BA8"/>
    <w:rsid w:val="00A20185"/>
    <w:rsid w:val="00A20BBC"/>
    <w:rsid w:val="00A20EAD"/>
    <w:rsid w:val="00A21B36"/>
    <w:rsid w:val="00A2210D"/>
    <w:rsid w:val="00A2220C"/>
    <w:rsid w:val="00A22B4F"/>
    <w:rsid w:val="00A22D51"/>
    <w:rsid w:val="00A23D94"/>
    <w:rsid w:val="00A240F4"/>
    <w:rsid w:val="00A24A9F"/>
    <w:rsid w:val="00A24F56"/>
    <w:rsid w:val="00A25158"/>
    <w:rsid w:val="00A25215"/>
    <w:rsid w:val="00A27686"/>
    <w:rsid w:val="00A304D4"/>
    <w:rsid w:val="00A30E5B"/>
    <w:rsid w:val="00A31705"/>
    <w:rsid w:val="00A31D3A"/>
    <w:rsid w:val="00A324B4"/>
    <w:rsid w:val="00A3279D"/>
    <w:rsid w:val="00A33BF5"/>
    <w:rsid w:val="00A34BBF"/>
    <w:rsid w:val="00A34FEF"/>
    <w:rsid w:val="00A3514E"/>
    <w:rsid w:val="00A35351"/>
    <w:rsid w:val="00A3538B"/>
    <w:rsid w:val="00A35BB3"/>
    <w:rsid w:val="00A41485"/>
    <w:rsid w:val="00A452FE"/>
    <w:rsid w:val="00A45A32"/>
    <w:rsid w:val="00A45B51"/>
    <w:rsid w:val="00A46048"/>
    <w:rsid w:val="00A4608D"/>
    <w:rsid w:val="00A46297"/>
    <w:rsid w:val="00A5161E"/>
    <w:rsid w:val="00A5168F"/>
    <w:rsid w:val="00A51759"/>
    <w:rsid w:val="00A52585"/>
    <w:rsid w:val="00A536B1"/>
    <w:rsid w:val="00A53F16"/>
    <w:rsid w:val="00A54004"/>
    <w:rsid w:val="00A54C94"/>
    <w:rsid w:val="00A57A51"/>
    <w:rsid w:val="00A60771"/>
    <w:rsid w:val="00A61633"/>
    <w:rsid w:val="00A61D7A"/>
    <w:rsid w:val="00A63BC6"/>
    <w:rsid w:val="00A6428A"/>
    <w:rsid w:val="00A6432D"/>
    <w:rsid w:val="00A650D2"/>
    <w:rsid w:val="00A6632D"/>
    <w:rsid w:val="00A66A1A"/>
    <w:rsid w:val="00A66AD1"/>
    <w:rsid w:val="00A6765B"/>
    <w:rsid w:val="00A703E9"/>
    <w:rsid w:val="00A712B8"/>
    <w:rsid w:val="00A71C68"/>
    <w:rsid w:val="00A72674"/>
    <w:rsid w:val="00A74892"/>
    <w:rsid w:val="00A74D04"/>
    <w:rsid w:val="00A75439"/>
    <w:rsid w:val="00A76021"/>
    <w:rsid w:val="00A81A87"/>
    <w:rsid w:val="00A826D9"/>
    <w:rsid w:val="00A828CC"/>
    <w:rsid w:val="00A842BB"/>
    <w:rsid w:val="00A84E3B"/>
    <w:rsid w:val="00A85B70"/>
    <w:rsid w:val="00A86570"/>
    <w:rsid w:val="00A867B3"/>
    <w:rsid w:val="00A86BF2"/>
    <w:rsid w:val="00A912C7"/>
    <w:rsid w:val="00A91C0C"/>
    <w:rsid w:val="00A92A0F"/>
    <w:rsid w:val="00A92BA7"/>
    <w:rsid w:val="00A93573"/>
    <w:rsid w:val="00A94736"/>
    <w:rsid w:val="00A95C7C"/>
    <w:rsid w:val="00A973E0"/>
    <w:rsid w:val="00AA086E"/>
    <w:rsid w:val="00AA0F3D"/>
    <w:rsid w:val="00AA195B"/>
    <w:rsid w:val="00AA19BE"/>
    <w:rsid w:val="00AA1EE9"/>
    <w:rsid w:val="00AA28FE"/>
    <w:rsid w:val="00AA5B91"/>
    <w:rsid w:val="00AA5EF1"/>
    <w:rsid w:val="00AA77BE"/>
    <w:rsid w:val="00AB0486"/>
    <w:rsid w:val="00AB0E69"/>
    <w:rsid w:val="00AB13B9"/>
    <w:rsid w:val="00AB197A"/>
    <w:rsid w:val="00AB1AA7"/>
    <w:rsid w:val="00AB2302"/>
    <w:rsid w:val="00AB36D3"/>
    <w:rsid w:val="00AB3874"/>
    <w:rsid w:val="00AB389E"/>
    <w:rsid w:val="00AB4006"/>
    <w:rsid w:val="00AB514B"/>
    <w:rsid w:val="00AB65D6"/>
    <w:rsid w:val="00AB68B1"/>
    <w:rsid w:val="00AC05B6"/>
    <w:rsid w:val="00AC1052"/>
    <w:rsid w:val="00AC1069"/>
    <w:rsid w:val="00AC19BD"/>
    <w:rsid w:val="00AC481B"/>
    <w:rsid w:val="00AC4C2F"/>
    <w:rsid w:val="00AC51EC"/>
    <w:rsid w:val="00AC576D"/>
    <w:rsid w:val="00AC6A19"/>
    <w:rsid w:val="00AC7EDE"/>
    <w:rsid w:val="00AD00BA"/>
    <w:rsid w:val="00AD112B"/>
    <w:rsid w:val="00AD1FAC"/>
    <w:rsid w:val="00AD2220"/>
    <w:rsid w:val="00AD3A7E"/>
    <w:rsid w:val="00AD4610"/>
    <w:rsid w:val="00AD4616"/>
    <w:rsid w:val="00AD7995"/>
    <w:rsid w:val="00AD7A7E"/>
    <w:rsid w:val="00AE1051"/>
    <w:rsid w:val="00AE1443"/>
    <w:rsid w:val="00AE1BC8"/>
    <w:rsid w:val="00AE2348"/>
    <w:rsid w:val="00AE28A3"/>
    <w:rsid w:val="00AE3B8D"/>
    <w:rsid w:val="00AE43D2"/>
    <w:rsid w:val="00AE6C60"/>
    <w:rsid w:val="00AF0528"/>
    <w:rsid w:val="00AF07D9"/>
    <w:rsid w:val="00AF0D69"/>
    <w:rsid w:val="00AF0FC4"/>
    <w:rsid w:val="00AF1289"/>
    <w:rsid w:val="00AF2452"/>
    <w:rsid w:val="00AF352C"/>
    <w:rsid w:val="00AF3558"/>
    <w:rsid w:val="00AF3E65"/>
    <w:rsid w:val="00AF4B2A"/>
    <w:rsid w:val="00AF4F4A"/>
    <w:rsid w:val="00AF54A7"/>
    <w:rsid w:val="00B007B3"/>
    <w:rsid w:val="00B00CF9"/>
    <w:rsid w:val="00B01A7B"/>
    <w:rsid w:val="00B01FD2"/>
    <w:rsid w:val="00B026BB"/>
    <w:rsid w:val="00B03193"/>
    <w:rsid w:val="00B03DA9"/>
    <w:rsid w:val="00B04902"/>
    <w:rsid w:val="00B05B5B"/>
    <w:rsid w:val="00B06072"/>
    <w:rsid w:val="00B10B1D"/>
    <w:rsid w:val="00B114D5"/>
    <w:rsid w:val="00B11AD3"/>
    <w:rsid w:val="00B122BB"/>
    <w:rsid w:val="00B12F01"/>
    <w:rsid w:val="00B141FC"/>
    <w:rsid w:val="00B14C94"/>
    <w:rsid w:val="00B17AF6"/>
    <w:rsid w:val="00B20380"/>
    <w:rsid w:val="00B2140E"/>
    <w:rsid w:val="00B225BB"/>
    <w:rsid w:val="00B244B5"/>
    <w:rsid w:val="00B24DA5"/>
    <w:rsid w:val="00B25384"/>
    <w:rsid w:val="00B25AD3"/>
    <w:rsid w:val="00B26F81"/>
    <w:rsid w:val="00B27139"/>
    <w:rsid w:val="00B2766C"/>
    <w:rsid w:val="00B27670"/>
    <w:rsid w:val="00B31C2D"/>
    <w:rsid w:val="00B329BB"/>
    <w:rsid w:val="00B33947"/>
    <w:rsid w:val="00B34470"/>
    <w:rsid w:val="00B34621"/>
    <w:rsid w:val="00B35AAA"/>
    <w:rsid w:val="00B35FED"/>
    <w:rsid w:val="00B4003C"/>
    <w:rsid w:val="00B40415"/>
    <w:rsid w:val="00B41119"/>
    <w:rsid w:val="00B41DC8"/>
    <w:rsid w:val="00B43179"/>
    <w:rsid w:val="00B4605A"/>
    <w:rsid w:val="00B46BEB"/>
    <w:rsid w:val="00B46DC4"/>
    <w:rsid w:val="00B470E5"/>
    <w:rsid w:val="00B47265"/>
    <w:rsid w:val="00B51707"/>
    <w:rsid w:val="00B51FF3"/>
    <w:rsid w:val="00B52151"/>
    <w:rsid w:val="00B52207"/>
    <w:rsid w:val="00B52AAA"/>
    <w:rsid w:val="00B53EF6"/>
    <w:rsid w:val="00B5448B"/>
    <w:rsid w:val="00B551ED"/>
    <w:rsid w:val="00B55F2E"/>
    <w:rsid w:val="00B56566"/>
    <w:rsid w:val="00B572AB"/>
    <w:rsid w:val="00B617DE"/>
    <w:rsid w:val="00B62A16"/>
    <w:rsid w:val="00B648B3"/>
    <w:rsid w:val="00B655FF"/>
    <w:rsid w:val="00B65C42"/>
    <w:rsid w:val="00B67E7A"/>
    <w:rsid w:val="00B701E1"/>
    <w:rsid w:val="00B70635"/>
    <w:rsid w:val="00B70B00"/>
    <w:rsid w:val="00B70B05"/>
    <w:rsid w:val="00B7115B"/>
    <w:rsid w:val="00B71EED"/>
    <w:rsid w:val="00B71F24"/>
    <w:rsid w:val="00B72847"/>
    <w:rsid w:val="00B72893"/>
    <w:rsid w:val="00B72F31"/>
    <w:rsid w:val="00B73B1D"/>
    <w:rsid w:val="00B73F5C"/>
    <w:rsid w:val="00B744B2"/>
    <w:rsid w:val="00B74CE8"/>
    <w:rsid w:val="00B7596A"/>
    <w:rsid w:val="00B75E59"/>
    <w:rsid w:val="00B77141"/>
    <w:rsid w:val="00B77953"/>
    <w:rsid w:val="00B8073D"/>
    <w:rsid w:val="00B81A9C"/>
    <w:rsid w:val="00B82294"/>
    <w:rsid w:val="00B825AB"/>
    <w:rsid w:val="00B828D4"/>
    <w:rsid w:val="00B82A1B"/>
    <w:rsid w:val="00B82D70"/>
    <w:rsid w:val="00B82E72"/>
    <w:rsid w:val="00B83B72"/>
    <w:rsid w:val="00B83FDE"/>
    <w:rsid w:val="00B84C8C"/>
    <w:rsid w:val="00B85A01"/>
    <w:rsid w:val="00B8695C"/>
    <w:rsid w:val="00B876C7"/>
    <w:rsid w:val="00B877D5"/>
    <w:rsid w:val="00B87DF6"/>
    <w:rsid w:val="00B9063E"/>
    <w:rsid w:val="00B90B06"/>
    <w:rsid w:val="00B90D5C"/>
    <w:rsid w:val="00B90D7F"/>
    <w:rsid w:val="00B912CC"/>
    <w:rsid w:val="00B9140B"/>
    <w:rsid w:val="00B92E27"/>
    <w:rsid w:val="00B93A7D"/>
    <w:rsid w:val="00B94C1D"/>
    <w:rsid w:val="00B94CEE"/>
    <w:rsid w:val="00B95F8C"/>
    <w:rsid w:val="00B96422"/>
    <w:rsid w:val="00B96A7A"/>
    <w:rsid w:val="00B97105"/>
    <w:rsid w:val="00B973EF"/>
    <w:rsid w:val="00B9792D"/>
    <w:rsid w:val="00B97D41"/>
    <w:rsid w:val="00BA00D5"/>
    <w:rsid w:val="00BA02DC"/>
    <w:rsid w:val="00BA0786"/>
    <w:rsid w:val="00BA1F2F"/>
    <w:rsid w:val="00BA22C8"/>
    <w:rsid w:val="00BA3309"/>
    <w:rsid w:val="00BA39FE"/>
    <w:rsid w:val="00BA6242"/>
    <w:rsid w:val="00BA6516"/>
    <w:rsid w:val="00BA7442"/>
    <w:rsid w:val="00BA797F"/>
    <w:rsid w:val="00BA7FD0"/>
    <w:rsid w:val="00BB0BFD"/>
    <w:rsid w:val="00BB1A4A"/>
    <w:rsid w:val="00BB204E"/>
    <w:rsid w:val="00BB2BA5"/>
    <w:rsid w:val="00BB3228"/>
    <w:rsid w:val="00BB34EC"/>
    <w:rsid w:val="00BB352F"/>
    <w:rsid w:val="00BB360E"/>
    <w:rsid w:val="00BB41FB"/>
    <w:rsid w:val="00BB5AAE"/>
    <w:rsid w:val="00BB625F"/>
    <w:rsid w:val="00BB7334"/>
    <w:rsid w:val="00BB7772"/>
    <w:rsid w:val="00BB786A"/>
    <w:rsid w:val="00BC186C"/>
    <w:rsid w:val="00BC2A88"/>
    <w:rsid w:val="00BC31C1"/>
    <w:rsid w:val="00BC3265"/>
    <w:rsid w:val="00BC3835"/>
    <w:rsid w:val="00BC392F"/>
    <w:rsid w:val="00BC3BE7"/>
    <w:rsid w:val="00BC4BD1"/>
    <w:rsid w:val="00BC4CBA"/>
    <w:rsid w:val="00BC5314"/>
    <w:rsid w:val="00BC5365"/>
    <w:rsid w:val="00BC6164"/>
    <w:rsid w:val="00BC75E7"/>
    <w:rsid w:val="00BC7A2D"/>
    <w:rsid w:val="00BD0ED9"/>
    <w:rsid w:val="00BD149A"/>
    <w:rsid w:val="00BD23CD"/>
    <w:rsid w:val="00BD2C39"/>
    <w:rsid w:val="00BD2CC1"/>
    <w:rsid w:val="00BD308D"/>
    <w:rsid w:val="00BD3AEF"/>
    <w:rsid w:val="00BD3B04"/>
    <w:rsid w:val="00BD3F02"/>
    <w:rsid w:val="00BD4418"/>
    <w:rsid w:val="00BD4698"/>
    <w:rsid w:val="00BD5100"/>
    <w:rsid w:val="00BD6194"/>
    <w:rsid w:val="00BD6E93"/>
    <w:rsid w:val="00BE15FC"/>
    <w:rsid w:val="00BE35A4"/>
    <w:rsid w:val="00BE4790"/>
    <w:rsid w:val="00BE4A6D"/>
    <w:rsid w:val="00BE52D5"/>
    <w:rsid w:val="00BE6545"/>
    <w:rsid w:val="00BE6584"/>
    <w:rsid w:val="00BE660F"/>
    <w:rsid w:val="00BF03DF"/>
    <w:rsid w:val="00BF26DD"/>
    <w:rsid w:val="00BF2B22"/>
    <w:rsid w:val="00BF2F29"/>
    <w:rsid w:val="00BF2F4F"/>
    <w:rsid w:val="00BF3899"/>
    <w:rsid w:val="00BF3B6C"/>
    <w:rsid w:val="00BF3DDB"/>
    <w:rsid w:val="00BF3F64"/>
    <w:rsid w:val="00BF5D70"/>
    <w:rsid w:val="00BF5FEF"/>
    <w:rsid w:val="00BF6D99"/>
    <w:rsid w:val="00BF77D0"/>
    <w:rsid w:val="00C00518"/>
    <w:rsid w:val="00C00B18"/>
    <w:rsid w:val="00C01D84"/>
    <w:rsid w:val="00C01DB0"/>
    <w:rsid w:val="00C021ED"/>
    <w:rsid w:val="00C02AB7"/>
    <w:rsid w:val="00C0550C"/>
    <w:rsid w:val="00C05D82"/>
    <w:rsid w:val="00C05DA6"/>
    <w:rsid w:val="00C05E7A"/>
    <w:rsid w:val="00C065EB"/>
    <w:rsid w:val="00C0663A"/>
    <w:rsid w:val="00C10267"/>
    <w:rsid w:val="00C10CE7"/>
    <w:rsid w:val="00C11B53"/>
    <w:rsid w:val="00C11CDD"/>
    <w:rsid w:val="00C12DE3"/>
    <w:rsid w:val="00C12E41"/>
    <w:rsid w:val="00C1467C"/>
    <w:rsid w:val="00C14F88"/>
    <w:rsid w:val="00C153EB"/>
    <w:rsid w:val="00C1547E"/>
    <w:rsid w:val="00C155CA"/>
    <w:rsid w:val="00C156D5"/>
    <w:rsid w:val="00C15CA6"/>
    <w:rsid w:val="00C165E4"/>
    <w:rsid w:val="00C16A19"/>
    <w:rsid w:val="00C16DE9"/>
    <w:rsid w:val="00C175EB"/>
    <w:rsid w:val="00C216CF"/>
    <w:rsid w:val="00C22728"/>
    <w:rsid w:val="00C22D87"/>
    <w:rsid w:val="00C24BF3"/>
    <w:rsid w:val="00C2682E"/>
    <w:rsid w:val="00C273DC"/>
    <w:rsid w:val="00C30704"/>
    <w:rsid w:val="00C30F32"/>
    <w:rsid w:val="00C31DBA"/>
    <w:rsid w:val="00C32214"/>
    <w:rsid w:val="00C328A3"/>
    <w:rsid w:val="00C3467F"/>
    <w:rsid w:val="00C3489A"/>
    <w:rsid w:val="00C34D4F"/>
    <w:rsid w:val="00C362EC"/>
    <w:rsid w:val="00C406C9"/>
    <w:rsid w:val="00C41219"/>
    <w:rsid w:val="00C41A0B"/>
    <w:rsid w:val="00C439B2"/>
    <w:rsid w:val="00C44027"/>
    <w:rsid w:val="00C444EE"/>
    <w:rsid w:val="00C445A8"/>
    <w:rsid w:val="00C4489A"/>
    <w:rsid w:val="00C475F2"/>
    <w:rsid w:val="00C503EC"/>
    <w:rsid w:val="00C504E6"/>
    <w:rsid w:val="00C519A3"/>
    <w:rsid w:val="00C529E9"/>
    <w:rsid w:val="00C52E7E"/>
    <w:rsid w:val="00C53591"/>
    <w:rsid w:val="00C552CF"/>
    <w:rsid w:val="00C55B37"/>
    <w:rsid w:val="00C55F19"/>
    <w:rsid w:val="00C56CB4"/>
    <w:rsid w:val="00C577A9"/>
    <w:rsid w:val="00C57F21"/>
    <w:rsid w:val="00C60692"/>
    <w:rsid w:val="00C60C2B"/>
    <w:rsid w:val="00C6119D"/>
    <w:rsid w:val="00C6137E"/>
    <w:rsid w:val="00C618CB"/>
    <w:rsid w:val="00C62447"/>
    <w:rsid w:val="00C64111"/>
    <w:rsid w:val="00C64913"/>
    <w:rsid w:val="00C65242"/>
    <w:rsid w:val="00C656D6"/>
    <w:rsid w:val="00C657BF"/>
    <w:rsid w:val="00C6608A"/>
    <w:rsid w:val="00C6656F"/>
    <w:rsid w:val="00C70F62"/>
    <w:rsid w:val="00C719EA"/>
    <w:rsid w:val="00C72DC3"/>
    <w:rsid w:val="00C73465"/>
    <w:rsid w:val="00C73710"/>
    <w:rsid w:val="00C73DF4"/>
    <w:rsid w:val="00C753C9"/>
    <w:rsid w:val="00C75A9B"/>
    <w:rsid w:val="00C75AE8"/>
    <w:rsid w:val="00C75BC5"/>
    <w:rsid w:val="00C75FC5"/>
    <w:rsid w:val="00C77703"/>
    <w:rsid w:val="00C77836"/>
    <w:rsid w:val="00C8002F"/>
    <w:rsid w:val="00C81539"/>
    <w:rsid w:val="00C81B96"/>
    <w:rsid w:val="00C8257A"/>
    <w:rsid w:val="00C829B6"/>
    <w:rsid w:val="00C853D7"/>
    <w:rsid w:val="00C86DFD"/>
    <w:rsid w:val="00C86EB0"/>
    <w:rsid w:val="00C929E4"/>
    <w:rsid w:val="00C936E8"/>
    <w:rsid w:val="00C93AA1"/>
    <w:rsid w:val="00C940B0"/>
    <w:rsid w:val="00C956ED"/>
    <w:rsid w:val="00C960AB"/>
    <w:rsid w:val="00C96BE3"/>
    <w:rsid w:val="00C9728B"/>
    <w:rsid w:val="00C979D1"/>
    <w:rsid w:val="00CA0228"/>
    <w:rsid w:val="00CA088A"/>
    <w:rsid w:val="00CA1032"/>
    <w:rsid w:val="00CA16BD"/>
    <w:rsid w:val="00CA1DC3"/>
    <w:rsid w:val="00CA4B3A"/>
    <w:rsid w:val="00CA5957"/>
    <w:rsid w:val="00CA7BC1"/>
    <w:rsid w:val="00CA7EA9"/>
    <w:rsid w:val="00CB11D9"/>
    <w:rsid w:val="00CB2881"/>
    <w:rsid w:val="00CB39B2"/>
    <w:rsid w:val="00CB3B29"/>
    <w:rsid w:val="00CB4509"/>
    <w:rsid w:val="00CB5560"/>
    <w:rsid w:val="00CB6CAD"/>
    <w:rsid w:val="00CB77D5"/>
    <w:rsid w:val="00CC0101"/>
    <w:rsid w:val="00CC055F"/>
    <w:rsid w:val="00CC14B0"/>
    <w:rsid w:val="00CC1702"/>
    <w:rsid w:val="00CC1F9E"/>
    <w:rsid w:val="00CC2876"/>
    <w:rsid w:val="00CC3452"/>
    <w:rsid w:val="00CC3F77"/>
    <w:rsid w:val="00CC4447"/>
    <w:rsid w:val="00CC466F"/>
    <w:rsid w:val="00CC4B61"/>
    <w:rsid w:val="00CC4B9C"/>
    <w:rsid w:val="00CC58F7"/>
    <w:rsid w:val="00CC6158"/>
    <w:rsid w:val="00CC6D87"/>
    <w:rsid w:val="00CC77C1"/>
    <w:rsid w:val="00CD0A4A"/>
    <w:rsid w:val="00CD0CA4"/>
    <w:rsid w:val="00CD3754"/>
    <w:rsid w:val="00CD3BD0"/>
    <w:rsid w:val="00CD417A"/>
    <w:rsid w:val="00CD47F8"/>
    <w:rsid w:val="00CD73A9"/>
    <w:rsid w:val="00CD7A3A"/>
    <w:rsid w:val="00CD7CE9"/>
    <w:rsid w:val="00CD7EA8"/>
    <w:rsid w:val="00CE4D1B"/>
    <w:rsid w:val="00CE50CD"/>
    <w:rsid w:val="00CE50FD"/>
    <w:rsid w:val="00CE58B4"/>
    <w:rsid w:val="00CE5A74"/>
    <w:rsid w:val="00CE6165"/>
    <w:rsid w:val="00CF0238"/>
    <w:rsid w:val="00CF0958"/>
    <w:rsid w:val="00CF1FD6"/>
    <w:rsid w:val="00CF254C"/>
    <w:rsid w:val="00CF2BE6"/>
    <w:rsid w:val="00CF448D"/>
    <w:rsid w:val="00CF4FF6"/>
    <w:rsid w:val="00CF5C24"/>
    <w:rsid w:val="00CF667B"/>
    <w:rsid w:val="00CF73A8"/>
    <w:rsid w:val="00CF7959"/>
    <w:rsid w:val="00CF7F12"/>
    <w:rsid w:val="00D00097"/>
    <w:rsid w:val="00D0029A"/>
    <w:rsid w:val="00D00EE8"/>
    <w:rsid w:val="00D0110C"/>
    <w:rsid w:val="00D02327"/>
    <w:rsid w:val="00D02567"/>
    <w:rsid w:val="00D033D1"/>
    <w:rsid w:val="00D0417A"/>
    <w:rsid w:val="00D04A38"/>
    <w:rsid w:val="00D04B74"/>
    <w:rsid w:val="00D06793"/>
    <w:rsid w:val="00D11789"/>
    <w:rsid w:val="00D11BAA"/>
    <w:rsid w:val="00D120AB"/>
    <w:rsid w:val="00D13725"/>
    <w:rsid w:val="00D13AAE"/>
    <w:rsid w:val="00D158B1"/>
    <w:rsid w:val="00D1681E"/>
    <w:rsid w:val="00D16AE8"/>
    <w:rsid w:val="00D210C3"/>
    <w:rsid w:val="00D2137D"/>
    <w:rsid w:val="00D22AAF"/>
    <w:rsid w:val="00D23471"/>
    <w:rsid w:val="00D23DD5"/>
    <w:rsid w:val="00D24B32"/>
    <w:rsid w:val="00D2595F"/>
    <w:rsid w:val="00D268AB"/>
    <w:rsid w:val="00D26F6B"/>
    <w:rsid w:val="00D2746F"/>
    <w:rsid w:val="00D304F0"/>
    <w:rsid w:val="00D31261"/>
    <w:rsid w:val="00D31852"/>
    <w:rsid w:val="00D34508"/>
    <w:rsid w:val="00D365B5"/>
    <w:rsid w:val="00D37631"/>
    <w:rsid w:val="00D40A7E"/>
    <w:rsid w:val="00D40A8B"/>
    <w:rsid w:val="00D40AAB"/>
    <w:rsid w:val="00D43646"/>
    <w:rsid w:val="00D4380E"/>
    <w:rsid w:val="00D43876"/>
    <w:rsid w:val="00D44F6F"/>
    <w:rsid w:val="00D45901"/>
    <w:rsid w:val="00D459FB"/>
    <w:rsid w:val="00D45ABA"/>
    <w:rsid w:val="00D45F66"/>
    <w:rsid w:val="00D4692A"/>
    <w:rsid w:val="00D50021"/>
    <w:rsid w:val="00D50878"/>
    <w:rsid w:val="00D51349"/>
    <w:rsid w:val="00D51543"/>
    <w:rsid w:val="00D51D2D"/>
    <w:rsid w:val="00D5237E"/>
    <w:rsid w:val="00D52DB8"/>
    <w:rsid w:val="00D52E0F"/>
    <w:rsid w:val="00D5368E"/>
    <w:rsid w:val="00D54F25"/>
    <w:rsid w:val="00D550AE"/>
    <w:rsid w:val="00D5585E"/>
    <w:rsid w:val="00D57B73"/>
    <w:rsid w:val="00D60E4C"/>
    <w:rsid w:val="00D61C99"/>
    <w:rsid w:val="00D626DA"/>
    <w:rsid w:val="00D628FF"/>
    <w:rsid w:val="00D63637"/>
    <w:rsid w:val="00D64560"/>
    <w:rsid w:val="00D65A79"/>
    <w:rsid w:val="00D65B06"/>
    <w:rsid w:val="00D660FB"/>
    <w:rsid w:val="00D67269"/>
    <w:rsid w:val="00D6731D"/>
    <w:rsid w:val="00D6772C"/>
    <w:rsid w:val="00D70186"/>
    <w:rsid w:val="00D711EF"/>
    <w:rsid w:val="00D71AFF"/>
    <w:rsid w:val="00D71E6F"/>
    <w:rsid w:val="00D722B0"/>
    <w:rsid w:val="00D727F0"/>
    <w:rsid w:val="00D73C8E"/>
    <w:rsid w:val="00D74370"/>
    <w:rsid w:val="00D74DDB"/>
    <w:rsid w:val="00D76268"/>
    <w:rsid w:val="00D764F9"/>
    <w:rsid w:val="00D77413"/>
    <w:rsid w:val="00D775FC"/>
    <w:rsid w:val="00D77976"/>
    <w:rsid w:val="00D80456"/>
    <w:rsid w:val="00D8118C"/>
    <w:rsid w:val="00D82973"/>
    <w:rsid w:val="00D82BEE"/>
    <w:rsid w:val="00D82C5F"/>
    <w:rsid w:val="00D83157"/>
    <w:rsid w:val="00D832DF"/>
    <w:rsid w:val="00D834A6"/>
    <w:rsid w:val="00D83B00"/>
    <w:rsid w:val="00D8420A"/>
    <w:rsid w:val="00D8468C"/>
    <w:rsid w:val="00D8525B"/>
    <w:rsid w:val="00D90DD7"/>
    <w:rsid w:val="00D91BA2"/>
    <w:rsid w:val="00D92B1E"/>
    <w:rsid w:val="00D93873"/>
    <w:rsid w:val="00D93F54"/>
    <w:rsid w:val="00D9450D"/>
    <w:rsid w:val="00D948C4"/>
    <w:rsid w:val="00D95818"/>
    <w:rsid w:val="00D97856"/>
    <w:rsid w:val="00DA06E7"/>
    <w:rsid w:val="00DA118D"/>
    <w:rsid w:val="00DA1CF1"/>
    <w:rsid w:val="00DA240F"/>
    <w:rsid w:val="00DA263A"/>
    <w:rsid w:val="00DA269E"/>
    <w:rsid w:val="00DA2DC8"/>
    <w:rsid w:val="00DA427B"/>
    <w:rsid w:val="00DA5331"/>
    <w:rsid w:val="00DA72FE"/>
    <w:rsid w:val="00DA7420"/>
    <w:rsid w:val="00DA7FB8"/>
    <w:rsid w:val="00DB0B27"/>
    <w:rsid w:val="00DB154A"/>
    <w:rsid w:val="00DB1551"/>
    <w:rsid w:val="00DB1697"/>
    <w:rsid w:val="00DB16F3"/>
    <w:rsid w:val="00DB20FC"/>
    <w:rsid w:val="00DB304C"/>
    <w:rsid w:val="00DB314C"/>
    <w:rsid w:val="00DB3B9B"/>
    <w:rsid w:val="00DB3FC4"/>
    <w:rsid w:val="00DB40AC"/>
    <w:rsid w:val="00DB62C5"/>
    <w:rsid w:val="00DC0842"/>
    <w:rsid w:val="00DC0CFC"/>
    <w:rsid w:val="00DC3573"/>
    <w:rsid w:val="00DC5704"/>
    <w:rsid w:val="00DD03B5"/>
    <w:rsid w:val="00DD1C28"/>
    <w:rsid w:val="00DD28E4"/>
    <w:rsid w:val="00DD2B45"/>
    <w:rsid w:val="00DD2B4E"/>
    <w:rsid w:val="00DD3A4F"/>
    <w:rsid w:val="00DD4F9D"/>
    <w:rsid w:val="00DD54E5"/>
    <w:rsid w:val="00DD70D4"/>
    <w:rsid w:val="00DD7346"/>
    <w:rsid w:val="00DE119A"/>
    <w:rsid w:val="00DE3063"/>
    <w:rsid w:val="00DE3382"/>
    <w:rsid w:val="00DE379E"/>
    <w:rsid w:val="00DE5056"/>
    <w:rsid w:val="00DE6A8F"/>
    <w:rsid w:val="00DF1861"/>
    <w:rsid w:val="00DF2BD5"/>
    <w:rsid w:val="00DF5970"/>
    <w:rsid w:val="00DF5AE0"/>
    <w:rsid w:val="00DF5B79"/>
    <w:rsid w:val="00DF6C9F"/>
    <w:rsid w:val="00DF6F8B"/>
    <w:rsid w:val="00DF7CA0"/>
    <w:rsid w:val="00E0190F"/>
    <w:rsid w:val="00E02FAC"/>
    <w:rsid w:val="00E03787"/>
    <w:rsid w:val="00E052AB"/>
    <w:rsid w:val="00E05D39"/>
    <w:rsid w:val="00E06F96"/>
    <w:rsid w:val="00E07009"/>
    <w:rsid w:val="00E077E4"/>
    <w:rsid w:val="00E11E16"/>
    <w:rsid w:val="00E12A14"/>
    <w:rsid w:val="00E12E19"/>
    <w:rsid w:val="00E12E7B"/>
    <w:rsid w:val="00E142ED"/>
    <w:rsid w:val="00E158B0"/>
    <w:rsid w:val="00E16080"/>
    <w:rsid w:val="00E16479"/>
    <w:rsid w:val="00E16CE2"/>
    <w:rsid w:val="00E1715B"/>
    <w:rsid w:val="00E17A3E"/>
    <w:rsid w:val="00E17DC1"/>
    <w:rsid w:val="00E201C9"/>
    <w:rsid w:val="00E2088F"/>
    <w:rsid w:val="00E20C7D"/>
    <w:rsid w:val="00E21580"/>
    <w:rsid w:val="00E21730"/>
    <w:rsid w:val="00E236CB"/>
    <w:rsid w:val="00E23DCF"/>
    <w:rsid w:val="00E24689"/>
    <w:rsid w:val="00E254CD"/>
    <w:rsid w:val="00E25BD2"/>
    <w:rsid w:val="00E30A72"/>
    <w:rsid w:val="00E3166F"/>
    <w:rsid w:val="00E328AC"/>
    <w:rsid w:val="00E3526F"/>
    <w:rsid w:val="00E37ACC"/>
    <w:rsid w:val="00E408CB"/>
    <w:rsid w:val="00E42922"/>
    <w:rsid w:val="00E429C2"/>
    <w:rsid w:val="00E4323C"/>
    <w:rsid w:val="00E43AE4"/>
    <w:rsid w:val="00E447B5"/>
    <w:rsid w:val="00E4553E"/>
    <w:rsid w:val="00E461D1"/>
    <w:rsid w:val="00E51AEE"/>
    <w:rsid w:val="00E52F3E"/>
    <w:rsid w:val="00E53831"/>
    <w:rsid w:val="00E54245"/>
    <w:rsid w:val="00E549E2"/>
    <w:rsid w:val="00E54B3E"/>
    <w:rsid w:val="00E54FE1"/>
    <w:rsid w:val="00E554AC"/>
    <w:rsid w:val="00E57CF8"/>
    <w:rsid w:val="00E60524"/>
    <w:rsid w:val="00E61515"/>
    <w:rsid w:val="00E6334B"/>
    <w:rsid w:val="00E63662"/>
    <w:rsid w:val="00E63B48"/>
    <w:rsid w:val="00E64050"/>
    <w:rsid w:val="00E64D0E"/>
    <w:rsid w:val="00E64DEB"/>
    <w:rsid w:val="00E65F48"/>
    <w:rsid w:val="00E6652B"/>
    <w:rsid w:val="00E678CA"/>
    <w:rsid w:val="00E70D7F"/>
    <w:rsid w:val="00E7106A"/>
    <w:rsid w:val="00E719E8"/>
    <w:rsid w:val="00E73739"/>
    <w:rsid w:val="00E74128"/>
    <w:rsid w:val="00E74211"/>
    <w:rsid w:val="00E74A63"/>
    <w:rsid w:val="00E74ED5"/>
    <w:rsid w:val="00E7688A"/>
    <w:rsid w:val="00E819A9"/>
    <w:rsid w:val="00E81A88"/>
    <w:rsid w:val="00E81DDC"/>
    <w:rsid w:val="00E81FEF"/>
    <w:rsid w:val="00E82B97"/>
    <w:rsid w:val="00E83CC4"/>
    <w:rsid w:val="00E83FCA"/>
    <w:rsid w:val="00E84976"/>
    <w:rsid w:val="00E85892"/>
    <w:rsid w:val="00E85E8B"/>
    <w:rsid w:val="00E867EE"/>
    <w:rsid w:val="00E86EB4"/>
    <w:rsid w:val="00E87F6D"/>
    <w:rsid w:val="00E902E8"/>
    <w:rsid w:val="00E90AFD"/>
    <w:rsid w:val="00E90E9C"/>
    <w:rsid w:val="00E91853"/>
    <w:rsid w:val="00E926C3"/>
    <w:rsid w:val="00E92AA0"/>
    <w:rsid w:val="00E9341B"/>
    <w:rsid w:val="00E95554"/>
    <w:rsid w:val="00E958E3"/>
    <w:rsid w:val="00E95DF2"/>
    <w:rsid w:val="00E96958"/>
    <w:rsid w:val="00E96B54"/>
    <w:rsid w:val="00E96FD3"/>
    <w:rsid w:val="00E974EF"/>
    <w:rsid w:val="00EA0367"/>
    <w:rsid w:val="00EA03E6"/>
    <w:rsid w:val="00EA098D"/>
    <w:rsid w:val="00EA2AE5"/>
    <w:rsid w:val="00EA2D24"/>
    <w:rsid w:val="00EA34A2"/>
    <w:rsid w:val="00EA383D"/>
    <w:rsid w:val="00EA469B"/>
    <w:rsid w:val="00EA5074"/>
    <w:rsid w:val="00EA50D6"/>
    <w:rsid w:val="00EA5217"/>
    <w:rsid w:val="00EA5508"/>
    <w:rsid w:val="00EA6AA9"/>
    <w:rsid w:val="00EA6E57"/>
    <w:rsid w:val="00EA792B"/>
    <w:rsid w:val="00EB03C9"/>
    <w:rsid w:val="00EB11DA"/>
    <w:rsid w:val="00EB13CD"/>
    <w:rsid w:val="00EB2D0D"/>
    <w:rsid w:val="00EB40DE"/>
    <w:rsid w:val="00EB4ABF"/>
    <w:rsid w:val="00EB4BB0"/>
    <w:rsid w:val="00EB5006"/>
    <w:rsid w:val="00EB55C4"/>
    <w:rsid w:val="00EB7EFC"/>
    <w:rsid w:val="00EC17E0"/>
    <w:rsid w:val="00EC26E5"/>
    <w:rsid w:val="00EC28A1"/>
    <w:rsid w:val="00EC3E36"/>
    <w:rsid w:val="00EC5C0E"/>
    <w:rsid w:val="00EC5F87"/>
    <w:rsid w:val="00ED062B"/>
    <w:rsid w:val="00ED1490"/>
    <w:rsid w:val="00ED1570"/>
    <w:rsid w:val="00ED1648"/>
    <w:rsid w:val="00ED16B6"/>
    <w:rsid w:val="00ED1FBD"/>
    <w:rsid w:val="00ED213C"/>
    <w:rsid w:val="00ED21D1"/>
    <w:rsid w:val="00ED23BB"/>
    <w:rsid w:val="00ED27FC"/>
    <w:rsid w:val="00ED29C8"/>
    <w:rsid w:val="00ED3076"/>
    <w:rsid w:val="00ED461D"/>
    <w:rsid w:val="00ED4A3B"/>
    <w:rsid w:val="00ED4D1D"/>
    <w:rsid w:val="00ED54F7"/>
    <w:rsid w:val="00ED5C4F"/>
    <w:rsid w:val="00ED650C"/>
    <w:rsid w:val="00ED7679"/>
    <w:rsid w:val="00EE0063"/>
    <w:rsid w:val="00EE0880"/>
    <w:rsid w:val="00EE19BA"/>
    <w:rsid w:val="00EE3A14"/>
    <w:rsid w:val="00EE7D61"/>
    <w:rsid w:val="00EF0B6D"/>
    <w:rsid w:val="00EF0E91"/>
    <w:rsid w:val="00EF13BF"/>
    <w:rsid w:val="00EF1864"/>
    <w:rsid w:val="00EF33DC"/>
    <w:rsid w:val="00EF3575"/>
    <w:rsid w:val="00EF3DBE"/>
    <w:rsid w:val="00EF415F"/>
    <w:rsid w:val="00EF4B0D"/>
    <w:rsid w:val="00EF4F4F"/>
    <w:rsid w:val="00EF6045"/>
    <w:rsid w:val="00EF6065"/>
    <w:rsid w:val="00EF62D9"/>
    <w:rsid w:val="00EF6AE7"/>
    <w:rsid w:val="00F0001C"/>
    <w:rsid w:val="00F0035D"/>
    <w:rsid w:val="00F0220D"/>
    <w:rsid w:val="00F03093"/>
    <w:rsid w:val="00F04F74"/>
    <w:rsid w:val="00F05A1F"/>
    <w:rsid w:val="00F05E70"/>
    <w:rsid w:val="00F060F4"/>
    <w:rsid w:val="00F07DAA"/>
    <w:rsid w:val="00F10677"/>
    <w:rsid w:val="00F12569"/>
    <w:rsid w:val="00F12EEC"/>
    <w:rsid w:val="00F158A2"/>
    <w:rsid w:val="00F15CE1"/>
    <w:rsid w:val="00F16846"/>
    <w:rsid w:val="00F17FCC"/>
    <w:rsid w:val="00F20641"/>
    <w:rsid w:val="00F21213"/>
    <w:rsid w:val="00F2372B"/>
    <w:rsid w:val="00F24893"/>
    <w:rsid w:val="00F24C89"/>
    <w:rsid w:val="00F26D6C"/>
    <w:rsid w:val="00F27007"/>
    <w:rsid w:val="00F311C2"/>
    <w:rsid w:val="00F336C9"/>
    <w:rsid w:val="00F338DB"/>
    <w:rsid w:val="00F34B98"/>
    <w:rsid w:val="00F34DDD"/>
    <w:rsid w:val="00F353A5"/>
    <w:rsid w:val="00F35C19"/>
    <w:rsid w:val="00F35E5B"/>
    <w:rsid w:val="00F36A48"/>
    <w:rsid w:val="00F40472"/>
    <w:rsid w:val="00F40565"/>
    <w:rsid w:val="00F424C9"/>
    <w:rsid w:val="00F42FA4"/>
    <w:rsid w:val="00F439AB"/>
    <w:rsid w:val="00F43B47"/>
    <w:rsid w:val="00F47683"/>
    <w:rsid w:val="00F51066"/>
    <w:rsid w:val="00F52FCF"/>
    <w:rsid w:val="00F53CBC"/>
    <w:rsid w:val="00F53DAA"/>
    <w:rsid w:val="00F54639"/>
    <w:rsid w:val="00F549A9"/>
    <w:rsid w:val="00F54B08"/>
    <w:rsid w:val="00F55C4B"/>
    <w:rsid w:val="00F5639A"/>
    <w:rsid w:val="00F56BE7"/>
    <w:rsid w:val="00F56FFF"/>
    <w:rsid w:val="00F570F3"/>
    <w:rsid w:val="00F579C9"/>
    <w:rsid w:val="00F62427"/>
    <w:rsid w:val="00F6288B"/>
    <w:rsid w:val="00F63FDF"/>
    <w:rsid w:val="00F650BC"/>
    <w:rsid w:val="00F65FED"/>
    <w:rsid w:val="00F6638E"/>
    <w:rsid w:val="00F66CD0"/>
    <w:rsid w:val="00F708F9"/>
    <w:rsid w:val="00F70D6F"/>
    <w:rsid w:val="00F719C0"/>
    <w:rsid w:val="00F7234B"/>
    <w:rsid w:val="00F73C86"/>
    <w:rsid w:val="00F747AB"/>
    <w:rsid w:val="00F74BEB"/>
    <w:rsid w:val="00F75875"/>
    <w:rsid w:val="00F766AC"/>
    <w:rsid w:val="00F80D60"/>
    <w:rsid w:val="00F811D0"/>
    <w:rsid w:val="00F815BF"/>
    <w:rsid w:val="00F82483"/>
    <w:rsid w:val="00F82B5B"/>
    <w:rsid w:val="00F8306C"/>
    <w:rsid w:val="00F83C9B"/>
    <w:rsid w:val="00F85D22"/>
    <w:rsid w:val="00F87256"/>
    <w:rsid w:val="00F911B7"/>
    <w:rsid w:val="00F91943"/>
    <w:rsid w:val="00F92E60"/>
    <w:rsid w:val="00F92F86"/>
    <w:rsid w:val="00F931AD"/>
    <w:rsid w:val="00F9322C"/>
    <w:rsid w:val="00F94126"/>
    <w:rsid w:val="00F94597"/>
    <w:rsid w:val="00F94648"/>
    <w:rsid w:val="00F9554E"/>
    <w:rsid w:val="00F95CAE"/>
    <w:rsid w:val="00F9607D"/>
    <w:rsid w:val="00F96E8A"/>
    <w:rsid w:val="00FA11C6"/>
    <w:rsid w:val="00FA2043"/>
    <w:rsid w:val="00FA46E9"/>
    <w:rsid w:val="00FA4732"/>
    <w:rsid w:val="00FA590D"/>
    <w:rsid w:val="00FA5950"/>
    <w:rsid w:val="00FA6793"/>
    <w:rsid w:val="00FA6EF8"/>
    <w:rsid w:val="00FA7037"/>
    <w:rsid w:val="00FA7C96"/>
    <w:rsid w:val="00FB048E"/>
    <w:rsid w:val="00FB14EA"/>
    <w:rsid w:val="00FB27A7"/>
    <w:rsid w:val="00FB293D"/>
    <w:rsid w:val="00FB47DC"/>
    <w:rsid w:val="00FC0EAD"/>
    <w:rsid w:val="00FC2640"/>
    <w:rsid w:val="00FC2F62"/>
    <w:rsid w:val="00FC3966"/>
    <w:rsid w:val="00FC3B80"/>
    <w:rsid w:val="00FC3DE0"/>
    <w:rsid w:val="00FC438C"/>
    <w:rsid w:val="00FC4D8C"/>
    <w:rsid w:val="00FC5CF9"/>
    <w:rsid w:val="00FC700F"/>
    <w:rsid w:val="00FD06B9"/>
    <w:rsid w:val="00FD158E"/>
    <w:rsid w:val="00FD15DC"/>
    <w:rsid w:val="00FD1D90"/>
    <w:rsid w:val="00FD266C"/>
    <w:rsid w:val="00FD2A24"/>
    <w:rsid w:val="00FD3C84"/>
    <w:rsid w:val="00FD4CC9"/>
    <w:rsid w:val="00FD58D4"/>
    <w:rsid w:val="00FD5AF8"/>
    <w:rsid w:val="00FD75A5"/>
    <w:rsid w:val="00FE08BA"/>
    <w:rsid w:val="00FE2011"/>
    <w:rsid w:val="00FE24E4"/>
    <w:rsid w:val="00FE314D"/>
    <w:rsid w:val="00FE3617"/>
    <w:rsid w:val="00FE3B36"/>
    <w:rsid w:val="00FE4002"/>
    <w:rsid w:val="00FE4565"/>
    <w:rsid w:val="00FE62F4"/>
    <w:rsid w:val="00FE6EF1"/>
    <w:rsid w:val="00FE7370"/>
    <w:rsid w:val="00FE7F6D"/>
    <w:rsid w:val="00FF0567"/>
    <w:rsid w:val="00FF1091"/>
    <w:rsid w:val="00FF1093"/>
    <w:rsid w:val="00FF12F0"/>
    <w:rsid w:val="00FF174D"/>
    <w:rsid w:val="00FF286C"/>
    <w:rsid w:val="00FF2FB9"/>
    <w:rsid w:val="00FF4AC3"/>
    <w:rsid w:val="00FF4C4E"/>
    <w:rsid w:val="00FF632E"/>
    <w:rsid w:val="00FF79A0"/>
    <w:rsid w:val="00FF7B8A"/>
    <w:rsid w:val="00FF7FD3"/>
    <w:rsid w:val="012761D6"/>
    <w:rsid w:val="015CD99A"/>
    <w:rsid w:val="01C32577"/>
    <w:rsid w:val="01C86277"/>
    <w:rsid w:val="01D229E7"/>
    <w:rsid w:val="01FB9C0F"/>
    <w:rsid w:val="023AAA94"/>
    <w:rsid w:val="0255D6C9"/>
    <w:rsid w:val="02BADC2C"/>
    <w:rsid w:val="02E3DD2F"/>
    <w:rsid w:val="039729B6"/>
    <w:rsid w:val="03ACADBD"/>
    <w:rsid w:val="03C8663E"/>
    <w:rsid w:val="03F977A6"/>
    <w:rsid w:val="044385CC"/>
    <w:rsid w:val="0445DE83"/>
    <w:rsid w:val="049D5873"/>
    <w:rsid w:val="04E60FD2"/>
    <w:rsid w:val="054E81BD"/>
    <w:rsid w:val="05996EA7"/>
    <w:rsid w:val="05FB7DB7"/>
    <w:rsid w:val="0621F19B"/>
    <w:rsid w:val="062BF85C"/>
    <w:rsid w:val="065D59DE"/>
    <w:rsid w:val="067DAFC4"/>
    <w:rsid w:val="0694EFA5"/>
    <w:rsid w:val="0697B7C3"/>
    <w:rsid w:val="06D2DB42"/>
    <w:rsid w:val="0780D1B7"/>
    <w:rsid w:val="087BDE9B"/>
    <w:rsid w:val="089F0395"/>
    <w:rsid w:val="08ADB478"/>
    <w:rsid w:val="08B8548E"/>
    <w:rsid w:val="0944E7AE"/>
    <w:rsid w:val="0949B8DB"/>
    <w:rsid w:val="0961A804"/>
    <w:rsid w:val="09A4CAC4"/>
    <w:rsid w:val="0A00152F"/>
    <w:rsid w:val="0A127DAB"/>
    <w:rsid w:val="0A720875"/>
    <w:rsid w:val="0A9F05E4"/>
    <w:rsid w:val="0AFDBAB2"/>
    <w:rsid w:val="0B1D6EE3"/>
    <w:rsid w:val="0B2442E9"/>
    <w:rsid w:val="0B52B317"/>
    <w:rsid w:val="0BC17A16"/>
    <w:rsid w:val="0BDDA54B"/>
    <w:rsid w:val="0C0BF971"/>
    <w:rsid w:val="0C1150B2"/>
    <w:rsid w:val="0C4B680A"/>
    <w:rsid w:val="0CA00526"/>
    <w:rsid w:val="0D13A7EB"/>
    <w:rsid w:val="0D17A38F"/>
    <w:rsid w:val="0D347014"/>
    <w:rsid w:val="0D6FA4C6"/>
    <w:rsid w:val="0DE23BF6"/>
    <w:rsid w:val="0DE3D775"/>
    <w:rsid w:val="0E14C76F"/>
    <w:rsid w:val="0E1D18DA"/>
    <w:rsid w:val="0E66E94C"/>
    <w:rsid w:val="0E8B191F"/>
    <w:rsid w:val="0EF44F49"/>
    <w:rsid w:val="0F3979D4"/>
    <w:rsid w:val="0F76E7D9"/>
    <w:rsid w:val="0FBAFE83"/>
    <w:rsid w:val="0FC15361"/>
    <w:rsid w:val="107D17BE"/>
    <w:rsid w:val="10AAD13D"/>
    <w:rsid w:val="10B24D74"/>
    <w:rsid w:val="10EC7ED0"/>
    <w:rsid w:val="12B7EB1F"/>
    <w:rsid w:val="137CF861"/>
    <w:rsid w:val="137FF3C8"/>
    <w:rsid w:val="13A444B2"/>
    <w:rsid w:val="13EC528F"/>
    <w:rsid w:val="143B9F74"/>
    <w:rsid w:val="151EB139"/>
    <w:rsid w:val="1526F463"/>
    <w:rsid w:val="1543543F"/>
    <w:rsid w:val="15509A75"/>
    <w:rsid w:val="15A82232"/>
    <w:rsid w:val="15B3E990"/>
    <w:rsid w:val="15CBA41F"/>
    <w:rsid w:val="15D34D6D"/>
    <w:rsid w:val="1610DB36"/>
    <w:rsid w:val="16168DE3"/>
    <w:rsid w:val="1656FBDC"/>
    <w:rsid w:val="16A0FDFA"/>
    <w:rsid w:val="17893E65"/>
    <w:rsid w:val="17B51BB0"/>
    <w:rsid w:val="17C77B74"/>
    <w:rsid w:val="17ECECAF"/>
    <w:rsid w:val="182D4C51"/>
    <w:rsid w:val="188F5B48"/>
    <w:rsid w:val="1990FB24"/>
    <w:rsid w:val="19A0A079"/>
    <w:rsid w:val="19D46768"/>
    <w:rsid w:val="19E41EB1"/>
    <w:rsid w:val="1A1C4A72"/>
    <w:rsid w:val="1A3CEA26"/>
    <w:rsid w:val="1A6245B1"/>
    <w:rsid w:val="1AB05C27"/>
    <w:rsid w:val="1B32B381"/>
    <w:rsid w:val="1B843F6C"/>
    <w:rsid w:val="1BF7EA88"/>
    <w:rsid w:val="1C4540B8"/>
    <w:rsid w:val="1C5372BF"/>
    <w:rsid w:val="1C7039DD"/>
    <w:rsid w:val="1CABE4A5"/>
    <w:rsid w:val="1CFC55D9"/>
    <w:rsid w:val="1D27F7CB"/>
    <w:rsid w:val="1D3DF566"/>
    <w:rsid w:val="1D584F22"/>
    <w:rsid w:val="1D9BD75A"/>
    <w:rsid w:val="1D9C22CD"/>
    <w:rsid w:val="1DA0715A"/>
    <w:rsid w:val="1DF6C4CB"/>
    <w:rsid w:val="1E36E6D0"/>
    <w:rsid w:val="1E811B3B"/>
    <w:rsid w:val="1F083A15"/>
    <w:rsid w:val="1F1D94A1"/>
    <w:rsid w:val="1F94D776"/>
    <w:rsid w:val="2029133E"/>
    <w:rsid w:val="203169A4"/>
    <w:rsid w:val="20988660"/>
    <w:rsid w:val="20B16C49"/>
    <w:rsid w:val="20E3C773"/>
    <w:rsid w:val="2117EFB6"/>
    <w:rsid w:val="21CF13AB"/>
    <w:rsid w:val="21FE7A39"/>
    <w:rsid w:val="22087169"/>
    <w:rsid w:val="2222BAD0"/>
    <w:rsid w:val="225A945E"/>
    <w:rsid w:val="23226BAC"/>
    <w:rsid w:val="236D1BA3"/>
    <w:rsid w:val="2431F913"/>
    <w:rsid w:val="2442D382"/>
    <w:rsid w:val="2443B0E7"/>
    <w:rsid w:val="2459C4CC"/>
    <w:rsid w:val="24ECE152"/>
    <w:rsid w:val="24F47101"/>
    <w:rsid w:val="2519099E"/>
    <w:rsid w:val="2581BBF1"/>
    <w:rsid w:val="26624B8C"/>
    <w:rsid w:val="26B77120"/>
    <w:rsid w:val="26DA04F2"/>
    <w:rsid w:val="26E2E8E2"/>
    <w:rsid w:val="27460E16"/>
    <w:rsid w:val="27EC11C0"/>
    <w:rsid w:val="2805F5AA"/>
    <w:rsid w:val="28366B41"/>
    <w:rsid w:val="283EB06B"/>
    <w:rsid w:val="28538E70"/>
    <w:rsid w:val="295D60DD"/>
    <w:rsid w:val="29861518"/>
    <w:rsid w:val="29E07B9F"/>
    <w:rsid w:val="2A3F0AFB"/>
    <w:rsid w:val="2A4E1496"/>
    <w:rsid w:val="2AE9EC14"/>
    <w:rsid w:val="2B42367A"/>
    <w:rsid w:val="2B8ED911"/>
    <w:rsid w:val="2BCFDD0E"/>
    <w:rsid w:val="2BF9127A"/>
    <w:rsid w:val="2BFED934"/>
    <w:rsid w:val="2C9237E7"/>
    <w:rsid w:val="2CE4D35D"/>
    <w:rsid w:val="2D0F612F"/>
    <w:rsid w:val="2D5C79C6"/>
    <w:rsid w:val="2D85C615"/>
    <w:rsid w:val="2D9A5664"/>
    <w:rsid w:val="2DB67C56"/>
    <w:rsid w:val="2E7732E7"/>
    <w:rsid w:val="2F4B8842"/>
    <w:rsid w:val="2F882795"/>
    <w:rsid w:val="2F9E57E2"/>
    <w:rsid w:val="2FBFF3ED"/>
    <w:rsid w:val="30BA6189"/>
    <w:rsid w:val="30FEE17D"/>
    <w:rsid w:val="310BB880"/>
    <w:rsid w:val="311DD2B2"/>
    <w:rsid w:val="314D151E"/>
    <w:rsid w:val="31FBFF82"/>
    <w:rsid w:val="323A3E40"/>
    <w:rsid w:val="32920F85"/>
    <w:rsid w:val="32DD6FE0"/>
    <w:rsid w:val="33523804"/>
    <w:rsid w:val="33622E22"/>
    <w:rsid w:val="3371930C"/>
    <w:rsid w:val="33BEAA9A"/>
    <w:rsid w:val="347E370A"/>
    <w:rsid w:val="34986FCB"/>
    <w:rsid w:val="349E6223"/>
    <w:rsid w:val="34AE941E"/>
    <w:rsid w:val="35915CE2"/>
    <w:rsid w:val="359A52B5"/>
    <w:rsid w:val="35B33CA2"/>
    <w:rsid w:val="363267BB"/>
    <w:rsid w:val="366A46C9"/>
    <w:rsid w:val="36A0D820"/>
    <w:rsid w:val="36B19D87"/>
    <w:rsid w:val="36BAED50"/>
    <w:rsid w:val="36CF0069"/>
    <w:rsid w:val="36D9DC03"/>
    <w:rsid w:val="375B1CAC"/>
    <w:rsid w:val="380D4A64"/>
    <w:rsid w:val="381ED793"/>
    <w:rsid w:val="38611630"/>
    <w:rsid w:val="38A640D1"/>
    <w:rsid w:val="38E4E2FE"/>
    <w:rsid w:val="39533386"/>
    <w:rsid w:val="3963D74F"/>
    <w:rsid w:val="39772E57"/>
    <w:rsid w:val="3A9C3F11"/>
    <w:rsid w:val="3A9EA981"/>
    <w:rsid w:val="3B3D5D42"/>
    <w:rsid w:val="3B43E7B4"/>
    <w:rsid w:val="3B4F5935"/>
    <w:rsid w:val="3B72D919"/>
    <w:rsid w:val="3BC77514"/>
    <w:rsid w:val="3CF6B8D4"/>
    <w:rsid w:val="3D1EFDFA"/>
    <w:rsid w:val="3D6D4A13"/>
    <w:rsid w:val="3DBE3720"/>
    <w:rsid w:val="3E050296"/>
    <w:rsid w:val="3E7E15CD"/>
    <w:rsid w:val="3EEE8C28"/>
    <w:rsid w:val="3F1D52DA"/>
    <w:rsid w:val="3F7BDA8E"/>
    <w:rsid w:val="3F8B0BCC"/>
    <w:rsid w:val="3FF6EC37"/>
    <w:rsid w:val="400CD4C2"/>
    <w:rsid w:val="401BE914"/>
    <w:rsid w:val="402562DC"/>
    <w:rsid w:val="405F7BDC"/>
    <w:rsid w:val="40B70894"/>
    <w:rsid w:val="4109AC0B"/>
    <w:rsid w:val="4143C38A"/>
    <w:rsid w:val="4155D1A6"/>
    <w:rsid w:val="4197024C"/>
    <w:rsid w:val="42A628A9"/>
    <w:rsid w:val="42EAEE38"/>
    <w:rsid w:val="430B708F"/>
    <w:rsid w:val="43B49952"/>
    <w:rsid w:val="4482CA05"/>
    <w:rsid w:val="449CC3D3"/>
    <w:rsid w:val="44A1DFD5"/>
    <w:rsid w:val="44A377C4"/>
    <w:rsid w:val="44D085C7"/>
    <w:rsid w:val="44D2767C"/>
    <w:rsid w:val="44E034CC"/>
    <w:rsid w:val="4518128A"/>
    <w:rsid w:val="4527B08B"/>
    <w:rsid w:val="452B87FB"/>
    <w:rsid w:val="45382993"/>
    <w:rsid w:val="457D89B0"/>
    <w:rsid w:val="4599008F"/>
    <w:rsid w:val="45D2EA52"/>
    <w:rsid w:val="465A6CE9"/>
    <w:rsid w:val="4669448D"/>
    <w:rsid w:val="46C24C26"/>
    <w:rsid w:val="46C40DB7"/>
    <w:rsid w:val="46F99012"/>
    <w:rsid w:val="4791185F"/>
    <w:rsid w:val="482A8068"/>
    <w:rsid w:val="484548E1"/>
    <w:rsid w:val="48567783"/>
    <w:rsid w:val="4925A7BE"/>
    <w:rsid w:val="497F7070"/>
    <w:rsid w:val="499A2870"/>
    <w:rsid w:val="49F1738E"/>
    <w:rsid w:val="4A17377D"/>
    <w:rsid w:val="4A879C1F"/>
    <w:rsid w:val="4AD0915A"/>
    <w:rsid w:val="4AEB3DFE"/>
    <w:rsid w:val="4B06DC26"/>
    <w:rsid w:val="4B35BCA2"/>
    <w:rsid w:val="4B47072E"/>
    <w:rsid w:val="4B86AF09"/>
    <w:rsid w:val="4BF9E92C"/>
    <w:rsid w:val="4C4A777E"/>
    <w:rsid w:val="4C4E755C"/>
    <w:rsid w:val="4C9C0643"/>
    <w:rsid w:val="4CB5FA8A"/>
    <w:rsid w:val="4CE440DE"/>
    <w:rsid w:val="4CFFA86B"/>
    <w:rsid w:val="4D07B6D1"/>
    <w:rsid w:val="4D1F7E3E"/>
    <w:rsid w:val="4D91F445"/>
    <w:rsid w:val="4D98B517"/>
    <w:rsid w:val="4DF0BC40"/>
    <w:rsid w:val="4E1BBA4C"/>
    <w:rsid w:val="4E759D19"/>
    <w:rsid w:val="4E822122"/>
    <w:rsid w:val="4F15B516"/>
    <w:rsid w:val="4F7DE8DA"/>
    <w:rsid w:val="4FC190B1"/>
    <w:rsid w:val="4FC19C99"/>
    <w:rsid w:val="4FCA5C05"/>
    <w:rsid w:val="50243069"/>
    <w:rsid w:val="5038A7C3"/>
    <w:rsid w:val="5045E5A8"/>
    <w:rsid w:val="5060096B"/>
    <w:rsid w:val="50C1070C"/>
    <w:rsid w:val="50F7C402"/>
    <w:rsid w:val="514D9F16"/>
    <w:rsid w:val="515D1BE7"/>
    <w:rsid w:val="516D9829"/>
    <w:rsid w:val="51A78E9D"/>
    <w:rsid w:val="529720EC"/>
    <w:rsid w:val="52CBABBC"/>
    <w:rsid w:val="52EDD6CD"/>
    <w:rsid w:val="53156F29"/>
    <w:rsid w:val="53A3CAE9"/>
    <w:rsid w:val="53EA12F6"/>
    <w:rsid w:val="5411244D"/>
    <w:rsid w:val="541CAAD1"/>
    <w:rsid w:val="54A92C6D"/>
    <w:rsid w:val="5555685D"/>
    <w:rsid w:val="555A0417"/>
    <w:rsid w:val="55B4C440"/>
    <w:rsid w:val="55E83598"/>
    <w:rsid w:val="560AA141"/>
    <w:rsid w:val="567F6941"/>
    <w:rsid w:val="56CC2785"/>
    <w:rsid w:val="56D172EC"/>
    <w:rsid w:val="578C8842"/>
    <w:rsid w:val="5854B4A3"/>
    <w:rsid w:val="58682AF1"/>
    <w:rsid w:val="588BBA64"/>
    <w:rsid w:val="589FBF5A"/>
    <w:rsid w:val="591273F3"/>
    <w:rsid w:val="5915A719"/>
    <w:rsid w:val="592C8FDE"/>
    <w:rsid w:val="59886323"/>
    <w:rsid w:val="59C5D6B5"/>
    <w:rsid w:val="59FC4EF6"/>
    <w:rsid w:val="5A1DC99A"/>
    <w:rsid w:val="5A351A10"/>
    <w:rsid w:val="5A473511"/>
    <w:rsid w:val="5A82DF7A"/>
    <w:rsid w:val="5AC4F80D"/>
    <w:rsid w:val="5B085EEE"/>
    <w:rsid w:val="5B0BF3B8"/>
    <w:rsid w:val="5B12F5BC"/>
    <w:rsid w:val="5B40ED52"/>
    <w:rsid w:val="5B4B9D33"/>
    <w:rsid w:val="5B66D513"/>
    <w:rsid w:val="5B76891A"/>
    <w:rsid w:val="5B8C205E"/>
    <w:rsid w:val="5BAE2318"/>
    <w:rsid w:val="5BB40AB7"/>
    <w:rsid w:val="5BDB2171"/>
    <w:rsid w:val="5C3C6E89"/>
    <w:rsid w:val="5C704814"/>
    <w:rsid w:val="5C8A7CB6"/>
    <w:rsid w:val="5D0F7B06"/>
    <w:rsid w:val="5D3E61F4"/>
    <w:rsid w:val="5D3F3C3B"/>
    <w:rsid w:val="5D7AF1F1"/>
    <w:rsid w:val="5D81AEFC"/>
    <w:rsid w:val="5DDF9F80"/>
    <w:rsid w:val="5E4E3D6D"/>
    <w:rsid w:val="5EBA2B22"/>
    <w:rsid w:val="5EE156A1"/>
    <w:rsid w:val="5EEA5DBA"/>
    <w:rsid w:val="5F0AFA59"/>
    <w:rsid w:val="5F701ADB"/>
    <w:rsid w:val="5F7A8FE5"/>
    <w:rsid w:val="5F941102"/>
    <w:rsid w:val="5FD20232"/>
    <w:rsid w:val="6019B1CF"/>
    <w:rsid w:val="602B5EB9"/>
    <w:rsid w:val="613D454A"/>
    <w:rsid w:val="6191A023"/>
    <w:rsid w:val="619E8D80"/>
    <w:rsid w:val="62AC6432"/>
    <w:rsid w:val="62D329E6"/>
    <w:rsid w:val="63582377"/>
    <w:rsid w:val="6408A49C"/>
    <w:rsid w:val="64A6FD41"/>
    <w:rsid w:val="64F62FF2"/>
    <w:rsid w:val="650C891B"/>
    <w:rsid w:val="65290F31"/>
    <w:rsid w:val="656C70D0"/>
    <w:rsid w:val="6592188F"/>
    <w:rsid w:val="65B7DAEE"/>
    <w:rsid w:val="65E547A5"/>
    <w:rsid w:val="664EF775"/>
    <w:rsid w:val="66A88749"/>
    <w:rsid w:val="66B23AA9"/>
    <w:rsid w:val="66F7CC75"/>
    <w:rsid w:val="67276CA2"/>
    <w:rsid w:val="67BC4754"/>
    <w:rsid w:val="67C8D131"/>
    <w:rsid w:val="684644E5"/>
    <w:rsid w:val="68496C16"/>
    <w:rsid w:val="68600883"/>
    <w:rsid w:val="6869D72B"/>
    <w:rsid w:val="68739C16"/>
    <w:rsid w:val="68982A29"/>
    <w:rsid w:val="68985EB9"/>
    <w:rsid w:val="6935456D"/>
    <w:rsid w:val="699390C2"/>
    <w:rsid w:val="699C9C80"/>
    <w:rsid w:val="69E6FC29"/>
    <w:rsid w:val="69EF2063"/>
    <w:rsid w:val="6A1D7558"/>
    <w:rsid w:val="6A87E77C"/>
    <w:rsid w:val="6AE71C74"/>
    <w:rsid w:val="6B48C09D"/>
    <w:rsid w:val="6B919C87"/>
    <w:rsid w:val="6BAD7980"/>
    <w:rsid w:val="6C445458"/>
    <w:rsid w:val="6CA5B213"/>
    <w:rsid w:val="6D2C2C7C"/>
    <w:rsid w:val="6D38B2B3"/>
    <w:rsid w:val="6D43FC64"/>
    <w:rsid w:val="6D8E1B55"/>
    <w:rsid w:val="6DB6B09D"/>
    <w:rsid w:val="6DEC87AA"/>
    <w:rsid w:val="6E1B49F2"/>
    <w:rsid w:val="6E3360F1"/>
    <w:rsid w:val="6E4FB5BC"/>
    <w:rsid w:val="6E78C9E9"/>
    <w:rsid w:val="6E9B8BD0"/>
    <w:rsid w:val="6EA02501"/>
    <w:rsid w:val="6EA15553"/>
    <w:rsid w:val="6F2EA0A5"/>
    <w:rsid w:val="6F3113C6"/>
    <w:rsid w:val="6F5D0AC3"/>
    <w:rsid w:val="7005B4BC"/>
    <w:rsid w:val="701A8191"/>
    <w:rsid w:val="705D1F39"/>
    <w:rsid w:val="709FAF5E"/>
    <w:rsid w:val="70AFF966"/>
    <w:rsid w:val="70BF7098"/>
    <w:rsid w:val="713EE982"/>
    <w:rsid w:val="71C98512"/>
    <w:rsid w:val="7223C51C"/>
    <w:rsid w:val="722A81F3"/>
    <w:rsid w:val="7241FE78"/>
    <w:rsid w:val="72566119"/>
    <w:rsid w:val="725BD1D1"/>
    <w:rsid w:val="7399891C"/>
    <w:rsid w:val="73A39525"/>
    <w:rsid w:val="73A97A5B"/>
    <w:rsid w:val="73B0FB0A"/>
    <w:rsid w:val="73D1A699"/>
    <w:rsid w:val="740F6C5B"/>
    <w:rsid w:val="74C68FF9"/>
    <w:rsid w:val="75334DC8"/>
    <w:rsid w:val="75B2072F"/>
    <w:rsid w:val="75C4BAE0"/>
    <w:rsid w:val="75EF7AC3"/>
    <w:rsid w:val="75FF0197"/>
    <w:rsid w:val="76EE2BCB"/>
    <w:rsid w:val="770F5907"/>
    <w:rsid w:val="772E8FF1"/>
    <w:rsid w:val="774DEB9E"/>
    <w:rsid w:val="776CB45D"/>
    <w:rsid w:val="776F1875"/>
    <w:rsid w:val="778AFC97"/>
    <w:rsid w:val="77F5A264"/>
    <w:rsid w:val="780C8498"/>
    <w:rsid w:val="780FEEC5"/>
    <w:rsid w:val="78418AB1"/>
    <w:rsid w:val="78AF3175"/>
    <w:rsid w:val="793F8330"/>
    <w:rsid w:val="7943C977"/>
    <w:rsid w:val="794F9C19"/>
    <w:rsid w:val="79915D49"/>
    <w:rsid w:val="7A4098F6"/>
    <w:rsid w:val="7A4358B8"/>
    <w:rsid w:val="7A4CF3D0"/>
    <w:rsid w:val="7AD272D3"/>
    <w:rsid w:val="7B0DF4B1"/>
    <w:rsid w:val="7B2EC50A"/>
    <w:rsid w:val="7BE4ADA9"/>
    <w:rsid w:val="7BF36246"/>
    <w:rsid w:val="7BF3FD62"/>
    <w:rsid w:val="7BFB4FEE"/>
    <w:rsid w:val="7CC6FA5E"/>
    <w:rsid w:val="7CCC29C4"/>
    <w:rsid w:val="7CE6B5B7"/>
    <w:rsid w:val="7D18E714"/>
    <w:rsid w:val="7D249C72"/>
    <w:rsid w:val="7D2F80AE"/>
    <w:rsid w:val="7DBE486F"/>
    <w:rsid w:val="7DDF96A2"/>
    <w:rsid w:val="7DFCB249"/>
    <w:rsid w:val="7E087F10"/>
    <w:rsid w:val="7F4DD72A"/>
    <w:rsid w:val="7F86E507"/>
    <w:rsid w:val="7F9E0B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F1895"/>
  <w15:chartTrackingRefBased/>
  <w15:docId w15:val="{094BC450-130F-4B87-BDB5-93AD436D4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E5D"/>
    <w:rPr>
      <w:lang w:val="en-GB"/>
    </w:rPr>
  </w:style>
  <w:style w:type="paragraph" w:styleId="Heading1">
    <w:name w:val="heading 1"/>
    <w:basedOn w:val="Normal"/>
    <w:next w:val="Normal"/>
    <w:link w:val="Heading1Char"/>
    <w:uiPriority w:val="9"/>
    <w:qFormat/>
    <w:rsid w:val="005F29C6"/>
    <w:pPr>
      <w:keepNext/>
      <w:keepLines/>
      <w:numPr>
        <w:numId w:val="2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B96422"/>
    <w:pPr>
      <w:numPr>
        <w:ilvl w:val="1"/>
      </w:numPr>
      <w:outlineLvl w:val="1"/>
    </w:pPr>
    <w:rPr>
      <w:sz w:val="28"/>
      <w:szCs w:val="28"/>
    </w:rPr>
  </w:style>
  <w:style w:type="paragraph" w:styleId="Heading3">
    <w:name w:val="heading 3"/>
    <w:basedOn w:val="Heading2"/>
    <w:next w:val="Normal"/>
    <w:link w:val="Heading3Char"/>
    <w:uiPriority w:val="9"/>
    <w:unhideWhenUsed/>
    <w:qFormat/>
    <w:rsid w:val="00BA0786"/>
    <w:pPr>
      <w:numPr>
        <w:ilvl w:val="2"/>
      </w:numPr>
      <w:outlineLvl w:val="2"/>
    </w:pPr>
  </w:style>
  <w:style w:type="paragraph" w:styleId="Heading4">
    <w:name w:val="heading 4"/>
    <w:basedOn w:val="Heading3"/>
    <w:next w:val="Normal"/>
    <w:link w:val="Heading4Char"/>
    <w:uiPriority w:val="9"/>
    <w:unhideWhenUsed/>
    <w:qFormat/>
    <w:rsid w:val="00D13725"/>
    <w:pPr>
      <w:numPr>
        <w:ilvl w:val="3"/>
      </w:numPr>
      <w:outlineLvl w:val="3"/>
    </w:pPr>
  </w:style>
  <w:style w:type="paragraph" w:styleId="Heading5">
    <w:name w:val="heading 5"/>
    <w:basedOn w:val="Heading4"/>
    <w:next w:val="Normal"/>
    <w:link w:val="Heading5Char"/>
    <w:uiPriority w:val="9"/>
    <w:unhideWhenUsed/>
    <w:qFormat/>
    <w:rsid w:val="00015296"/>
    <w:pPr>
      <w:numPr>
        <w:ilvl w:val="4"/>
      </w:numPr>
      <w:outlineLvl w:val="4"/>
    </w:pPr>
    <w:rPr>
      <w:lang w:val="en-US"/>
    </w:rPr>
  </w:style>
  <w:style w:type="paragraph" w:styleId="Heading6">
    <w:name w:val="heading 6"/>
    <w:basedOn w:val="Normal"/>
    <w:next w:val="Normal"/>
    <w:link w:val="Heading6Char"/>
    <w:uiPriority w:val="9"/>
    <w:semiHidden/>
    <w:unhideWhenUsed/>
    <w:qFormat/>
    <w:rsid w:val="00B70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9C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96422"/>
    <w:rPr>
      <w:rFonts w:asciiTheme="majorHAnsi" w:eastAsiaTheme="majorEastAsia" w:hAnsiTheme="majorHAnsi" w:cstheme="majorBidi"/>
      <w:color w:val="0F4761" w:themeColor="accent1" w:themeShade="BF"/>
      <w:sz w:val="28"/>
      <w:szCs w:val="28"/>
      <w:lang w:val="en-GB"/>
    </w:rPr>
  </w:style>
  <w:style w:type="character" w:customStyle="1" w:styleId="Heading3Char">
    <w:name w:val="Heading 3 Char"/>
    <w:basedOn w:val="DefaultParagraphFont"/>
    <w:link w:val="Heading3"/>
    <w:uiPriority w:val="9"/>
    <w:rsid w:val="00BA0786"/>
    <w:rPr>
      <w:rFonts w:asciiTheme="majorHAnsi" w:eastAsiaTheme="majorEastAsia" w:hAnsiTheme="maj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D13725"/>
    <w:rPr>
      <w:rFonts w:asciiTheme="majorHAnsi" w:eastAsiaTheme="majorEastAsia" w:hAnsiTheme="majorHAnsi" w:cstheme="majorBidi"/>
      <w:color w:val="0F4761" w:themeColor="accent1" w:themeShade="BF"/>
      <w:sz w:val="28"/>
      <w:szCs w:val="28"/>
      <w:lang w:val="en-GB"/>
    </w:rPr>
  </w:style>
  <w:style w:type="character" w:customStyle="1" w:styleId="Heading5Char">
    <w:name w:val="Heading 5 Char"/>
    <w:basedOn w:val="DefaultParagraphFont"/>
    <w:link w:val="Heading5"/>
    <w:uiPriority w:val="9"/>
    <w:rsid w:val="00015296"/>
    <w:rPr>
      <w:rFonts w:asciiTheme="majorHAnsi" w:eastAsiaTheme="majorEastAsia" w:hAnsiTheme="majorHAnsi" w:cstheme="majorBidi"/>
      <w:color w:val="0F4761" w:themeColor="accent1" w:themeShade="BF"/>
      <w:sz w:val="28"/>
      <w:szCs w:val="28"/>
    </w:rPr>
  </w:style>
  <w:style w:type="character" w:customStyle="1" w:styleId="Heading6Char">
    <w:name w:val="Heading 6 Char"/>
    <w:basedOn w:val="DefaultParagraphFont"/>
    <w:link w:val="Heading6"/>
    <w:uiPriority w:val="9"/>
    <w:semiHidden/>
    <w:rsid w:val="00B70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635"/>
    <w:rPr>
      <w:rFonts w:eastAsiaTheme="majorEastAsia" w:cstheme="majorBidi"/>
      <w:color w:val="272727" w:themeColor="text1" w:themeTint="D8"/>
    </w:rPr>
  </w:style>
  <w:style w:type="paragraph" w:styleId="Title">
    <w:name w:val="Title"/>
    <w:basedOn w:val="Normal"/>
    <w:next w:val="Normal"/>
    <w:link w:val="TitleChar"/>
    <w:uiPriority w:val="10"/>
    <w:qFormat/>
    <w:rsid w:val="00B70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635"/>
    <w:pPr>
      <w:spacing w:before="160"/>
      <w:jc w:val="center"/>
    </w:pPr>
    <w:rPr>
      <w:i/>
      <w:iCs/>
      <w:color w:val="404040" w:themeColor="text1" w:themeTint="BF"/>
    </w:rPr>
  </w:style>
  <w:style w:type="character" w:customStyle="1" w:styleId="QuoteChar">
    <w:name w:val="Quote Char"/>
    <w:basedOn w:val="DefaultParagraphFont"/>
    <w:link w:val="Quote"/>
    <w:uiPriority w:val="29"/>
    <w:rsid w:val="00B70635"/>
    <w:rPr>
      <w:i/>
      <w:iCs/>
      <w:color w:val="404040" w:themeColor="text1" w:themeTint="BF"/>
    </w:rPr>
  </w:style>
  <w:style w:type="paragraph" w:styleId="ListParagraph">
    <w:name w:val="List Paragraph"/>
    <w:basedOn w:val="Normal"/>
    <w:link w:val="ListParagraphChar"/>
    <w:uiPriority w:val="34"/>
    <w:qFormat/>
    <w:rsid w:val="00B70635"/>
    <w:pPr>
      <w:ind w:left="720"/>
      <w:contextualSpacing/>
    </w:pPr>
  </w:style>
  <w:style w:type="character" w:styleId="IntenseEmphasis">
    <w:name w:val="Intense Emphasis"/>
    <w:basedOn w:val="DefaultParagraphFont"/>
    <w:uiPriority w:val="21"/>
    <w:qFormat/>
    <w:rsid w:val="00B70635"/>
    <w:rPr>
      <w:i/>
      <w:iCs/>
      <w:color w:val="0F4761" w:themeColor="accent1" w:themeShade="BF"/>
    </w:rPr>
  </w:style>
  <w:style w:type="paragraph" w:styleId="IntenseQuote">
    <w:name w:val="Intense Quote"/>
    <w:basedOn w:val="Normal"/>
    <w:next w:val="Normal"/>
    <w:link w:val="IntenseQuoteChar"/>
    <w:uiPriority w:val="30"/>
    <w:qFormat/>
    <w:rsid w:val="00B70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635"/>
    <w:rPr>
      <w:i/>
      <w:iCs/>
      <w:color w:val="0F4761" w:themeColor="accent1" w:themeShade="BF"/>
    </w:rPr>
  </w:style>
  <w:style w:type="character" w:styleId="IntenseReference">
    <w:name w:val="Intense Reference"/>
    <w:basedOn w:val="DefaultParagraphFont"/>
    <w:uiPriority w:val="32"/>
    <w:qFormat/>
    <w:rsid w:val="00B70635"/>
    <w:rPr>
      <w:b/>
      <w:bCs/>
      <w:smallCaps/>
      <w:color w:val="0F4761" w:themeColor="accent1" w:themeShade="BF"/>
      <w:spacing w:val="5"/>
    </w:rPr>
  </w:style>
  <w:style w:type="character" w:styleId="CommentReference">
    <w:name w:val="annotation reference"/>
    <w:basedOn w:val="DefaultParagraphFont"/>
    <w:uiPriority w:val="99"/>
    <w:semiHidden/>
    <w:unhideWhenUsed/>
    <w:rsid w:val="00B70635"/>
    <w:rPr>
      <w:sz w:val="16"/>
      <w:szCs w:val="16"/>
    </w:rPr>
  </w:style>
  <w:style w:type="paragraph" w:styleId="CommentText">
    <w:name w:val="annotation text"/>
    <w:basedOn w:val="Normal"/>
    <w:link w:val="CommentTextChar"/>
    <w:uiPriority w:val="99"/>
    <w:unhideWhenUsed/>
    <w:rsid w:val="00B70635"/>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B70635"/>
    <w:rPr>
      <w:rFonts w:eastAsiaTheme="minorEastAsia"/>
      <w:kern w:val="0"/>
      <w:sz w:val="20"/>
      <w:szCs w:val="20"/>
      <w:lang w:val="en-US"/>
      <w14:ligatures w14:val="none"/>
    </w:rPr>
  </w:style>
  <w:style w:type="character" w:styleId="Hyperlink">
    <w:name w:val="Hyperlink"/>
    <w:basedOn w:val="DefaultParagraphFont"/>
    <w:uiPriority w:val="99"/>
    <w:unhideWhenUsed/>
    <w:rsid w:val="00B70635"/>
    <w:rPr>
      <w:color w:val="0086BF"/>
      <w:u w:val="single"/>
    </w:rPr>
  </w:style>
  <w:style w:type="table" w:styleId="TableGrid">
    <w:name w:val="Table Grid"/>
    <w:basedOn w:val="TableNormal"/>
    <w:uiPriority w:val="39"/>
    <w:rsid w:val="00B706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B70635"/>
  </w:style>
  <w:style w:type="character" w:customStyle="1" w:styleId="pre">
    <w:name w:val="pre"/>
    <w:basedOn w:val="DefaultParagraphFont"/>
    <w:rsid w:val="00B70635"/>
  </w:style>
  <w:style w:type="paragraph" w:styleId="TOCHeading">
    <w:name w:val="TOC Heading"/>
    <w:basedOn w:val="Heading1"/>
    <w:next w:val="Normal"/>
    <w:uiPriority w:val="39"/>
    <w:unhideWhenUsed/>
    <w:qFormat/>
    <w:rsid w:val="00B70635"/>
    <w:pPr>
      <w:spacing w:before="240" w:after="0" w:line="240"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70635"/>
    <w:pPr>
      <w:spacing w:before="240" w:after="100" w:line="240" w:lineRule="auto"/>
    </w:pPr>
  </w:style>
  <w:style w:type="paragraph" w:styleId="TOC2">
    <w:name w:val="toc 2"/>
    <w:basedOn w:val="Normal"/>
    <w:next w:val="Normal"/>
    <w:autoRedefine/>
    <w:uiPriority w:val="39"/>
    <w:unhideWhenUsed/>
    <w:rsid w:val="007B3AFC"/>
    <w:pPr>
      <w:tabs>
        <w:tab w:val="left" w:pos="851"/>
        <w:tab w:val="right" w:leader="dot" w:pos="9350"/>
      </w:tabs>
      <w:spacing w:before="240" w:after="100" w:line="240" w:lineRule="auto"/>
      <w:ind w:left="220"/>
    </w:pPr>
  </w:style>
  <w:style w:type="paragraph" w:styleId="TOC3">
    <w:name w:val="toc 3"/>
    <w:basedOn w:val="Normal"/>
    <w:next w:val="Normal"/>
    <w:autoRedefine/>
    <w:uiPriority w:val="39"/>
    <w:unhideWhenUsed/>
    <w:rsid w:val="00B70635"/>
    <w:pPr>
      <w:spacing w:before="240" w:after="100" w:line="240" w:lineRule="auto"/>
      <w:ind w:left="440"/>
    </w:pPr>
  </w:style>
  <w:style w:type="paragraph" w:styleId="TOC4">
    <w:name w:val="toc 4"/>
    <w:basedOn w:val="Normal"/>
    <w:next w:val="Normal"/>
    <w:autoRedefine/>
    <w:uiPriority w:val="39"/>
    <w:unhideWhenUsed/>
    <w:rsid w:val="00B70635"/>
    <w:pPr>
      <w:spacing w:before="240" w:after="100" w:line="240" w:lineRule="auto"/>
      <w:ind w:left="660"/>
    </w:pPr>
  </w:style>
  <w:style w:type="paragraph" w:styleId="TOC5">
    <w:name w:val="toc 5"/>
    <w:basedOn w:val="Normal"/>
    <w:next w:val="Normal"/>
    <w:autoRedefine/>
    <w:uiPriority w:val="39"/>
    <w:unhideWhenUsed/>
    <w:rsid w:val="00B70635"/>
    <w:pPr>
      <w:spacing w:before="240" w:after="100" w:line="240" w:lineRule="auto"/>
      <w:ind w:left="880"/>
    </w:pPr>
  </w:style>
  <w:style w:type="paragraph" w:styleId="CommentSubject">
    <w:name w:val="annotation subject"/>
    <w:basedOn w:val="CommentText"/>
    <w:next w:val="CommentText"/>
    <w:link w:val="CommentSubjectChar"/>
    <w:uiPriority w:val="99"/>
    <w:semiHidden/>
    <w:unhideWhenUsed/>
    <w:rsid w:val="00B70635"/>
    <w:pPr>
      <w:spacing w:before="240" w:after="24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B70635"/>
    <w:rPr>
      <w:rFonts w:eastAsiaTheme="minorEastAsia"/>
      <w:b/>
      <w:bCs/>
      <w:kern w:val="0"/>
      <w:sz w:val="20"/>
      <w:szCs w:val="20"/>
      <w:lang w:val="en-US"/>
      <w14:ligatures w14:val="none"/>
    </w:rPr>
  </w:style>
  <w:style w:type="paragraph" w:styleId="Revision">
    <w:name w:val="Revision"/>
    <w:hidden/>
    <w:uiPriority w:val="99"/>
    <w:semiHidden/>
    <w:rsid w:val="00B70635"/>
    <w:pPr>
      <w:spacing w:after="0" w:line="240" w:lineRule="auto"/>
    </w:pPr>
  </w:style>
  <w:style w:type="paragraph" w:customStyle="1" w:styleId="responses">
    <w:name w:val="responses"/>
    <w:basedOn w:val="ListParagraph"/>
    <w:link w:val="responsesChar"/>
    <w:qFormat/>
    <w:rsid w:val="00B70635"/>
    <w:pPr>
      <w:numPr>
        <w:numId w:val="22"/>
      </w:numPr>
      <w:spacing w:before="120" w:after="240" w:line="240" w:lineRule="auto"/>
      <w:ind w:left="1321" w:hanging="357"/>
      <w:jc w:val="both"/>
    </w:pPr>
    <w:rPr>
      <w:i/>
      <w:color w:val="7F7F7F" w:themeColor="text1" w:themeTint="80"/>
    </w:rPr>
  </w:style>
  <w:style w:type="character" w:customStyle="1" w:styleId="responsesChar">
    <w:name w:val="responses Char"/>
    <w:basedOn w:val="ListParagraphChar"/>
    <w:link w:val="responses"/>
    <w:rsid w:val="00B70635"/>
    <w:rPr>
      <w:i/>
      <w:color w:val="7F7F7F" w:themeColor="text1" w:themeTint="80"/>
    </w:rPr>
  </w:style>
  <w:style w:type="paragraph" w:customStyle="1" w:styleId="Questions">
    <w:name w:val="Questions"/>
    <w:basedOn w:val="ListParagraph"/>
    <w:link w:val="QuestionsChar"/>
    <w:qFormat/>
    <w:rsid w:val="00B70635"/>
    <w:pPr>
      <w:numPr>
        <w:ilvl w:val="3"/>
        <w:numId w:val="21"/>
      </w:numPr>
      <w:spacing w:before="240" w:after="0" w:line="240" w:lineRule="auto"/>
      <w:ind w:left="357" w:hanging="357"/>
      <w:contextualSpacing w:val="0"/>
    </w:pPr>
    <w:rPr>
      <w:b/>
    </w:rPr>
  </w:style>
  <w:style w:type="character" w:customStyle="1" w:styleId="QuestionsChar">
    <w:name w:val="Questions Char"/>
    <w:basedOn w:val="ListParagraphChar"/>
    <w:link w:val="Questions"/>
    <w:rsid w:val="00B70635"/>
    <w:rPr>
      <w:b/>
    </w:rPr>
  </w:style>
  <w:style w:type="paragraph" w:customStyle="1" w:styleId="questions2">
    <w:name w:val="questions_2"/>
    <w:basedOn w:val="Questions"/>
    <w:link w:val="questions2Char"/>
    <w:qFormat/>
    <w:rsid w:val="00B70635"/>
    <w:pPr>
      <w:numPr>
        <w:ilvl w:val="0"/>
        <w:numId w:val="23"/>
      </w:numPr>
      <w:spacing w:before="120" w:after="120"/>
      <w:ind w:left="568" w:hanging="284"/>
    </w:pPr>
    <w:rPr>
      <w:bCs/>
    </w:rPr>
  </w:style>
  <w:style w:type="character" w:customStyle="1" w:styleId="questions2Char">
    <w:name w:val="questions_2 Char"/>
    <w:basedOn w:val="QuestionsChar"/>
    <w:link w:val="questions2"/>
    <w:rsid w:val="00B70635"/>
    <w:rPr>
      <w:b/>
      <w:bCs/>
    </w:rPr>
  </w:style>
  <w:style w:type="paragraph" w:styleId="NoSpacing">
    <w:name w:val="No Spacing"/>
    <w:uiPriority w:val="1"/>
    <w:qFormat/>
    <w:rsid w:val="00B70635"/>
    <w:pPr>
      <w:spacing w:after="0" w:line="240" w:lineRule="auto"/>
    </w:pPr>
  </w:style>
  <w:style w:type="paragraph" w:customStyle="1" w:styleId="Hint">
    <w:name w:val="Hint"/>
    <w:basedOn w:val="Normal"/>
    <w:link w:val="HintChar"/>
    <w:qFormat/>
    <w:rsid w:val="00B70635"/>
    <w:pPr>
      <w:spacing w:after="240" w:line="240" w:lineRule="auto"/>
      <w:ind w:firstLine="357"/>
    </w:pPr>
    <w:rPr>
      <w:i/>
      <w:color w:val="156082" w:themeColor="accent1"/>
      <w:sz w:val="20"/>
    </w:rPr>
  </w:style>
  <w:style w:type="character" w:customStyle="1" w:styleId="HintChar">
    <w:name w:val="Hint Char"/>
    <w:basedOn w:val="DefaultParagraphFont"/>
    <w:link w:val="Hint"/>
    <w:rsid w:val="00B70635"/>
    <w:rPr>
      <w:i/>
      <w:color w:val="156082" w:themeColor="accent1"/>
      <w:sz w:val="20"/>
      <w:lang w:val="en-US"/>
    </w:rPr>
  </w:style>
  <w:style w:type="character" w:styleId="UnresolvedMention">
    <w:name w:val="Unresolved Mention"/>
    <w:basedOn w:val="DefaultParagraphFont"/>
    <w:uiPriority w:val="99"/>
    <w:unhideWhenUsed/>
    <w:rsid w:val="00B70635"/>
    <w:rPr>
      <w:color w:val="605E5C"/>
      <w:shd w:val="clear" w:color="auto" w:fill="E1DFDD"/>
    </w:rPr>
  </w:style>
  <w:style w:type="paragraph" w:styleId="Header">
    <w:name w:val="header"/>
    <w:basedOn w:val="Normal"/>
    <w:link w:val="HeaderChar"/>
    <w:uiPriority w:val="99"/>
    <w:unhideWhenUsed/>
    <w:rsid w:val="00B70635"/>
    <w:pPr>
      <w:tabs>
        <w:tab w:val="center" w:pos="4513"/>
        <w:tab w:val="right" w:pos="9026"/>
      </w:tabs>
      <w:spacing w:before="240" w:after="0" w:line="240" w:lineRule="auto"/>
    </w:pPr>
  </w:style>
  <w:style w:type="character" w:customStyle="1" w:styleId="HeaderChar">
    <w:name w:val="Header Char"/>
    <w:basedOn w:val="DefaultParagraphFont"/>
    <w:link w:val="Header"/>
    <w:uiPriority w:val="99"/>
    <w:rsid w:val="00B70635"/>
    <w:rPr>
      <w:lang w:val="en-US"/>
    </w:rPr>
  </w:style>
  <w:style w:type="paragraph" w:styleId="Footer">
    <w:name w:val="footer"/>
    <w:basedOn w:val="Normal"/>
    <w:link w:val="FooterChar"/>
    <w:uiPriority w:val="99"/>
    <w:unhideWhenUsed/>
    <w:rsid w:val="00B70635"/>
    <w:pPr>
      <w:tabs>
        <w:tab w:val="center" w:pos="4513"/>
        <w:tab w:val="right" w:pos="9026"/>
      </w:tabs>
      <w:spacing w:before="240" w:after="0" w:line="240" w:lineRule="auto"/>
    </w:pPr>
  </w:style>
  <w:style w:type="character" w:customStyle="1" w:styleId="FooterChar">
    <w:name w:val="Footer Char"/>
    <w:basedOn w:val="DefaultParagraphFont"/>
    <w:link w:val="Footer"/>
    <w:uiPriority w:val="99"/>
    <w:rsid w:val="00B70635"/>
    <w:rPr>
      <w:lang w:val="en-US"/>
    </w:rPr>
  </w:style>
  <w:style w:type="paragraph" w:customStyle="1" w:styleId="questions3">
    <w:name w:val="questions_3"/>
    <w:basedOn w:val="questions2"/>
    <w:link w:val="questions3Char"/>
    <w:qFormat/>
    <w:rsid w:val="00B70635"/>
    <w:pPr>
      <w:numPr>
        <w:numId w:val="24"/>
      </w:numPr>
    </w:pPr>
    <w:rPr>
      <w:bCs w:val="0"/>
      <w:kern w:val="0"/>
      <w14:ligatures w14:val="none"/>
    </w:rPr>
  </w:style>
  <w:style w:type="character" w:customStyle="1" w:styleId="questions3Char">
    <w:name w:val="questions_3 Char"/>
    <w:basedOn w:val="questions2Char"/>
    <w:link w:val="questions3"/>
    <w:rsid w:val="00B70635"/>
    <w:rPr>
      <w:b/>
      <w:bCs w:val="0"/>
      <w:kern w:val="0"/>
      <w14:ligatures w14:val="none"/>
    </w:rPr>
  </w:style>
  <w:style w:type="paragraph" w:customStyle="1" w:styleId="questions6">
    <w:name w:val="questions 6"/>
    <w:basedOn w:val="responses"/>
    <w:link w:val="questions6Char"/>
    <w:qFormat/>
    <w:rsid w:val="00B70635"/>
    <w:pPr>
      <w:numPr>
        <w:numId w:val="25"/>
      </w:numPr>
      <w:spacing w:after="120"/>
      <w:ind w:left="924" w:hanging="357"/>
    </w:pPr>
    <w:rPr>
      <w:color w:val="000000" w:themeColor="text1"/>
      <w:u w:val="single"/>
    </w:rPr>
  </w:style>
  <w:style w:type="character" w:customStyle="1" w:styleId="questions6Char">
    <w:name w:val="questions 6 Char"/>
    <w:basedOn w:val="responsesChar"/>
    <w:link w:val="questions6"/>
    <w:rsid w:val="00B70635"/>
    <w:rPr>
      <w:i/>
      <w:color w:val="000000" w:themeColor="text1"/>
      <w:u w:val="single"/>
    </w:rPr>
  </w:style>
  <w:style w:type="paragraph" w:styleId="FootnoteText">
    <w:name w:val="footnote text"/>
    <w:basedOn w:val="Normal"/>
    <w:link w:val="FootnoteTextChar"/>
    <w:uiPriority w:val="99"/>
    <w:semiHidden/>
    <w:unhideWhenUsed/>
    <w:rsid w:val="00B706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0635"/>
    <w:rPr>
      <w:sz w:val="20"/>
      <w:szCs w:val="20"/>
      <w:lang w:val="en-US"/>
    </w:rPr>
  </w:style>
  <w:style w:type="character" w:styleId="FootnoteReference">
    <w:name w:val="footnote reference"/>
    <w:basedOn w:val="DefaultParagraphFont"/>
    <w:uiPriority w:val="99"/>
    <w:semiHidden/>
    <w:unhideWhenUsed/>
    <w:rsid w:val="00B70635"/>
    <w:rPr>
      <w:vertAlign w:val="superscript"/>
    </w:rPr>
  </w:style>
  <w:style w:type="paragraph" w:styleId="Caption">
    <w:name w:val="caption"/>
    <w:basedOn w:val="Normal"/>
    <w:next w:val="Normal"/>
    <w:uiPriority w:val="35"/>
    <w:unhideWhenUsed/>
    <w:qFormat/>
    <w:rsid w:val="00B70635"/>
    <w:pPr>
      <w:spacing w:after="200" w:line="240" w:lineRule="auto"/>
    </w:pPr>
    <w:rPr>
      <w:i/>
      <w:iCs/>
      <w:color w:val="0E2841" w:themeColor="text2"/>
      <w:sz w:val="18"/>
      <w:szCs w:val="18"/>
    </w:rPr>
  </w:style>
  <w:style w:type="paragraph" w:styleId="NormalWeb">
    <w:name w:val="Normal (Web)"/>
    <w:basedOn w:val="Normal"/>
    <w:uiPriority w:val="99"/>
    <w:semiHidden/>
    <w:unhideWhenUsed/>
    <w:rsid w:val="00B706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acimagecontainer">
    <w:name w:val="wacimagecontainer"/>
    <w:basedOn w:val="DefaultParagraphFont"/>
    <w:rsid w:val="00B70635"/>
  </w:style>
  <w:style w:type="character" w:styleId="Mention">
    <w:name w:val="Mention"/>
    <w:basedOn w:val="DefaultParagraphFont"/>
    <w:uiPriority w:val="99"/>
    <w:unhideWhenUsed/>
    <w:rsid w:val="00B70635"/>
    <w:rPr>
      <w:color w:val="2B579A"/>
      <w:shd w:val="clear" w:color="auto" w:fill="E6E6E6"/>
    </w:rPr>
  </w:style>
  <w:style w:type="paragraph" w:styleId="TOC6">
    <w:name w:val="toc 6"/>
    <w:basedOn w:val="Normal"/>
    <w:next w:val="Normal"/>
    <w:autoRedefine/>
    <w:uiPriority w:val="39"/>
    <w:unhideWhenUsed/>
    <w:rsid w:val="00233861"/>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233861"/>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233861"/>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233861"/>
    <w:pPr>
      <w:spacing w:after="100" w:line="278" w:lineRule="auto"/>
      <w:ind w:left="1920"/>
    </w:pPr>
    <w:rPr>
      <w:rFonts w:eastAsiaTheme="minorEastAsia"/>
      <w:sz w:val="24"/>
      <w:szCs w:val="24"/>
    </w:rPr>
  </w:style>
  <w:style w:type="character" w:styleId="FollowedHyperlink">
    <w:name w:val="FollowedHyperlink"/>
    <w:basedOn w:val="DefaultParagraphFont"/>
    <w:uiPriority w:val="99"/>
    <w:semiHidden/>
    <w:unhideWhenUsed/>
    <w:rsid w:val="008B4413"/>
    <w:rPr>
      <w:color w:val="96607D" w:themeColor="followedHyperlink"/>
      <w:u w:val="single"/>
    </w:rPr>
  </w:style>
  <w:style w:type="character" w:customStyle="1" w:styleId="apple-tab-span">
    <w:name w:val="apple-tab-span"/>
    <w:basedOn w:val="DefaultParagraphFont"/>
    <w:rsid w:val="008B4413"/>
  </w:style>
  <w:style w:type="character" w:customStyle="1" w:styleId="cf01">
    <w:name w:val="cf01"/>
    <w:basedOn w:val="DefaultParagraphFont"/>
    <w:rsid w:val="009F1A8A"/>
    <w:rPr>
      <w:rFonts w:ascii="Segoe UI" w:hAnsi="Segoe UI" w:cs="Segoe UI" w:hint="default"/>
      <w:sz w:val="18"/>
      <w:szCs w:val="18"/>
    </w:rPr>
  </w:style>
  <w:style w:type="paragraph" w:customStyle="1" w:styleId="pf0">
    <w:name w:val="pf0"/>
    <w:basedOn w:val="Normal"/>
    <w:rsid w:val="0049360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f11">
    <w:name w:val="cf11"/>
    <w:basedOn w:val="DefaultParagraphFont"/>
    <w:rsid w:val="00493607"/>
    <w:rPr>
      <w:rFonts w:ascii="Segoe UI" w:hAnsi="Segoe UI" w:cs="Segoe UI" w:hint="default"/>
      <w:i/>
      <w:iCs/>
      <w:sz w:val="18"/>
      <w:szCs w:val="18"/>
    </w:rPr>
  </w:style>
  <w:style w:type="paragraph" w:customStyle="1" w:styleId="msonormal0">
    <w:name w:val="msonormal"/>
    <w:basedOn w:val="Normal"/>
    <w:rsid w:val="00907B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6">
    <w:name w:val="xl16"/>
    <w:basedOn w:val="Normal"/>
    <w:rsid w:val="00907B3E"/>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7">
    <w:name w:val="xl17"/>
    <w:basedOn w:val="Normal"/>
    <w:rsid w:val="00907B3E"/>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8">
    <w:name w:val="xl18"/>
    <w:basedOn w:val="Normal"/>
    <w:rsid w:val="00907B3E"/>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9">
    <w:name w:val="xl19"/>
    <w:basedOn w:val="Normal"/>
    <w:rsid w:val="00907B3E"/>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
    <w:name w:val="xl20"/>
    <w:basedOn w:val="Normal"/>
    <w:rsid w:val="00907B3E"/>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3">
    <w:name w:val="xl23"/>
    <w:basedOn w:val="Normal"/>
    <w:rsid w:val="00907B3E"/>
    <w:pPr>
      <w:pBdr>
        <w:top w:val="single" w:sz="8" w:space="0" w:color="auto"/>
      </w:pBdr>
      <w:shd w:val="clear" w:color="000000" w:fill="548235"/>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24">
    <w:name w:val="xl24"/>
    <w:basedOn w:val="Normal"/>
    <w:rsid w:val="00907B3E"/>
    <w:pPr>
      <w:shd w:val="clear" w:color="000000" w:fill="A9D08E"/>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25">
    <w:name w:val="xl25"/>
    <w:basedOn w:val="Normal"/>
    <w:rsid w:val="00907B3E"/>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7">
    <w:name w:val="xl27"/>
    <w:basedOn w:val="Normal"/>
    <w:rsid w:val="00907B3E"/>
    <w:pPr>
      <w:shd w:val="clear" w:color="000000" w:fill="FFFF99"/>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28">
    <w:name w:val="xl28"/>
    <w:basedOn w:val="Normal"/>
    <w:rsid w:val="00907B3E"/>
    <w:pPr>
      <w:shd w:val="clear" w:color="000000" w:fill="F8CBAD"/>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29">
    <w:name w:val="xl29"/>
    <w:basedOn w:val="Normal"/>
    <w:rsid w:val="00907B3E"/>
    <w:pPr>
      <w:pBdr>
        <w:bottom w:val="single" w:sz="8" w:space="0" w:color="auto"/>
      </w:pBdr>
      <w:shd w:val="clear" w:color="000000" w:fill="FF3300"/>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30">
    <w:name w:val="xl30"/>
    <w:basedOn w:val="Normal"/>
    <w:rsid w:val="00907B3E"/>
    <w:pPr>
      <w:shd w:val="clear" w:color="000000" w:fill="548235"/>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31">
    <w:name w:val="xl31"/>
    <w:basedOn w:val="Normal"/>
    <w:rsid w:val="00907B3E"/>
    <w:pPr>
      <w:shd w:val="clear" w:color="000000" w:fill="FF3300"/>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32">
    <w:name w:val="xl32"/>
    <w:basedOn w:val="Normal"/>
    <w:rsid w:val="00907B3E"/>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33">
    <w:name w:val="xl33"/>
    <w:basedOn w:val="Normal"/>
    <w:rsid w:val="00907B3E"/>
    <w:pP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14:ligatures w14:val="none"/>
    </w:rPr>
  </w:style>
  <w:style w:type="paragraph" w:customStyle="1" w:styleId="xl35">
    <w:name w:val="xl35"/>
    <w:basedOn w:val="Normal"/>
    <w:rsid w:val="00907B3E"/>
    <w:pPr>
      <w:shd w:val="clear" w:color="000000" w:fill="FFFF99"/>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14:ligatures w14:val="none"/>
    </w:rPr>
  </w:style>
  <w:style w:type="paragraph" w:customStyle="1" w:styleId="xl36">
    <w:name w:val="xl36"/>
    <w:basedOn w:val="Normal"/>
    <w:rsid w:val="00907B3E"/>
    <w:pPr>
      <w:pBdr>
        <w:top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37">
    <w:name w:val="xl37"/>
    <w:basedOn w:val="Normal"/>
    <w:rsid w:val="00907B3E"/>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39">
    <w:name w:val="xl39"/>
    <w:basedOn w:val="Normal"/>
    <w:rsid w:val="00907B3E"/>
    <w:pPr>
      <w:shd w:val="clear" w:color="000000" w:fill="548235"/>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40">
    <w:name w:val="xl40"/>
    <w:basedOn w:val="Normal"/>
    <w:rsid w:val="00907B3E"/>
    <w:pPr>
      <w:shd w:val="clear" w:color="000000" w:fill="A9D08E"/>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41">
    <w:name w:val="xl41"/>
    <w:basedOn w:val="Normal"/>
    <w:rsid w:val="00907B3E"/>
    <w:pPr>
      <w:shd w:val="clear" w:color="000000" w:fill="FFFF99"/>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42">
    <w:name w:val="xl42"/>
    <w:basedOn w:val="Normal"/>
    <w:rsid w:val="00907B3E"/>
    <w:pPr>
      <w:shd w:val="clear" w:color="000000" w:fill="F8CBAD"/>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43">
    <w:name w:val="xl43"/>
    <w:basedOn w:val="Normal"/>
    <w:rsid w:val="00907B3E"/>
    <w:pPr>
      <w:pBdr>
        <w:top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44">
    <w:name w:val="xl44"/>
    <w:basedOn w:val="Normal"/>
    <w:rsid w:val="00907B3E"/>
    <w:pPr>
      <w:pBdr>
        <w:bottom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45">
    <w:name w:val="xl45"/>
    <w:basedOn w:val="Normal"/>
    <w:rsid w:val="00907B3E"/>
    <w:pPr>
      <w:pBdr>
        <w:top w:val="single" w:sz="8" w:space="0" w:color="000000"/>
      </w:pBdr>
      <w:shd w:val="clear" w:color="000000" w:fill="548235"/>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46">
    <w:name w:val="xl46"/>
    <w:basedOn w:val="Normal"/>
    <w:rsid w:val="00907B3E"/>
    <w:pPr>
      <w:pBdr>
        <w:bottom w:val="single" w:sz="8" w:space="0" w:color="000000"/>
      </w:pBdr>
      <w:shd w:val="clear" w:color="000000" w:fill="FF3300"/>
      <w:spacing w:before="100" w:beforeAutospacing="1" w:after="100" w:afterAutospacing="1" w:line="240" w:lineRule="auto"/>
      <w:textAlignment w:val="center"/>
    </w:pPr>
    <w:rPr>
      <w:rFonts w:ascii="Times New Roman" w:eastAsia="Times New Roman" w:hAnsi="Times New Roman" w:cs="Times New Roman"/>
      <w:i/>
      <w:iCs/>
      <w:color w:val="000000"/>
      <w:kern w:val="0"/>
      <w:sz w:val="24"/>
      <w:szCs w:val="24"/>
      <w14:ligatures w14:val="none"/>
    </w:rPr>
  </w:style>
  <w:style w:type="paragraph" w:customStyle="1" w:styleId="xl47">
    <w:name w:val="xl47"/>
    <w:basedOn w:val="Normal"/>
    <w:rsid w:val="00907B3E"/>
    <w:pPr>
      <w:shd w:val="clear" w:color="000000" w:fill="FF3300"/>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48">
    <w:name w:val="xl48"/>
    <w:basedOn w:val="Normal"/>
    <w:rsid w:val="00907B3E"/>
    <w:pPr>
      <w:pBdr>
        <w:righ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49">
    <w:name w:val="xl49"/>
    <w:basedOn w:val="Normal"/>
    <w:rsid w:val="00907B3E"/>
    <w:pPr>
      <w:shd w:val="clear" w:color="000000" w:fill="FFFF99"/>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50">
    <w:name w:val="xl50"/>
    <w:basedOn w:val="Normal"/>
    <w:rsid w:val="00907B3E"/>
    <w:pPr>
      <w:pBdr>
        <w:bottom w:val="single" w:sz="8" w:space="0" w:color="000000"/>
      </w:pBdr>
      <w:shd w:val="clear" w:color="000000" w:fill="FF3300"/>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51">
    <w:name w:val="xl51"/>
    <w:basedOn w:val="Normal"/>
    <w:rsid w:val="00907B3E"/>
    <w:pPr>
      <w:pBdr>
        <w:bottom w:val="single" w:sz="8" w:space="0" w:color="000000"/>
        <w:righ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53">
    <w:name w:val="xl53"/>
    <w:basedOn w:val="Normal"/>
    <w:rsid w:val="00907B3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54">
    <w:name w:val="xl54"/>
    <w:basedOn w:val="Normal"/>
    <w:rsid w:val="00907B3E"/>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xl55">
    <w:name w:val="xl55"/>
    <w:basedOn w:val="Normal"/>
    <w:rsid w:val="00907B3E"/>
    <w:pPr>
      <w:pBdr>
        <w:bottom w:val="single" w:sz="8"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i/>
      <w:iCs/>
      <w:kern w:val="0"/>
      <w:sz w:val="24"/>
      <w:szCs w:val="24"/>
      <w14:ligatures w14:val="none"/>
    </w:rPr>
  </w:style>
  <w:style w:type="paragraph" w:customStyle="1" w:styleId="xl56">
    <w:name w:val="xl56"/>
    <w:basedOn w:val="Normal"/>
    <w:rsid w:val="00907B3E"/>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2">
    <w:name w:val="xl62"/>
    <w:basedOn w:val="Normal"/>
    <w:rsid w:val="00907B3E"/>
    <w:pPr>
      <w:shd w:val="clear" w:color="000000" w:fill="FFFFFF"/>
      <w:spacing w:before="100" w:beforeAutospacing="1" w:after="100" w:afterAutospacing="1" w:line="240" w:lineRule="auto"/>
    </w:pPr>
    <w:rPr>
      <w:rFonts w:ascii="Lucida Console" w:eastAsia="Times New Roman" w:hAnsi="Lucida Console" w:cs="Times New Roman"/>
      <w:color w:val="000000"/>
      <w:kern w:val="0"/>
      <w:sz w:val="20"/>
      <w:szCs w:val="20"/>
      <w14:ligatures w14:val="none"/>
    </w:rPr>
  </w:style>
  <w:style w:type="paragraph" w:customStyle="1" w:styleId="xl63">
    <w:name w:val="xl63"/>
    <w:basedOn w:val="Normal"/>
    <w:rsid w:val="00907B3E"/>
    <w:pPr>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176">
    <w:name w:val="xl176"/>
    <w:basedOn w:val="Normal"/>
    <w:rsid w:val="00907B3E"/>
    <w:pPr>
      <w:pBdr>
        <w:bottom w:val="single" w:sz="8" w:space="0" w:color="000000"/>
      </w:pBdr>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185">
    <w:name w:val="xl185"/>
    <w:basedOn w:val="Normal"/>
    <w:rsid w:val="00907B3E"/>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189">
    <w:name w:val="xl189"/>
    <w:basedOn w:val="Normal"/>
    <w:rsid w:val="00907B3E"/>
    <w:pPr>
      <w:pBdr>
        <w:top w:val="single" w:sz="8" w:space="0" w:color="000000"/>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90">
    <w:name w:val="xl190"/>
    <w:basedOn w:val="Normal"/>
    <w:rsid w:val="00907B3E"/>
    <w:pPr>
      <w:pBdr>
        <w:top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91">
    <w:name w:val="xl191"/>
    <w:basedOn w:val="Normal"/>
    <w:rsid w:val="00907B3E"/>
    <w:pPr>
      <w:pBdr>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92">
    <w:name w:val="xl192"/>
    <w:basedOn w:val="Normal"/>
    <w:rsid w:val="00907B3E"/>
    <w:pP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193">
    <w:name w:val="xl193"/>
    <w:basedOn w:val="Normal"/>
    <w:rsid w:val="00907B3E"/>
    <w:pPr>
      <w:shd w:val="clear" w:color="000000" w:fill="FFFFFF"/>
      <w:spacing w:before="100" w:beforeAutospacing="1" w:after="100" w:afterAutospacing="1" w:line="240" w:lineRule="auto"/>
      <w:jc w:val="center"/>
      <w:textAlignment w:val="center"/>
    </w:pPr>
    <w:rPr>
      <w:rFonts w:ascii="Lucida Console" w:eastAsia="Times New Roman" w:hAnsi="Lucida Console" w:cs="Times New Roman"/>
      <w:color w:val="000000"/>
      <w:kern w:val="0"/>
      <w:sz w:val="20"/>
      <w:szCs w:val="20"/>
      <w14:ligatures w14:val="none"/>
    </w:rPr>
  </w:style>
  <w:style w:type="paragraph" w:customStyle="1" w:styleId="xl194">
    <w:name w:val="xl194"/>
    <w:basedOn w:val="Normal"/>
    <w:rsid w:val="00907B3E"/>
    <w:pPr>
      <w:pBdr>
        <w:bottom w:val="single" w:sz="8" w:space="0" w:color="auto"/>
      </w:pBdr>
      <w:shd w:val="clear" w:color="000000" w:fill="FFFFFF"/>
      <w:spacing w:before="100" w:beforeAutospacing="1" w:after="100" w:afterAutospacing="1" w:line="240" w:lineRule="auto"/>
      <w:jc w:val="center"/>
      <w:textAlignment w:val="center"/>
    </w:pPr>
    <w:rPr>
      <w:rFonts w:ascii="Lucida Console" w:eastAsia="Times New Roman" w:hAnsi="Lucida Console" w:cs="Times New Roman"/>
      <w:color w:val="000000"/>
      <w:kern w:val="0"/>
      <w:sz w:val="20"/>
      <w:szCs w:val="20"/>
      <w14:ligatures w14:val="none"/>
    </w:rPr>
  </w:style>
  <w:style w:type="paragraph" w:customStyle="1" w:styleId="xl195">
    <w:name w:val="xl195"/>
    <w:basedOn w:val="Normal"/>
    <w:rsid w:val="00907B3E"/>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199">
    <w:name w:val="xl199"/>
    <w:basedOn w:val="Normal"/>
    <w:rsid w:val="00907B3E"/>
    <w:pPr>
      <w:pBdr>
        <w:top w:val="single" w:sz="8" w:space="0" w:color="000000"/>
        <w:left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0">
    <w:name w:val="xl200"/>
    <w:basedOn w:val="Normal"/>
    <w:rsid w:val="00907B3E"/>
    <w:pPr>
      <w:pBdr>
        <w:left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1">
    <w:name w:val="xl201"/>
    <w:basedOn w:val="Normal"/>
    <w:rsid w:val="00907B3E"/>
    <w:pPr>
      <w:pBdr>
        <w:left w:val="single" w:sz="8" w:space="0" w:color="auto"/>
        <w:bottom w:val="single" w:sz="8" w:space="0" w:color="000000"/>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4">
    <w:name w:val="xl204"/>
    <w:basedOn w:val="Normal"/>
    <w:rsid w:val="00907B3E"/>
    <w:pPr>
      <w:pBdr>
        <w:left w:val="single" w:sz="8" w:space="0" w:color="auto"/>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5">
    <w:name w:val="xl205"/>
    <w:basedOn w:val="Normal"/>
    <w:rsid w:val="00907B3E"/>
    <w:pPr>
      <w:pBdr>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6">
    <w:name w:val="xl206"/>
    <w:basedOn w:val="Normal"/>
    <w:rsid w:val="00907B3E"/>
    <w:pPr>
      <w:pBdr>
        <w:left w:val="single" w:sz="8" w:space="0" w:color="auto"/>
        <w:bottom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7">
    <w:name w:val="xl207"/>
    <w:basedOn w:val="Normal"/>
    <w:rsid w:val="00907B3E"/>
    <w:pPr>
      <w:pBdr>
        <w:bottom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8">
    <w:name w:val="xl208"/>
    <w:basedOn w:val="Normal"/>
    <w:rsid w:val="00907B3E"/>
    <w:pPr>
      <w:pBdr>
        <w:top w:val="single" w:sz="8" w:space="0" w:color="000000"/>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09">
    <w:name w:val="xl209"/>
    <w:basedOn w:val="Normal"/>
    <w:rsid w:val="00907B3E"/>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0">
    <w:name w:val="xl210"/>
    <w:basedOn w:val="Normal"/>
    <w:rsid w:val="00907B3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1">
    <w:name w:val="xl211"/>
    <w:basedOn w:val="Normal"/>
    <w:rsid w:val="00907B3E"/>
    <w:pPr>
      <w:pBdr>
        <w:left w:val="single" w:sz="8" w:space="0" w:color="auto"/>
        <w:bottom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2">
    <w:name w:val="xl212"/>
    <w:basedOn w:val="Normal"/>
    <w:rsid w:val="00907B3E"/>
    <w:pPr>
      <w:pBdr>
        <w:top w:val="single" w:sz="8" w:space="0" w:color="000000"/>
        <w:left w:val="single" w:sz="8" w:space="0" w:color="auto"/>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3">
    <w:name w:val="xl213"/>
    <w:basedOn w:val="Normal"/>
    <w:rsid w:val="00907B3E"/>
    <w:pPr>
      <w:pBdr>
        <w:top w:val="single" w:sz="8" w:space="0" w:color="000000"/>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4">
    <w:name w:val="xl214"/>
    <w:basedOn w:val="Normal"/>
    <w:rsid w:val="00907B3E"/>
    <w:pPr>
      <w:pBdr>
        <w:top w:val="single" w:sz="8" w:space="0" w:color="auto"/>
        <w:left w:val="single" w:sz="8" w:space="0" w:color="auto"/>
        <w:righ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5">
    <w:name w:val="xl215"/>
    <w:basedOn w:val="Normal"/>
    <w:rsid w:val="00907B3E"/>
    <w:pPr>
      <w:pBdr>
        <w:left w:val="single" w:sz="8" w:space="0" w:color="auto"/>
        <w:righ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6">
    <w:name w:val="xl216"/>
    <w:basedOn w:val="Normal"/>
    <w:rsid w:val="00907B3E"/>
    <w:pPr>
      <w:pBdr>
        <w:left w:val="single" w:sz="8" w:space="0" w:color="auto"/>
        <w:bottom w:val="single" w:sz="8" w:space="0" w:color="000000"/>
        <w:righ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17">
    <w:name w:val="xl217"/>
    <w:basedOn w:val="Normal"/>
    <w:rsid w:val="00907B3E"/>
    <w:pPr>
      <w:pBdr>
        <w:top w:val="single" w:sz="8" w:space="0" w:color="000000"/>
        <w:left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18">
    <w:name w:val="xl218"/>
    <w:basedOn w:val="Normal"/>
    <w:rsid w:val="00907B3E"/>
    <w:pPr>
      <w:pBdr>
        <w:top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19">
    <w:name w:val="xl219"/>
    <w:basedOn w:val="Normal"/>
    <w:rsid w:val="00907B3E"/>
    <w:pPr>
      <w:pBdr>
        <w:left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0">
    <w:name w:val="xl220"/>
    <w:basedOn w:val="Normal"/>
    <w:rsid w:val="00907B3E"/>
    <w:pP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1">
    <w:name w:val="xl221"/>
    <w:basedOn w:val="Normal"/>
    <w:rsid w:val="00907B3E"/>
    <w:pPr>
      <w:pBdr>
        <w:left w:val="single" w:sz="8" w:space="0" w:color="000000"/>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2">
    <w:name w:val="xl222"/>
    <w:basedOn w:val="Normal"/>
    <w:rsid w:val="00907B3E"/>
    <w:pPr>
      <w:pBdr>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3">
    <w:name w:val="xl223"/>
    <w:basedOn w:val="Normal"/>
    <w:rsid w:val="00907B3E"/>
    <w:pPr>
      <w:pBdr>
        <w:top w:val="single" w:sz="8" w:space="0" w:color="000000"/>
        <w:lef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4">
    <w:name w:val="xl224"/>
    <w:basedOn w:val="Normal"/>
    <w:rsid w:val="00907B3E"/>
    <w:pPr>
      <w:pBdr>
        <w:top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5">
    <w:name w:val="xl225"/>
    <w:basedOn w:val="Normal"/>
    <w:rsid w:val="00907B3E"/>
    <w:pPr>
      <w:pBdr>
        <w:lef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6">
    <w:name w:val="xl226"/>
    <w:basedOn w:val="Normal"/>
    <w:rsid w:val="00907B3E"/>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7">
    <w:name w:val="xl227"/>
    <w:basedOn w:val="Normal"/>
    <w:rsid w:val="00907B3E"/>
    <w:pPr>
      <w:pBdr>
        <w:left w:val="single" w:sz="8" w:space="0" w:color="000000"/>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28">
    <w:name w:val="xl228"/>
    <w:basedOn w:val="Normal"/>
    <w:rsid w:val="00907B3E"/>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30">
    <w:name w:val="xl230"/>
    <w:basedOn w:val="Normal"/>
    <w:rsid w:val="00907B3E"/>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31">
    <w:name w:val="xl231"/>
    <w:basedOn w:val="Normal"/>
    <w:rsid w:val="00907B3E"/>
    <w:pPr>
      <w:pBdr>
        <w:top w:val="single" w:sz="8" w:space="0" w:color="auto"/>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32">
    <w:name w:val="xl232"/>
    <w:basedOn w:val="Normal"/>
    <w:rsid w:val="00907B3E"/>
    <w:pPr>
      <w:pBdr>
        <w:top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35">
    <w:name w:val="xl235"/>
    <w:basedOn w:val="Normal"/>
    <w:rsid w:val="00907B3E"/>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36">
    <w:name w:val="xl236"/>
    <w:basedOn w:val="Normal"/>
    <w:rsid w:val="00907B3E"/>
    <w:pPr>
      <w:pBdr>
        <w:top w:val="single" w:sz="8" w:space="0" w:color="auto"/>
        <w:bottom w:val="single" w:sz="8" w:space="0" w:color="auto"/>
        <w:righ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37">
    <w:name w:val="xl237"/>
    <w:basedOn w:val="Normal"/>
    <w:rsid w:val="00907B3E"/>
    <w:pPr>
      <w:pBdr>
        <w:top w:val="single" w:sz="8" w:space="0" w:color="auto"/>
        <w:left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39">
    <w:name w:val="xl239"/>
    <w:basedOn w:val="Normal"/>
    <w:rsid w:val="00907B3E"/>
    <w:pPr>
      <w:pBdr>
        <w:top w:val="single" w:sz="8" w:space="0" w:color="auto"/>
        <w:left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40">
    <w:name w:val="xl240"/>
    <w:basedOn w:val="Normal"/>
    <w:rsid w:val="00907B3E"/>
    <w:pPr>
      <w:pBdr>
        <w:left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41">
    <w:name w:val="xl241"/>
    <w:basedOn w:val="Normal"/>
    <w:rsid w:val="00907B3E"/>
    <w:pPr>
      <w:pBdr>
        <w:top w:val="single" w:sz="8" w:space="0" w:color="000000"/>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43">
    <w:name w:val="xl243"/>
    <w:basedOn w:val="Normal"/>
    <w:rsid w:val="00907B3E"/>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44">
    <w:name w:val="xl244"/>
    <w:basedOn w:val="Normal"/>
    <w:rsid w:val="00907B3E"/>
    <w:pPr>
      <w:pBdr>
        <w:left w:val="single" w:sz="8" w:space="0" w:color="auto"/>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46">
    <w:name w:val="xl246"/>
    <w:basedOn w:val="Normal"/>
    <w:rsid w:val="00907B3E"/>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47">
    <w:name w:val="xl247"/>
    <w:basedOn w:val="Normal"/>
    <w:rsid w:val="00907B3E"/>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48">
    <w:name w:val="xl248"/>
    <w:basedOn w:val="Normal"/>
    <w:rsid w:val="00907B3E"/>
    <w:pPr>
      <w:pBdr>
        <w:top w:val="single" w:sz="8" w:space="0" w:color="000000"/>
        <w:left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49">
    <w:name w:val="xl249"/>
    <w:basedOn w:val="Normal"/>
    <w:rsid w:val="00907B3E"/>
    <w:pPr>
      <w:pBdr>
        <w:left w:val="single" w:sz="8" w:space="0" w:color="auto"/>
        <w:bottom w:val="single" w:sz="8" w:space="0" w:color="auto"/>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50">
    <w:name w:val="xl250"/>
    <w:basedOn w:val="Normal"/>
    <w:rsid w:val="00907B3E"/>
    <w:pPr>
      <w:pBdr>
        <w:top w:val="single" w:sz="8" w:space="0" w:color="000000"/>
        <w:left w:val="single" w:sz="8" w:space="0" w:color="000000"/>
        <w:righ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51">
    <w:name w:val="xl251"/>
    <w:basedOn w:val="Normal"/>
    <w:rsid w:val="00907B3E"/>
    <w:pPr>
      <w:pBdr>
        <w:left w:val="single" w:sz="8" w:space="0" w:color="000000"/>
        <w:righ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52">
    <w:name w:val="xl252"/>
    <w:basedOn w:val="Normal"/>
    <w:rsid w:val="00907B3E"/>
    <w:pPr>
      <w:pBdr>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53">
    <w:name w:val="xl253"/>
    <w:basedOn w:val="Normal"/>
    <w:rsid w:val="00907B3E"/>
    <w:pPr>
      <w:spacing w:before="100" w:beforeAutospacing="1" w:after="100" w:afterAutospacing="1" w:line="240" w:lineRule="auto"/>
      <w:jc w:val="center"/>
      <w:textAlignment w:val="center"/>
    </w:pPr>
    <w:rPr>
      <w:rFonts w:ascii="DejaVu Sans" w:eastAsia="Times New Roman" w:hAnsi="DejaVu Sans" w:cs="Times New Roman"/>
      <w:color w:val="000000"/>
      <w:kern w:val="0"/>
      <w:sz w:val="16"/>
      <w:szCs w:val="16"/>
      <w14:ligatures w14:val="none"/>
    </w:rPr>
  </w:style>
  <w:style w:type="paragraph" w:customStyle="1" w:styleId="xl257">
    <w:name w:val="xl257"/>
    <w:basedOn w:val="Normal"/>
    <w:rsid w:val="00907B3E"/>
    <w:pPr>
      <w:pBdr>
        <w:top w:val="single" w:sz="8" w:space="0" w:color="000000"/>
        <w:left w:val="single" w:sz="8" w:space="0" w:color="000000"/>
        <w:right w:val="single" w:sz="8" w:space="0" w:color="000000"/>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58">
    <w:name w:val="xl258"/>
    <w:basedOn w:val="Normal"/>
    <w:rsid w:val="00907B3E"/>
    <w:pPr>
      <w:pBdr>
        <w:left w:val="single" w:sz="8" w:space="0" w:color="000000"/>
        <w:right w:val="single" w:sz="8" w:space="0" w:color="000000"/>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59">
    <w:name w:val="xl259"/>
    <w:basedOn w:val="Normal"/>
    <w:rsid w:val="00907B3E"/>
    <w:pPr>
      <w:pBdr>
        <w:left w:val="single" w:sz="8" w:space="0" w:color="000000"/>
        <w:bottom w:val="single" w:sz="8" w:space="0" w:color="000000"/>
        <w:right w:val="single" w:sz="8" w:space="0" w:color="000000"/>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60">
    <w:name w:val="xl260"/>
    <w:basedOn w:val="Normal"/>
    <w:rsid w:val="00907B3E"/>
    <w:pPr>
      <w:pBdr>
        <w:left w:val="single" w:sz="8" w:space="0" w:color="auto"/>
        <w:bottom w:val="single" w:sz="8" w:space="0" w:color="000000"/>
        <w:right w:val="single" w:sz="8" w:space="0" w:color="auto"/>
      </w:pBdr>
      <w:shd w:val="clear" w:color="000000" w:fill="70AD47"/>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61">
    <w:name w:val="xl261"/>
    <w:basedOn w:val="Normal"/>
    <w:rsid w:val="00907B3E"/>
    <w:pPr>
      <w:pBdr>
        <w:top w:val="single" w:sz="8" w:space="0" w:color="000000"/>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62">
    <w:name w:val="xl262"/>
    <w:basedOn w:val="Normal"/>
    <w:rsid w:val="00907B3E"/>
    <w:pPr>
      <w:pBdr>
        <w:top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63">
    <w:name w:val="xl263"/>
    <w:basedOn w:val="Normal"/>
    <w:rsid w:val="00907B3E"/>
    <w:pPr>
      <w:pBdr>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64">
    <w:name w:val="xl264"/>
    <w:basedOn w:val="Normal"/>
    <w:rsid w:val="00907B3E"/>
    <w:pP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65">
    <w:name w:val="xl265"/>
    <w:basedOn w:val="Normal"/>
    <w:rsid w:val="00907B3E"/>
    <w:pPr>
      <w:pBdr>
        <w:left w:val="single" w:sz="8" w:space="0" w:color="auto"/>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66">
    <w:name w:val="xl266"/>
    <w:basedOn w:val="Normal"/>
    <w:rsid w:val="00907B3E"/>
    <w:pPr>
      <w:pBdr>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67">
    <w:name w:val="xl267"/>
    <w:basedOn w:val="Normal"/>
    <w:rsid w:val="00907B3E"/>
    <w:pPr>
      <w:pBdr>
        <w:top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68">
    <w:name w:val="xl268"/>
    <w:basedOn w:val="Normal"/>
    <w:rsid w:val="00907B3E"/>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69">
    <w:name w:val="xl269"/>
    <w:basedOn w:val="Normal"/>
    <w:rsid w:val="00907B3E"/>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14:ligatures w14:val="none"/>
    </w:rPr>
  </w:style>
  <w:style w:type="paragraph" w:customStyle="1" w:styleId="xl272">
    <w:name w:val="xl272"/>
    <w:basedOn w:val="Normal"/>
    <w:rsid w:val="00907B3E"/>
    <w:pPr>
      <w:pBdr>
        <w:top w:val="single" w:sz="8" w:space="0" w:color="auto"/>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73">
    <w:name w:val="xl273"/>
    <w:basedOn w:val="Normal"/>
    <w:rsid w:val="00907B3E"/>
    <w:pPr>
      <w:pBdr>
        <w:top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74">
    <w:name w:val="xl274"/>
    <w:basedOn w:val="Normal"/>
    <w:rsid w:val="00907B3E"/>
    <w:pPr>
      <w:pBdr>
        <w:left w:val="single" w:sz="8"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75">
    <w:name w:val="xl275"/>
    <w:basedOn w:val="Normal"/>
    <w:rsid w:val="00907B3E"/>
    <w:pP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76">
    <w:name w:val="xl276"/>
    <w:basedOn w:val="Normal"/>
    <w:rsid w:val="00907B3E"/>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77">
    <w:name w:val="xl277"/>
    <w:basedOn w:val="Normal"/>
    <w:rsid w:val="00907B3E"/>
    <w:pP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78">
    <w:name w:val="xl278"/>
    <w:basedOn w:val="Normal"/>
    <w:rsid w:val="00907B3E"/>
    <w:pPr>
      <w:pBdr>
        <w:top w:val="single" w:sz="8" w:space="0" w:color="000000"/>
        <w:lef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79">
    <w:name w:val="xl279"/>
    <w:basedOn w:val="Normal"/>
    <w:rsid w:val="00907B3E"/>
    <w:pPr>
      <w:pBdr>
        <w:lef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0">
    <w:name w:val="xl280"/>
    <w:basedOn w:val="Normal"/>
    <w:rsid w:val="00907B3E"/>
    <w:pPr>
      <w:pBdr>
        <w:left w:val="single" w:sz="8" w:space="0" w:color="auto"/>
        <w:bottom w:val="single" w:sz="8" w:space="0" w:color="000000"/>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1">
    <w:name w:val="xl281"/>
    <w:basedOn w:val="Normal"/>
    <w:rsid w:val="00907B3E"/>
    <w:pPr>
      <w:pBdr>
        <w:top w:val="single" w:sz="8" w:space="0" w:color="000000"/>
        <w:left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2">
    <w:name w:val="xl282"/>
    <w:basedOn w:val="Normal"/>
    <w:rsid w:val="00907B3E"/>
    <w:pPr>
      <w:pBdr>
        <w:left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3">
    <w:name w:val="xl283"/>
    <w:basedOn w:val="Normal"/>
    <w:rsid w:val="00907B3E"/>
    <w:pPr>
      <w:pBdr>
        <w:left w:val="single" w:sz="8" w:space="0" w:color="000000"/>
        <w:bottom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5">
    <w:name w:val="xl285"/>
    <w:basedOn w:val="Normal"/>
    <w:rsid w:val="00907B3E"/>
    <w:pPr>
      <w:pBdr>
        <w:top w:val="single" w:sz="8" w:space="0" w:color="000000"/>
        <w:left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6">
    <w:name w:val="xl286"/>
    <w:basedOn w:val="Normal"/>
    <w:rsid w:val="00907B3E"/>
    <w:pPr>
      <w:pBdr>
        <w:left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7">
    <w:name w:val="xl287"/>
    <w:basedOn w:val="Normal"/>
    <w:rsid w:val="00907B3E"/>
    <w:pPr>
      <w:pBdr>
        <w:left w:val="single" w:sz="8" w:space="0" w:color="000000"/>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88">
    <w:name w:val="xl288"/>
    <w:basedOn w:val="Normal"/>
    <w:rsid w:val="00907B3E"/>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89">
    <w:name w:val="xl289"/>
    <w:basedOn w:val="Normal"/>
    <w:rsid w:val="00907B3E"/>
    <w:pPr>
      <w:pBdr>
        <w:left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90">
    <w:name w:val="xl290"/>
    <w:basedOn w:val="Normal"/>
    <w:rsid w:val="00907B3E"/>
    <w:pPr>
      <w:pBdr>
        <w:left w:val="single" w:sz="8" w:space="0" w:color="000000"/>
        <w:bottom w:val="single" w:sz="8" w:space="0" w:color="000000"/>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291">
    <w:name w:val="xl291"/>
    <w:basedOn w:val="Normal"/>
    <w:rsid w:val="00907B3E"/>
    <w:pP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292">
    <w:name w:val="xl292"/>
    <w:basedOn w:val="Normal"/>
    <w:rsid w:val="00907B3E"/>
    <w:pPr>
      <w:pBdr>
        <w:bottom w:val="single" w:sz="8" w:space="0" w:color="000000"/>
      </w:pBd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293">
    <w:name w:val="xl293"/>
    <w:basedOn w:val="Normal"/>
    <w:rsid w:val="00907B3E"/>
    <w:pPr>
      <w:pBdr>
        <w:top w:val="single" w:sz="8" w:space="0" w:color="000000"/>
      </w:pBdr>
      <w:spacing w:before="100" w:beforeAutospacing="1" w:after="100" w:afterAutospacing="1" w:line="240" w:lineRule="auto"/>
      <w:jc w:val="center"/>
    </w:pPr>
    <w:rPr>
      <w:rFonts w:ascii="Times New Roman" w:eastAsia="Times New Roman" w:hAnsi="Times New Roman" w:cs="Times New Roman"/>
      <w:kern w:val="0"/>
      <w:sz w:val="24"/>
      <w:szCs w:val="24"/>
      <w14:ligatures w14:val="none"/>
    </w:rPr>
  </w:style>
  <w:style w:type="paragraph" w:customStyle="1" w:styleId="xl294">
    <w:name w:val="xl294"/>
    <w:basedOn w:val="Normal"/>
    <w:rsid w:val="00907B3E"/>
    <w:pPr>
      <w:pBdr>
        <w:top w:val="single" w:sz="8" w:space="0" w:color="000000"/>
        <w:left w:val="single" w:sz="8" w:space="0" w:color="auto"/>
        <w:righ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95">
    <w:name w:val="xl295"/>
    <w:basedOn w:val="Normal"/>
    <w:rsid w:val="00907B3E"/>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296">
    <w:name w:val="xl296"/>
    <w:basedOn w:val="Normal"/>
    <w:rsid w:val="00907B3E"/>
    <w:pP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customStyle="1" w:styleId="xl299">
    <w:name w:val="xl299"/>
    <w:basedOn w:val="Normal"/>
    <w:rsid w:val="00907B3E"/>
    <w:pPr>
      <w:pBdr>
        <w:left w:val="single" w:sz="8" w:space="0" w:color="auto"/>
        <w:bottom w:val="single" w:sz="8" w:space="0" w:color="auto"/>
        <w:right w:val="single" w:sz="8" w:space="0" w:color="auto"/>
      </w:pBdr>
      <w:shd w:val="clear" w:color="000000" w:fill="ED7D31"/>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14:ligatures w14:val="none"/>
    </w:rPr>
  </w:style>
  <w:style w:type="paragraph" w:styleId="Bibliography">
    <w:name w:val="Bibliography"/>
    <w:basedOn w:val="Normal"/>
    <w:next w:val="Normal"/>
    <w:uiPriority w:val="37"/>
    <w:unhideWhenUsed/>
    <w:rsid w:val="009C06A2"/>
    <w:pPr>
      <w:tabs>
        <w:tab w:val="left" w:pos="384"/>
      </w:tabs>
      <w:spacing w:after="240" w:line="240" w:lineRule="auto"/>
      <w:ind w:left="384" w:hanging="384"/>
    </w:pPr>
  </w:style>
  <w:style w:type="character" w:customStyle="1" w:styleId="fui-text">
    <w:name w:val="fui-text"/>
    <w:basedOn w:val="DefaultParagraphFont"/>
    <w:rsid w:val="00216C0F"/>
  </w:style>
  <w:style w:type="paragraph" w:customStyle="1" w:styleId="Heading1nonumber">
    <w:name w:val="Heading 1 no number"/>
    <w:basedOn w:val="Heading1"/>
    <w:qFormat/>
    <w:rsid w:val="00170E5D"/>
    <w:pPr>
      <w:numPr>
        <w:numId w:val="0"/>
      </w:numPr>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5628">
      <w:bodyDiv w:val="1"/>
      <w:marLeft w:val="0"/>
      <w:marRight w:val="0"/>
      <w:marTop w:val="0"/>
      <w:marBottom w:val="0"/>
      <w:divBdr>
        <w:top w:val="none" w:sz="0" w:space="0" w:color="auto"/>
        <w:left w:val="none" w:sz="0" w:space="0" w:color="auto"/>
        <w:bottom w:val="none" w:sz="0" w:space="0" w:color="auto"/>
        <w:right w:val="none" w:sz="0" w:space="0" w:color="auto"/>
      </w:divBdr>
    </w:div>
    <w:div w:id="320236010">
      <w:bodyDiv w:val="1"/>
      <w:marLeft w:val="0"/>
      <w:marRight w:val="0"/>
      <w:marTop w:val="0"/>
      <w:marBottom w:val="0"/>
      <w:divBdr>
        <w:top w:val="none" w:sz="0" w:space="0" w:color="auto"/>
        <w:left w:val="none" w:sz="0" w:space="0" w:color="auto"/>
        <w:bottom w:val="none" w:sz="0" w:space="0" w:color="auto"/>
        <w:right w:val="none" w:sz="0" w:space="0" w:color="auto"/>
      </w:divBdr>
    </w:div>
    <w:div w:id="765343862">
      <w:bodyDiv w:val="1"/>
      <w:marLeft w:val="0"/>
      <w:marRight w:val="0"/>
      <w:marTop w:val="0"/>
      <w:marBottom w:val="0"/>
      <w:divBdr>
        <w:top w:val="none" w:sz="0" w:space="0" w:color="auto"/>
        <w:left w:val="none" w:sz="0" w:space="0" w:color="auto"/>
        <w:bottom w:val="none" w:sz="0" w:space="0" w:color="auto"/>
        <w:right w:val="none" w:sz="0" w:space="0" w:color="auto"/>
      </w:divBdr>
      <w:divsChild>
        <w:div w:id="62608628">
          <w:marLeft w:val="0"/>
          <w:marRight w:val="0"/>
          <w:marTop w:val="0"/>
          <w:marBottom w:val="0"/>
          <w:divBdr>
            <w:top w:val="none" w:sz="0" w:space="0" w:color="auto"/>
            <w:left w:val="none" w:sz="0" w:space="0" w:color="auto"/>
            <w:bottom w:val="none" w:sz="0" w:space="0" w:color="auto"/>
            <w:right w:val="none" w:sz="0" w:space="0" w:color="auto"/>
          </w:divBdr>
        </w:div>
      </w:divsChild>
    </w:div>
    <w:div w:id="776634249">
      <w:bodyDiv w:val="1"/>
      <w:marLeft w:val="0"/>
      <w:marRight w:val="0"/>
      <w:marTop w:val="0"/>
      <w:marBottom w:val="0"/>
      <w:divBdr>
        <w:top w:val="none" w:sz="0" w:space="0" w:color="auto"/>
        <w:left w:val="none" w:sz="0" w:space="0" w:color="auto"/>
        <w:bottom w:val="none" w:sz="0" w:space="0" w:color="auto"/>
        <w:right w:val="none" w:sz="0" w:space="0" w:color="auto"/>
      </w:divBdr>
      <w:divsChild>
        <w:div w:id="590354602">
          <w:marLeft w:val="0"/>
          <w:marRight w:val="0"/>
          <w:marTop w:val="0"/>
          <w:marBottom w:val="0"/>
          <w:divBdr>
            <w:top w:val="none" w:sz="0" w:space="0" w:color="auto"/>
            <w:left w:val="none" w:sz="0" w:space="0" w:color="auto"/>
            <w:bottom w:val="none" w:sz="0" w:space="0" w:color="auto"/>
            <w:right w:val="none" w:sz="0" w:space="0" w:color="auto"/>
          </w:divBdr>
        </w:div>
      </w:divsChild>
    </w:div>
    <w:div w:id="829296886">
      <w:bodyDiv w:val="1"/>
      <w:marLeft w:val="0"/>
      <w:marRight w:val="0"/>
      <w:marTop w:val="0"/>
      <w:marBottom w:val="0"/>
      <w:divBdr>
        <w:top w:val="none" w:sz="0" w:space="0" w:color="auto"/>
        <w:left w:val="none" w:sz="0" w:space="0" w:color="auto"/>
        <w:bottom w:val="none" w:sz="0" w:space="0" w:color="auto"/>
        <w:right w:val="none" w:sz="0" w:space="0" w:color="auto"/>
      </w:divBdr>
      <w:divsChild>
        <w:div w:id="1540819196">
          <w:marLeft w:val="0"/>
          <w:marRight w:val="0"/>
          <w:marTop w:val="0"/>
          <w:marBottom w:val="0"/>
          <w:divBdr>
            <w:top w:val="none" w:sz="0" w:space="0" w:color="auto"/>
            <w:left w:val="none" w:sz="0" w:space="0" w:color="auto"/>
            <w:bottom w:val="none" w:sz="0" w:space="0" w:color="auto"/>
            <w:right w:val="none" w:sz="0" w:space="0" w:color="auto"/>
          </w:divBdr>
        </w:div>
      </w:divsChild>
    </w:div>
    <w:div w:id="1243178334">
      <w:bodyDiv w:val="1"/>
      <w:marLeft w:val="0"/>
      <w:marRight w:val="0"/>
      <w:marTop w:val="0"/>
      <w:marBottom w:val="0"/>
      <w:divBdr>
        <w:top w:val="none" w:sz="0" w:space="0" w:color="auto"/>
        <w:left w:val="none" w:sz="0" w:space="0" w:color="auto"/>
        <w:bottom w:val="none" w:sz="0" w:space="0" w:color="auto"/>
        <w:right w:val="none" w:sz="0" w:space="0" w:color="auto"/>
      </w:divBdr>
    </w:div>
    <w:div w:id="1471896131">
      <w:bodyDiv w:val="1"/>
      <w:marLeft w:val="0"/>
      <w:marRight w:val="0"/>
      <w:marTop w:val="0"/>
      <w:marBottom w:val="0"/>
      <w:divBdr>
        <w:top w:val="none" w:sz="0" w:space="0" w:color="auto"/>
        <w:left w:val="none" w:sz="0" w:space="0" w:color="auto"/>
        <w:bottom w:val="none" w:sz="0" w:space="0" w:color="auto"/>
        <w:right w:val="none" w:sz="0" w:space="0" w:color="auto"/>
      </w:divBdr>
    </w:div>
    <w:div w:id="1705248932">
      <w:bodyDiv w:val="1"/>
      <w:marLeft w:val="0"/>
      <w:marRight w:val="0"/>
      <w:marTop w:val="0"/>
      <w:marBottom w:val="0"/>
      <w:divBdr>
        <w:top w:val="none" w:sz="0" w:space="0" w:color="auto"/>
        <w:left w:val="none" w:sz="0" w:space="0" w:color="auto"/>
        <w:bottom w:val="none" w:sz="0" w:space="0" w:color="auto"/>
        <w:right w:val="none" w:sz="0" w:space="0" w:color="auto"/>
      </w:divBdr>
      <w:divsChild>
        <w:div w:id="493766363">
          <w:marLeft w:val="0"/>
          <w:marRight w:val="0"/>
          <w:marTop w:val="0"/>
          <w:marBottom w:val="0"/>
          <w:divBdr>
            <w:top w:val="none" w:sz="0" w:space="0" w:color="auto"/>
            <w:left w:val="none" w:sz="0" w:space="0" w:color="auto"/>
            <w:bottom w:val="none" w:sz="0" w:space="0" w:color="auto"/>
            <w:right w:val="none" w:sz="0" w:space="0" w:color="auto"/>
          </w:divBdr>
        </w:div>
      </w:divsChild>
    </w:div>
    <w:div w:id="2146700500">
      <w:bodyDiv w:val="1"/>
      <w:marLeft w:val="0"/>
      <w:marRight w:val="0"/>
      <w:marTop w:val="0"/>
      <w:marBottom w:val="0"/>
      <w:divBdr>
        <w:top w:val="none" w:sz="0" w:space="0" w:color="auto"/>
        <w:left w:val="none" w:sz="0" w:space="0" w:color="auto"/>
        <w:bottom w:val="none" w:sz="0" w:space="0" w:color="auto"/>
        <w:right w:val="none" w:sz="0" w:space="0" w:color="auto"/>
      </w:divBdr>
      <w:divsChild>
        <w:div w:id="1326938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cedirect.com/science/article/pii/S030438782200044X" TargetMode="External"/><Relationship Id="rId1" Type="http://schemas.openxmlformats.org/officeDocument/2006/relationships/hyperlink" Target="https://weai.ifpri.info/files/2023/07/Pro-WEAI-Guide.pd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coolfarmtool.org/" TargetMode="External"/><Relationship Id="rId34" Type="http://schemas.openxmlformats.org/officeDocument/2006/relationships/image" Target="media/image11.png"/><Relationship Id="rId42" Type="http://schemas.openxmlformats.org/officeDocument/2006/relationships/hyperlink" Target="https://unfccc.int/resource/cd_roms/na1/ghg_inventories/index.htm" TargetMode="External"/><Relationship Id="rId47" Type="http://schemas.openxmlformats.org/officeDocument/2006/relationships/hyperlink" Target="https://doi.org/10.3791/52904" TargetMode="External"/><Relationship Id="rId50" Type="http://schemas.openxmlformats.org/officeDocument/2006/relationships/footer" Target="footer1.xml"/><Relationship Id="rId55" Type="http://schemas.openxmlformats.org/officeDocument/2006/relationships/image" Target="media/image14.png"/><Relationship Id="rId63" Type="http://schemas.openxmlformats.org/officeDocument/2006/relationships/image" Target="media/image21.jpg"/><Relationship Id="rId68"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hyperlink" Target="http://www.assurewel.org" TargetMode="External"/><Relationship Id="rId32" Type="http://schemas.openxmlformats.org/officeDocument/2006/relationships/image" Target="media/image9.png"/><Relationship Id="rId37" Type="http://schemas.openxmlformats.org/officeDocument/2006/relationships/hyperlink" Target="https://doi.org/10.1016/j.jpolmod.2019.07.004" TargetMode="External"/><Relationship Id="rId40" Type="http://schemas.openxmlformats.org/officeDocument/2006/relationships/hyperlink" Target="https://www.povertyindex.org/" TargetMode="External"/><Relationship Id="rId45" Type="http://schemas.openxmlformats.org/officeDocument/2006/relationships/hyperlink" Target="https://www.ipcc-nggip.iges.or.jp/public/2019rf/vol4.html" TargetMode="External"/><Relationship Id="rId53" Type="http://schemas.openxmlformats.org/officeDocument/2006/relationships/footer" Target="footer2.xml"/><Relationship Id="rId58" Type="http://schemas.openxmlformats.org/officeDocument/2006/relationships/image" Target="media/image17.png"/><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19.jpg"/><Relationship Id="rId19" Type="http://schemas.openxmlformats.org/officeDocument/2006/relationships/hyperlink" Target="https://onlinelibrary.wiley.com/doi/10.1111/gcb.12361" TargetMode="External"/><Relationship Id="rId14" Type="http://schemas.microsoft.com/office/2011/relationships/commentsExtended" Target="commentsExtended.xml"/><Relationship Id="rId22" Type="http://schemas.openxmlformats.org/officeDocument/2006/relationships/image" Target="media/image3.png"/><Relationship Id="rId27" Type="http://schemas.openxmlformats.org/officeDocument/2006/relationships/hyperlink" Target="https://www.globaldietquality.org/dqq" TargetMode="External"/><Relationship Id="rId30" Type="http://schemas.openxmlformats.org/officeDocument/2006/relationships/image" Target="media/image7.png"/><Relationship Id="rId35" Type="http://schemas.openxmlformats.org/officeDocument/2006/relationships/hyperlink" Target="https://www.who.int/activities/promoting-well-being" TargetMode="External"/><Relationship Id="rId43" Type="http://schemas.openxmlformats.org/officeDocument/2006/relationships/hyperlink" Target="https://agupubs.onlinelibrary.wiley.com/doi/pdf/10.1002/2016JG003341" TargetMode="External"/><Relationship Id="rId48" Type="http://schemas.openxmlformats.org/officeDocument/2006/relationships/hyperlink" Target="https://doi.org/10.2527/jas.2013-6585" TargetMode="External"/><Relationship Id="rId56" Type="http://schemas.openxmlformats.org/officeDocument/2006/relationships/image" Target="media/image15.png"/><Relationship Id="rId64" Type="http://schemas.openxmlformats.org/officeDocument/2006/relationships/image" Target="media/image22.jpg"/><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www.fao.org/aquastat" TargetMode="Externa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hyperlink" Target="https://www.povertyindex.org/" TargetMode="External"/><Relationship Id="rId46" Type="http://schemas.openxmlformats.org/officeDocument/2006/relationships/hyperlink" Target="https://www.ipcc-nggip.iges.or.jp/public/2019rf/index.html" TargetMode="External"/><Relationship Id="rId59" Type="http://schemas.openxmlformats.org/officeDocument/2006/relationships/image" Target="media/image18.png"/><Relationship Id="rId67" Type="http://schemas.openxmlformats.org/officeDocument/2006/relationships/theme" Target="theme/theme1.xml"/><Relationship Id="rId20" Type="http://schemas.openxmlformats.org/officeDocument/2006/relationships/hyperlink" Target="https://www.fao.org/in-action/epic/ex-act-tool/suite-of-tools/ex-act/en/" TargetMode="External"/><Relationship Id="rId41" Type="http://schemas.openxmlformats.org/officeDocument/2006/relationships/image" Target="media/image12.png"/><Relationship Id="rId54" Type="http://schemas.openxmlformats.org/officeDocument/2006/relationships/image" Target="media/image13.png"/><Relationship Id="rId62"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oleObject" Target="embeddings/oleObject1.bin"/><Relationship Id="rId28" Type="http://schemas.openxmlformats.org/officeDocument/2006/relationships/hyperlink" Target="https://drive.google.com/file/d/1glD4SAdYKKCfTE2fWfr0VsZwpYC3L-3G/view?usp=sharing" TargetMode="External"/><Relationship Id="rId36" Type="http://schemas.openxmlformats.org/officeDocument/2006/relationships/hyperlink" Target="http://dx.doi.org/10.1787/9789264191655-en" TargetMode="External"/><Relationship Id="rId49" Type="http://schemas.openxmlformats.org/officeDocument/2006/relationships/header" Target="header1.xml"/><Relationship Id="rId57" Type="http://schemas.openxmlformats.org/officeDocument/2006/relationships/image" Target="media/image16.pn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hyperlink" Target="https://unfccc.int/resource/cd_roms/na1/ghg_inventories/index.htm" TargetMode="External"/><Relationship Id="rId52" Type="http://schemas.openxmlformats.org/officeDocument/2006/relationships/header" Target="header3.xml"/><Relationship Id="rId60" Type="http://schemas.openxmlformats.org/officeDocument/2006/relationships/hyperlink" Target="https://www.kobotoolbox.org/"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doi.org/10.1088/1748-9326/ABBFC3" TargetMode="External"/><Relationship Id="rId39" Type="http://schemas.openxmlformats.org/officeDocument/2006/relationships/hyperlink" Target="https://doi.org/10.1093/wbro/lkab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9F63169AC1244C85F08B0265F4A59A" ma:contentTypeVersion="16" ma:contentTypeDescription="Create a new document." ma:contentTypeScope="" ma:versionID="57f7cc8f2497a1d6c5971d328ee88f39">
  <xsd:schema xmlns:xsd="http://www.w3.org/2001/XMLSchema" xmlns:xs="http://www.w3.org/2001/XMLSchema" xmlns:p="http://schemas.microsoft.com/office/2006/metadata/properties" xmlns:ns2="db58012c-9640-4a3a-924f-deab5be782a6" xmlns:ns3="bf7a641c-0c0d-40c7-8e66-885eb134b9e2" targetNamespace="http://schemas.microsoft.com/office/2006/metadata/properties" ma:root="true" ma:fieldsID="141cc20fc46ac366a8c031066d4909c6" ns2:_="" ns3:_="">
    <xsd:import namespace="db58012c-9640-4a3a-924f-deab5be782a6"/>
    <xsd:import namespace="bf7a641c-0c0d-40c7-8e66-885eb134b9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58012c-9640-4a3a-924f-deab5be78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7a641c-0c0d-40c7-8e66-885eb134b9e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e8440e9-f51c-4fa8-81cc-9c62584547c5}" ma:internalName="TaxCatchAll" ma:showField="CatchAllData" ma:web="bf7a641c-0c0d-40c7-8e66-885eb134b9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f7a641c-0c0d-40c7-8e66-885eb134b9e2" xsi:nil="true"/>
    <lcf76f155ced4ddcb4097134ff3c332f xmlns="db58012c-9640-4a3a-924f-deab5be782a6">
      <Terms xmlns="http://schemas.microsoft.com/office/infopath/2007/PartnerControls"/>
    </lcf76f155ced4ddcb4097134ff3c332f>
    <SharedWithUsers xmlns="bf7a641c-0c0d-40c7-8e66-885eb134b9e2">
      <UserInfo>
        <DisplayName>Sanchez, Andrea Cecilia (Alliance Bioversity-CIAT)</DisplayName>
        <AccountId>121</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20960-FB46-495E-8812-0906958C9E44}">
  <ds:schemaRefs>
    <ds:schemaRef ds:uri="http://schemas.microsoft.com/sharepoint/v3/contenttype/forms"/>
  </ds:schemaRefs>
</ds:datastoreItem>
</file>

<file path=customXml/itemProps2.xml><?xml version="1.0" encoding="utf-8"?>
<ds:datastoreItem xmlns:ds="http://schemas.openxmlformats.org/officeDocument/2006/customXml" ds:itemID="{F0ED7A0D-5AE5-472F-90FE-3ACADB4A44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58012c-9640-4a3a-924f-deab5be782a6"/>
    <ds:schemaRef ds:uri="bf7a641c-0c0d-40c7-8e66-885eb134b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2EABDC-7E19-4AC3-A39A-F42A39222795}">
  <ds:schemaRefs>
    <ds:schemaRef ds:uri="http://schemas.microsoft.com/office/2006/metadata/properties"/>
    <ds:schemaRef ds:uri="http://schemas.microsoft.com/office/infopath/2007/PartnerControls"/>
    <ds:schemaRef ds:uri="bf7a641c-0c0d-40c7-8e66-885eb134b9e2"/>
    <ds:schemaRef ds:uri="db58012c-9640-4a3a-924f-deab5be782a6"/>
  </ds:schemaRefs>
</ds:datastoreItem>
</file>

<file path=customXml/itemProps4.xml><?xml version="1.0" encoding="utf-8"?>
<ds:datastoreItem xmlns:ds="http://schemas.openxmlformats.org/officeDocument/2006/customXml" ds:itemID="{BFAC1650-C4CA-4F4B-BC9C-97D537F0A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219</Pages>
  <Words>60147</Words>
  <Characters>342839</Characters>
  <Application>Microsoft Office Word</Application>
  <DocSecurity>0</DocSecurity>
  <Lines>2856</Lines>
  <Paragraphs>804</Paragraphs>
  <ScaleCrop>false</ScaleCrop>
  <Company/>
  <LinksUpToDate>false</LinksUpToDate>
  <CharactersWithSpaces>402182</CharactersWithSpaces>
  <SharedDoc>false</SharedDoc>
  <HLinks>
    <vt:vector size="420" baseType="variant">
      <vt:variant>
        <vt:i4>5701696</vt:i4>
      </vt:variant>
      <vt:variant>
        <vt:i4>486</vt:i4>
      </vt:variant>
      <vt:variant>
        <vt:i4>0</vt:i4>
      </vt:variant>
      <vt:variant>
        <vt:i4>5</vt:i4>
      </vt:variant>
      <vt:variant>
        <vt:lpwstr>https://www.kobotoolbox.org/</vt:lpwstr>
      </vt:variant>
      <vt:variant>
        <vt:lpwstr/>
      </vt:variant>
      <vt:variant>
        <vt:i4>5242970</vt:i4>
      </vt:variant>
      <vt:variant>
        <vt:i4>453</vt:i4>
      </vt:variant>
      <vt:variant>
        <vt:i4>0</vt:i4>
      </vt:variant>
      <vt:variant>
        <vt:i4>5</vt:i4>
      </vt:variant>
      <vt:variant>
        <vt:lpwstr>https://doi.org/10.2527/jas.2013-6585</vt:lpwstr>
      </vt:variant>
      <vt:variant>
        <vt:lpwstr/>
      </vt:variant>
      <vt:variant>
        <vt:i4>1704016</vt:i4>
      </vt:variant>
      <vt:variant>
        <vt:i4>447</vt:i4>
      </vt:variant>
      <vt:variant>
        <vt:i4>0</vt:i4>
      </vt:variant>
      <vt:variant>
        <vt:i4>5</vt:i4>
      </vt:variant>
      <vt:variant>
        <vt:lpwstr>https://doi.org/10.3791/52904</vt:lpwstr>
      </vt:variant>
      <vt:variant>
        <vt:lpwstr/>
      </vt:variant>
      <vt:variant>
        <vt:i4>3014697</vt:i4>
      </vt:variant>
      <vt:variant>
        <vt:i4>444</vt:i4>
      </vt:variant>
      <vt:variant>
        <vt:i4>0</vt:i4>
      </vt:variant>
      <vt:variant>
        <vt:i4>5</vt:i4>
      </vt:variant>
      <vt:variant>
        <vt:lpwstr>https://www.ipcc-nggip.iges.or.jp/public/2019rf/index.html</vt:lpwstr>
      </vt:variant>
      <vt:variant>
        <vt:lpwstr/>
      </vt:variant>
      <vt:variant>
        <vt:i4>5046297</vt:i4>
      </vt:variant>
      <vt:variant>
        <vt:i4>441</vt:i4>
      </vt:variant>
      <vt:variant>
        <vt:i4>0</vt:i4>
      </vt:variant>
      <vt:variant>
        <vt:i4>5</vt:i4>
      </vt:variant>
      <vt:variant>
        <vt:lpwstr>https://www.ipcc-nggip.iges.or.jp/public/2019rf/vol4.html</vt:lpwstr>
      </vt:variant>
      <vt:variant>
        <vt:lpwstr/>
      </vt:variant>
      <vt:variant>
        <vt:i4>6357028</vt:i4>
      </vt:variant>
      <vt:variant>
        <vt:i4>438</vt:i4>
      </vt:variant>
      <vt:variant>
        <vt:i4>0</vt:i4>
      </vt:variant>
      <vt:variant>
        <vt:i4>5</vt:i4>
      </vt:variant>
      <vt:variant>
        <vt:lpwstr>https://unfccc.int/resource/cd_roms/na1/ghg_inventories/index.htm</vt:lpwstr>
      </vt:variant>
      <vt:variant>
        <vt:lpwstr/>
      </vt:variant>
      <vt:variant>
        <vt:i4>4915229</vt:i4>
      </vt:variant>
      <vt:variant>
        <vt:i4>429</vt:i4>
      </vt:variant>
      <vt:variant>
        <vt:i4>0</vt:i4>
      </vt:variant>
      <vt:variant>
        <vt:i4>5</vt:i4>
      </vt:variant>
      <vt:variant>
        <vt:lpwstr>https://agupubs.onlinelibrary.wiley.com/doi/pdf/10.1002/2016JG003341</vt:lpwstr>
      </vt:variant>
      <vt:variant>
        <vt:lpwstr/>
      </vt:variant>
      <vt:variant>
        <vt:i4>6357028</vt:i4>
      </vt:variant>
      <vt:variant>
        <vt:i4>426</vt:i4>
      </vt:variant>
      <vt:variant>
        <vt:i4>0</vt:i4>
      </vt:variant>
      <vt:variant>
        <vt:i4>5</vt:i4>
      </vt:variant>
      <vt:variant>
        <vt:lpwstr>https://unfccc.int/resource/cd_roms/na1/ghg_inventories/index.htm</vt:lpwstr>
      </vt:variant>
      <vt:variant>
        <vt:lpwstr/>
      </vt:variant>
      <vt:variant>
        <vt:i4>4915226</vt:i4>
      </vt:variant>
      <vt:variant>
        <vt:i4>378</vt:i4>
      </vt:variant>
      <vt:variant>
        <vt:i4>0</vt:i4>
      </vt:variant>
      <vt:variant>
        <vt:i4>5</vt:i4>
      </vt:variant>
      <vt:variant>
        <vt:lpwstr>https://www.povertyindex.org/</vt:lpwstr>
      </vt:variant>
      <vt:variant>
        <vt:lpwstr/>
      </vt:variant>
      <vt:variant>
        <vt:i4>1245258</vt:i4>
      </vt:variant>
      <vt:variant>
        <vt:i4>375</vt:i4>
      </vt:variant>
      <vt:variant>
        <vt:i4>0</vt:i4>
      </vt:variant>
      <vt:variant>
        <vt:i4>5</vt:i4>
      </vt:variant>
      <vt:variant>
        <vt:lpwstr>https://doi.org/10.1093/wbro/lkab009</vt:lpwstr>
      </vt:variant>
      <vt:variant>
        <vt:lpwstr/>
      </vt:variant>
      <vt:variant>
        <vt:i4>131193</vt:i4>
      </vt:variant>
      <vt:variant>
        <vt:i4>372</vt:i4>
      </vt:variant>
      <vt:variant>
        <vt:i4>0</vt:i4>
      </vt:variant>
      <vt:variant>
        <vt:i4>5</vt:i4>
      </vt:variant>
      <vt:variant>
        <vt:lpwstr>https://www.idhsustainabletrade.com/uploaded/2024/05/Annex-1_Income-Measurement-Survey_IDH_User-Guide.pdf</vt:lpwstr>
      </vt:variant>
      <vt:variant>
        <vt:lpwstr/>
      </vt:variant>
      <vt:variant>
        <vt:i4>4915226</vt:i4>
      </vt:variant>
      <vt:variant>
        <vt:i4>369</vt:i4>
      </vt:variant>
      <vt:variant>
        <vt:i4>0</vt:i4>
      </vt:variant>
      <vt:variant>
        <vt:i4>5</vt:i4>
      </vt:variant>
      <vt:variant>
        <vt:lpwstr>https://www.povertyindex.org/</vt:lpwstr>
      </vt:variant>
      <vt:variant>
        <vt:lpwstr/>
      </vt:variant>
      <vt:variant>
        <vt:i4>4915226</vt:i4>
      </vt:variant>
      <vt:variant>
        <vt:i4>366</vt:i4>
      </vt:variant>
      <vt:variant>
        <vt:i4>0</vt:i4>
      </vt:variant>
      <vt:variant>
        <vt:i4>5</vt:i4>
      </vt:variant>
      <vt:variant>
        <vt:lpwstr>https://www.povertyindex.org/</vt:lpwstr>
      </vt:variant>
      <vt:variant>
        <vt:lpwstr/>
      </vt:variant>
      <vt:variant>
        <vt:i4>4587536</vt:i4>
      </vt:variant>
      <vt:variant>
        <vt:i4>354</vt:i4>
      </vt:variant>
      <vt:variant>
        <vt:i4>0</vt:i4>
      </vt:variant>
      <vt:variant>
        <vt:i4>5</vt:i4>
      </vt:variant>
      <vt:variant>
        <vt:lpwstr>https://doi.org/10.1016/j.jpolmod.2019.07.004</vt:lpwstr>
      </vt:variant>
      <vt:variant>
        <vt:lpwstr/>
      </vt:variant>
      <vt:variant>
        <vt:i4>2424883</vt:i4>
      </vt:variant>
      <vt:variant>
        <vt:i4>345</vt:i4>
      </vt:variant>
      <vt:variant>
        <vt:i4>0</vt:i4>
      </vt:variant>
      <vt:variant>
        <vt:i4>5</vt:i4>
      </vt:variant>
      <vt:variant>
        <vt:lpwstr>http://dx.doi.org/10.1787/9789264191655-en</vt:lpwstr>
      </vt:variant>
      <vt:variant>
        <vt:lpwstr/>
      </vt:variant>
      <vt:variant>
        <vt:i4>7667762</vt:i4>
      </vt:variant>
      <vt:variant>
        <vt:i4>339</vt:i4>
      </vt:variant>
      <vt:variant>
        <vt:i4>0</vt:i4>
      </vt:variant>
      <vt:variant>
        <vt:i4>5</vt:i4>
      </vt:variant>
      <vt:variant>
        <vt:lpwstr>https://www.who.int/activities/promoting-well-being</vt:lpwstr>
      </vt:variant>
      <vt:variant>
        <vt:lpwstr/>
      </vt:variant>
      <vt:variant>
        <vt:i4>327694</vt:i4>
      </vt:variant>
      <vt:variant>
        <vt:i4>300</vt:i4>
      </vt:variant>
      <vt:variant>
        <vt:i4>0</vt:i4>
      </vt:variant>
      <vt:variant>
        <vt:i4>5</vt:i4>
      </vt:variant>
      <vt:variant>
        <vt:lpwstr>https://docs.google.com/document/d/1RGwNititbYqSrGpUXhQs7mHWgLIgOxAlN5N0AOZN3qc/edit?usp=sharing</vt:lpwstr>
      </vt:variant>
      <vt:variant>
        <vt:lpwstr/>
      </vt:variant>
      <vt:variant>
        <vt:i4>6619249</vt:i4>
      </vt:variant>
      <vt:variant>
        <vt:i4>297</vt:i4>
      </vt:variant>
      <vt:variant>
        <vt:i4>0</vt:i4>
      </vt:variant>
      <vt:variant>
        <vt:i4>5</vt:i4>
      </vt:variant>
      <vt:variant>
        <vt:lpwstr>https://drive.google.com/file/d/1glD4SAdYKKCfTE2fWfr0VsZwpYC3L-3G/view?usp=sharing</vt:lpwstr>
      </vt:variant>
      <vt:variant>
        <vt:lpwstr/>
      </vt:variant>
      <vt:variant>
        <vt:i4>5767236</vt:i4>
      </vt:variant>
      <vt:variant>
        <vt:i4>294</vt:i4>
      </vt:variant>
      <vt:variant>
        <vt:i4>0</vt:i4>
      </vt:variant>
      <vt:variant>
        <vt:i4>5</vt:i4>
      </vt:variant>
      <vt:variant>
        <vt:lpwstr>https://www.globaldietquality.org/dqq</vt:lpwstr>
      </vt:variant>
      <vt:variant>
        <vt:lpwstr/>
      </vt:variant>
      <vt:variant>
        <vt:i4>5767178</vt:i4>
      </vt:variant>
      <vt:variant>
        <vt:i4>267</vt:i4>
      </vt:variant>
      <vt:variant>
        <vt:i4>0</vt:i4>
      </vt:variant>
      <vt:variant>
        <vt:i4>5</vt:i4>
      </vt:variant>
      <vt:variant>
        <vt:lpwstr>http://www.assurewel.org/</vt:lpwstr>
      </vt:variant>
      <vt:variant>
        <vt:lpwstr/>
      </vt:variant>
      <vt:variant>
        <vt:i4>1376287</vt:i4>
      </vt:variant>
      <vt:variant>
        <vt:i4>225</vt:i4>
      </vt:variant>
      <vt:variant>
        <vt:i4>0</vt:i4>
      </vt:variant>
      <vt:variant>
        <vt:i4>5</vt:i4>
      </vt:variant>
      <vt:variant>
        <vt:lpwstr>https://coolfarmtool.org/</vt:lpwstr>
      </vt:variant>
      <vt:variant>
        <vt:lpwstr/>
      </vt:variant>
      <vt:variant>
        <vt:i4>4259923</vt:i4>
      </vt:variant>
      <vt:variant>
        <vt:i4>222</vt:i4>
      </vt:variant>
      <vt:variant>
        <vt:i4>0</vt:i4>
      </vt:variant>
      <vt:variant>
        <vt:i4>5</vt:i4>
      </vt:variant>
      <vt:variant>
        <vt:lpwstr>https://www.fao.org/in-action/epic/ex-act-tool/suite-of-tools/ex-act/en/</vt:lpwstr>
      </vt:variant>
      <vt:variant>
        <vt:lpwstr/>
      </vt:variant>
      <vt:variant>
        <vt:i4>4194370</vt:i4>
      </vt:variant>
      <vt:variant>
        <vt:i4>219</vt:i4>
      </vt:variant>
      <vt:variant>
        <vt:i4>0</vt:i4>
      </vt:variant>
      <vt:variant>
        <vt:i4>5</vt:i4>
      </vt:variant>
      <vt:variant>
        <vt:lpwstr>https://onlinelibrary.wiley.com/doi/10.1111/gcb.12361</vt:lpwstr>
      </vt:variant>
      <vt:variant>
        <vt:lpwstr/>
      </vt:variant>
      <vt:variant>
        <vt:i4>458783</vt:i4>
      </vt:variant>
      <vt:variant>
        <vt:i4>213</vt:i4>
      </vt:variant>
      <vt:variant>
        <vt:i4>0</vt:i4>
      </vt:variant>
      <vt:variant>
        <vt:i4>5</vt:i4>
      </vt:variant>
      <vt:variant>
        <vt:lpwstr>https://doi.org/10.1088/1748-9326/ABBFC3</vt:lpwstr>
      </vt:variant>
      <vt:variant>
        <vt:lpwstr/>
      </vt:variant>
      <vt:variant>
        <vt:i4>2883622</vt:i4>
      </vt:variant>
      <vt:variant>
        <vt:i4>210</vt:i4>
      </vt:variant>
      <vt:variant>
        <vt:i4>0</vt:i4>
      </vt:variant>
      <vt:variant>
        <vt:i4>5</vt:i4>
      </vt:variant>
      <vt:variant>
        <vt:lpwstr>http://www.fao.org/aquastat</vt:lpwstr>
      </vt:variant>
      <vt:variant>
        <vt:lpwstr/>
      </vt:variant>
      <vt:variant>
        <vt:i4>1114165</vt:i4>
      </vt:variant>
      <vt:variant>
        <vt:i4>191</vt:i4>
      </vt:variant>
      <vt:variant>
        <vt:i4>0</vt:i4>
      </vt:variant>
      <vt:variant>
        <vt:i4>5</vt:i4>
      </vt:variant>
      <vt:variant>
        <vt:lpwstr/>
      </vt:variant>
      <vt:variant>
        <vt:lpwstr>_Toc213065224</vt:lpwstr>
      </vt:variant>
      <vt:variant>
        <vt:i4>1114165</vt:i4>
      </vt:variant>
      <vt:variant>
        <vt:i4>185</vt:i4>
      </vt:variant>
      <vt:variant>
        <vt:i4>0</vt:i4>
      </vt:variant>
      <vt:variant>
        <vt:i4>5</vt:i4>
      </vt:variant>
      <vt:variant>
        <vt:lpwstr/>
      </vt:variant>
      <vt:variant>
        <vt:lpwstr>_Toc213065223</vt:lpwstr>
      </vt:variant>
      <vt:variant>
        <vt:i4>1114165</vt:i4>
      </vt:variant>
      <vt:variant>
        <vt:i4>179</vt:i4>
      </vt:variant>
      <vt:variant>
        <vt:i4>0</vt:i4>
      </vt:variant>
      <vt:variant>
        <vt:i4>5</vt:i4>
      </vt:variant>
      <vt:variant>
        <vt:lpwstr/>
      </vt:variant>
      <vt:variant>
        <vt:lpwstr>_Toc213065222</vt:lpwstr>
      </vt:variant>
      <vt:variant>
        <vt:i4>1114165</vt:i4>
      </vt:variant>
      <vt:variant>
        <vt:i4>173</vt:i4>
      </vt:variant>
      <vt:variant>
        <vt:i4>0</vt:i4>
      </vt:variant>
      <vt:variant>
        <vt:i4>5</vt:i4>
      </vt:variant>
      <vt:variant>
        <vt:lpwstr/>
      </vt:variant>
      <vt:variant>
        <vt:lpwstr>_Toc213065221</vt:lpwstr>
      </vt:variant>
      <vt:variant>
        <vt:i4>1114165</vt:i4>
      </vt:variant>
      <vt:variant>
        <vt:i4>167</vt:i4>
      </vt:variant>
      <vt:variant>
        <vt:i4>0</vt:i4>
      </vt:variant>
      <vt:variant>
        <vt:i4>5</vt:i4>
      </vt:variant>
      <vt:variant>
        <vt:lpwstr/>
      </vt:variant>
      <vt:variant>
        <vt:lpwstr>_Toc213065220</vt:lpwstr>
      </vt:variant>
      <vt:variant>
        <vt:i4>1179701</vt:i4>
      </vt:variant>
      <vt:variant>
        <vt:i4>161</vt:i4>
      </vt:variant>
      <vt:variant>
        <vt:i4>0</vt:i4>
      </vt:variant>
      <vt:variant>
        <vt:i4>5</vt:i4>
      </vt:variant>
      <vt:variant>
        <vt:lpwstr/>
      </vt:variant>
      <vt:variant>
        <vt:lpwstr>_Toc213065219</vt:lpwstr>
      </vt:variant>
      <vt:variant>
        <vt:i4>1179701</vt:i4>
      </vt:variant>
      <vt:variant>
        <vt:i4>155</vt:i4>
      </vt:variant>
      <vt:variant>
        <vt:i4>0</vt:i4>
      </vt:variant>
      <vt:variant>
        <vt:i4>5</vt:i4>
      </vt:variant>
      <vt:variant>
        <vt:lpwstr/>
      </vt:variant>
      <vt:variant>
        <vt:lpwstr>_Toc213065218</vt:lpwstr>
      </vt:variant>
      <vt:variant>
        <vt:i4>1179701</vt:i4>
      </vt:variant>
      <vt:variant>
        <vt:i4>149</vt:i4>
      </vt:variant>
      <vt:variant>
        <vt:i4>0</vt:i4>
      </vt:variant>
      <vt:variant>
        <vt:i4>5</vt:i4>
      </vt:variant>
      <vt:variant>
        <vt:lpwstr/>
      </vt:variant>
      <vt:variant>
        <vt:lpwstr>_Toc213065217</vt:lpwstr>
      </vt:variant>
      <vt:variant>
        <vt:i4>1179701</vt:i4>
      </vt:variant>
      <vt:variant>
        <vt:i4>143</vt:i4>
      </vt:variant>
      <vt:variant>
        <vt:i4>0</vt:i4>
      </vt:variant>
      <vt:variant>
        <vt:i4>5</vt:i4>
      </vt:variant>
      <vt:variant>
        <vt:lpwstr/>
      </vt:variant>
      <vt:variant>
        <vt:lpwstr>_Toc213065216</vt:lpwstr>
      </vt:variant>
      <vt:variant>
        <vt:i4>1179701</vt:i4>
      </vt:variant>
      <vt:variant>
        <vt:i4>137</vt:i4>
      </vt:variant>
      <vt:variant>
        <vt:i4>0</vt:i4>
      </vt:variant>
      <vt:variant>
        <vt:i4>5</vt:i4>
      </vt:variant>
      <vt:variant>
        <vt:lpwstr/>
      </vt:variant>
      <vt:variant>
        <vt:lpwstr>_Toc213065215</vt:lpwstr>
      </vt:variant>
      <vt:variant>
        <vt:i4>1179701</vt:i4>
      </vt:variant>
      <vt:variant>
        <vt:i4>131</vt:i4>
      </vt:variant>
      <vt:variant>
        <vt:i4>0</vt:i4>
      </vt:variant>
      <vt:variant>
        <vt:i4>5</vt:i4>
      </vt:variant>
      <vt:variant>
        <vt:lpwstr/>
      </vt:variant>
      <vt:variant>
        <vt:lpwstr>_Toc213065214</vt:lpwstr>
      </vt:variant>
      <vt:variant>
        <vt:i4>1179701</vt:i4>
      </vt:variant>
      <vt:variant>
        <vt:i4>125</vt:i4>
      </vt:variant>
      <vt:variant>
        <vt:i4>0</vt:i4>
      </vt:variant>
      <vt:variant>
        <vt:i4>5</vt:i4>
      </vt:variant>
      <vt:variant>
        <vt:lpwstr/>
      </vt:variant>
      <vt:variant>
        <vt:lpwstr>_Toc213065213</vt:lpwstr>
      </vt:variant>
      <vt:variant>
        <vt:i4>1179701</vt:i4>
      </vt:variant>
      <vt:variant>
        <vt:i4>119</vt:i4>
      </vt:variant>
      <vt:variant>
        <vt:i4>0</vt:i4>
      </vt:variant>
      <vt:variant>
        <vt:i4>5</vt:i4>
      </vt:variant>
      <vt:variant>
        <vt:lpwstr/>
      </vt:variant>
      <vt:variant>
        <vt:lpwstr>_Toc213065212</vt:lpwstr>
      </vt:variant>
      <vt:variant>
        <vt:i4>1179701</vt:i4>
      </vt:variant>
      <vt:variant>
        <vt:i4>113</vt:i4>
      </vt:variant>
      <vt:variant>
        <vt:i4>0</vt:i4>
      </vt:variant>
      <vt:variant>
        <vt:i4>5</vt:i4>
      </vt:variant>
      <vt:variant>
        <vt:lpwstr/>
      </vt:variant>
      <vt:variant>
        <vt:lpwstr>_Toc213065211</vt:lpwstr>
      </vt:variant>
      <vt:variant>
        <vt:i4>1179701</vt:i4>
      </vt:variant>
      <vt:variant>
        <vt:i4>107</vt:i4>
      </vt:variant>
      <vt:variant>
        <vt:i4>0</vt:i4>
      </vt:variant>
      <vt:variant>
        <vt:i4>5</vt:i4>
      </vt:variant>
      <vt:variant>
        <vt:lpwstr/>
      </vt:variant>
      <vt:variant>
        <vt:lpwstr>_Toc213065210</vt:lpwstr>
      </vt:variant>
      <vt:variant>
        <vt:i4>1245237</vt:i4>
      </vt:variant>
      <vt:variant>
        <vt:i4>101</vt:i4>
      </vt:variant>
      <vt:variant>
        <vt:i4>0</vt:i4>
      </vt:variant>
      <vt:variant>
        <vt:i4>5</vt:i4>
      </vt:variant>
      <vt:variant>
        <vt:lpwstr/>
      </vt:variant>
      <vt:variant>
        <vt:lpwstr>_Toc213065209</vt:lpwstr>
      </vt:variant>
      <vt:variant>
        <vt:i4>1245237</vt:i4>
      </vt:variant>
      <vt:variant>
        <vt:i4>95</vt:i4>
      </vt:variant>
      <vt:variant>
        <vt:i4>0</vt:i4>
      </vt:variant>
      <vt:variant>
        <vt:i4>5</vt:i4>
      </vt:variant>
      <vt:variant>
        <vt:lpwstr/>
      </vt:variant>
      <vt:variant>
        <vt:lpwstr>_Toc213065208</vt:lpwstr>
      </vt:variant>
      <vt:variant>
        <vt:i4>1245237</vt:i4>
      </vt:variant>
      <vt:variant>
        <vt:i4>89</vt:i4>
      </vt:variant>
      <vt:variant>
        <vt:i4>0</vt:i4>
      </vt:variant>
      <vt:variant>
        <vt:i4>5</vt:i4>
      </vt:variant>
      <vt:variant>
        <vt:lpwstr/>
      </vt:variant>
      <vt:variant>
        <vt:lpwstr>_Toc213065207</vt:lpwstr>
      </vt:variant>
      <vt:variant>
        <vt:i4>1245237</vt:i4>
      </vt:variant>
      <vt:variant>
        <vt:i4>83</vt:i4>
      </vt:variant>
      <vt:variant>
        <vt:i4>0</vt:i4>
      </vt:variant>
      <vt:variant>
        <vt:i4>5</vt:i4>
      </vt:variant>
      <vt:variant>
        <vt:lpwstr/>
      </vt:variant>
      <vt:variant>
        <vt:lpwstr>_Toc213065206</vt:lpwstr>
      </vt:variant>
      <vt:variant>
        <vt:i4>1245237</vt:i4>
      </vt:variant>
      <vt:variant>
        <vt:i4>77</vt:i4>
      </vt:variant>
      <vt:variant>
        <vt:i4>0</vt:i4>
      </vt:variant>
      <vt:variant>
        <vt:i4>5</vt:i4>
      </vt:variant>
      <vt:variant>
        <vt:lpwstr/>
      </vt:variant>
      <vt:variant>
        <vt:lpwstr>_Toc213065205</vt:lpwstr>
      </vt:variant>
      <vt:variant>
        <vt:i4>1245237</vt:i4>
      </vt:variant>
      <vt:variant>
        <vt:i4>71</vt:i4>
      </vt:variant>
      <vt:variant>
        <vt:i4>0</vt:i4>
      </vt:variant>
      <vt:variant>
        <vt:i4>5</vt:i4>
      </vt:variant>
      <vt:variant>
        <vt:lpwstr/>
      </vt:variant>
      <vt:variant>
        <vt:lpwstr>_Toc213065204</vt:lpwstr>
      </vt:variant>
      <vt:variant>
        <vt:i4>1245237</vt:i4>
      </vt:variant>
      <vt:variant>
        <vt:i4>65</vt:i4>
      </vt:variant>
      <vt:variant>
        <vt:i4>0</vt:i4>
      </vt:variant>
      <vt:variant>
        <vt:i4>5</vt:i4>
      </vt:variant>
      <vt:variant>
        <vt:lpwstr/>
      </vt:variant>
      <vt:variant>
        <vt:lpwstr>_Toc213065203</vt:lpwstr>
      </vt:variant>
      <vt:variant>
        <vt:i4>1441908</vt:i4>
      </vt:variant>
      <vt:variant>
        <vt:i4>60</vt:i4>
      </vt:variant>
      <vt:variant>
        <vt:i4>0</vt:i4>
      </vt:variant>
      <vt:variant>
        <vt:i4>5</vt:i4>
      </vt:variant>
      <vt:variant>
        <vt:lpwstr>mailto:s.jones@cgiar.org</vt:lpwstr>
      </vt:variant>
      <vt:variant>
        <vt:lpwstr/>
      </vt:variant>
      <vt:variant>
        <vt:i4>7471168</vt:i4>
      </vt:variant>
      <vt:variant>
        <vt:i4>57</vt:i4>
      </vt:variant>
      <vt:variant>
        <vt:i4>0</vt:i4>
      </vt:variant>
      <vt:variant>
        <vt:i4>5</vt:i4>
      </vt:variant>
      <vt:variant>
        <vt:lpwstr>mailto:piedadpareja1986@gmail.com</vt:lpwstr>
      </vt:variant>
      <vt:variant>
        <vt:lpwstr/>
      </vt:variant>
      <vt:variant>
        <vt:i4>917566</vt:i4>
      </vt:variant>
      <vt:variant>
        <vt:i4>54</vt:i4>
      </vt:variant>
      <vt:variant>
        <vt:i4>0</vt:i4>
      </vt:variant>
      <vt:variant>
        <vt:i4>5</vt:i4>
      </vt:variant>
      <vt:variant>
        <vt:lpwstr>mailto:oromib@gmail.com</vt:lpwstr>
      </vt:variant>
      <vt:variant>
        <vt:lpwstr/>
      </vt:variant>
      <vt:variant>
        <vt:i4>7602197</vt:i4>
      </vt:variant>
      <vt:variant>
        <vt:i4>51</vt:i4>
      </vt:variant>
      <vt:variant>
        <vt:i4>0</vt:i4>
      </vt:variant>
      <vt:variant>
        <vt:i4>5</vt:i4>
      </vt:variant>
      <vt:variant>
        <vt:lpwstr>mailto:G.Orjuela@cgiar.org</vt:lpwstr>
      </vt:variant>
      <vt:variant>
        <vt:lpwstr/>
      </vt:variant>
      <vt:variant>
        <vt:i4>114</vt:i4>
      </vt:variant>
      <vt:variant>
        <vt:i4>48</vt:i4>
      </vt:variant>
      <vt:variant>
        <vt:i4>0</vt:i4>
      </vt:variant>
      <vt:variant>
        <vt:i4>5</vt:i4>
      </vt:variant>
      <vt:variant>
        <vt:lpwstr>mailto:S.Krishnan@cgiar.org</vt:lpwstr>
      </vt:variant>
      <vt:variant>
        <vt:lpwstr/>
      </vt:variant>
      <vt:variant>
        <vt:i4>6815751</vt:i4>
      </vt:variant>
      <vt:variant>
        <vt:i4>45</vt:i4>
      </vt:variant>
      <vt:variant>
        <vt:i4>0</vt:i4>
      </vt:variant>
      <vt:variant>
        <vt:i4>5</vt:i4>
      </vt:variant>
      <vt:variant>
        <vt:lpwstr>mailto:C.Kettle@cgiar.org</vt:lpwstr>
      </vt:variant>
      <vt:variant>
        <vt:lpwstr/>
      </vt:variant>
      <vt:variant>
        <vt:i4>2555975</vt:i4>
      </vt:variant>
      <vt:variant>
        <vt:i4>42</vt:i4>
      </vt:variant>
      <vt:variant>
        <vt:i4>0</vt:i4>
      </vt:variant>
      <vt:variant>
        <vt:i4>5</vt:i4>
      </vt:variant>
      <vt:variant>
        <vt:lpwstr>mailto:Shweta.Gupta@cgiar.org</vt:lpwstr>
      </vt:variant>
      <vt:variant>
        <vt:lpwstr/>
      </vt:variant>
      <vt:variant>
        <vt:i4>589872</vt:i4>
      </vt:variant>
      <vt:variant>
        <vt:i4>39</vt:i4>
      </vt:variant>
      <vt:variant>
        <vt:i4>0</vt:i4>
      </vt:variant>
      <vt:variant>
        <vt:i4>5</vt:i4>
      </vt:variant>
      <vt:variant>
        <vt:lpwstr>mailto:Telma.SIBANDA@um6p.ma</vt:lpwstr>
      </vt:variant>
      <vt:variant>
        <vt:lpwstr/>
      </vt:variant>
      <vt:variant>
        <vt:i4>7405572</vt:i4>
      </vt:variant>
      <vt:variant>
        <vt:i4>36</vt:i4>
      </vt:variant>
      <vt:variant>
        <vt:i4>0</vt:i4>
      </vt:variant>
      <vt:variant>
        <vt:i4>5</vt:i4>
      </vt:variant>
      <vt:variant>
        <vt:lpwstr>mailto:G.FALCONNIER@cgiar.org</vt:lpwstr>
      </vt:variant>
      <vt:variant>
        <vt:lpwstr/>
      </vt:variant>
      <vt:variant>
        <vt:i4>6291533</vt:i4>
      </vt:variant>
      <vt:variant>
        <vt:i4>33</vt:i4>
      </vt:variant>
      <vt:variant>
        <vt:i4>0</vt:i4>
      </vt:variant>
      <vt:variant>
        <vt:i4>5</vt:i4>
      </vt:variant>
      <vt:variant>
        <vt:lpwstr>mailto:modougf@yahoo.fr</vt:lpwstr>
      </vt:variant>
      <vt:variant>
        <vt:lpwstr/>
      </vt:variant>
      <vt:variant>
        <vt:i4>2031730</vt:i4>
      </vt:variant>
      <vt:variant>
        <vt:i4>30</vt:i4>
      </vt:variant>
      <vt:variant>
        <vt:i4>0</vt:i4>
      </vt:variant>
      <vt:variant>
        <vt:i4>5</vt:i4>
      </vt:variant>
      <vt:variant>
        <vt:lpwstr>mailto:S.Douangsavanh@cgiar.org</vt:lpwstr>
      </vt:variant>
      <vt:variant>
        <vt:lpwstr/>
      </vt:variant>
      <vt:variant>
        <vt:i4>7208969</vt:i4>
      </vt:variant>
      <vt:variant>
        <vt:i4>27</vt:i4>
      </vt:variant>
      <vt:variant>
        <vt:i4>0</vt:i4>
      </vt:variant>
      <vt:variant>
        <vt:i4>5</vt:i4>
      </vt:variant>
      <vt:variant>
        <vt:lpwstr>mailto:D.CHORUMA@cgiar.org</vt:lpwstr>
      </vt:variant>
      <vt:variant>
        <vt:lpwstr/>
      </vt:variant>
      <vt:variant>
        <vt:i4>6684674</vt:i4>
      </vt:variant>
      <vt:variant>
        <vt:i4>24</vt:i4>
      </vt:variant>
      <vt:variant>
        <vt:i4>0</vt:i4>
      </vt:variant>
      <vt:variant>
        <vt:i4>5</vt:i4>
      </vt:variant>
      <vt:variant>
        <vt:lpwstr>mailto:S.Nyawira@cgiar.org</vt:lpwstr>
      </vt:variant>
      <vt:variant>
        <vt:lpwstr/>
      </vt:variant>
      <vt:variant>
        <vt:i4>393331</vt:i4>
      </vt:variant>
      <vt:variant>
        <vt:i4>21</vt:i4>
      </vt:variant>
      <vt:variant>
        <vt:i4>0</vt:i4>
      </vt:variant>
      <vt:variant>
        <vt:i4>5</vt:i4>
      </vt:variant>
      <vt:variant>
        <vt:lpwstr>mailto:P.Bolo@cgiar.org</vt:lpwstr>
      </vt:variant>
      <vt:variant>
        <vt:lpwstr/>
      </vt:variant>
      <vt:variant>
        <vt:i4>1900640</vt:i4>
      </vt:variant>
      <vt:variant>
        <vt:i4>18</vt:i4>
      </vt:variant>
      <vt:variant>
        <vt:i4>0</vt:i4>
      </vt:variant>
      <vt:variant>
        <vt:i4>5</vt:i4>
      </vt:variant>
      <vt:variant>
        <vt:lpwstr>mailto:V.Alary@cgiar.org</vt:lpwstr>
      </vt:variant>
      <vt:variant>
        <vt:lpwstr/>
      </vt:variant>
      <vt:variant>
        <vt:i4>6881346</vt:i4>
      </vt:variant>
      <vt:variant>
        <vt:i4>15</vt:i4>
      </vt:variant>
      <vt:variant>
        <vt:i4>0</vt:i4>
      </vt:variant>
      <vt:variant>
        <vt:i4>5</vt:i4>
      </vt:variant>
      <vt:variant>
        <vt:lpwstr>mailto:lamannaca@gmail.com</vt:lpwstr>
      </vt:variant>
      <vt:variant>
        <vt:lpwstr/>
      </vt:variant>
      <vt:variant>
        <vt:i4>4063247</vt:i4>
      </vt:variant>
      <vt:variant>
        <vt:i4>12</vt:i4>
      </vt:variant>
      <vt:variant>
        <vt:i4>0</vt:i4>
      </vt:variant>
      <vt:variant>
        <vt:i4>5</vt:i4>
      </vt:variant>
      <vt:variant>
        <vt:lpwstr>mailto:m.geck@cifor-icraf.org</vt:lpwstr>
      </vt:variant>
      <vt:variant>
        <vt:lpwstr/>
      </vt:variant>
      <vt:variant>
        <vt:i4>1638515</vt:i4>
      </vt:variant>
      <vt:variant>
        <vt:i4>9</vt:i4>
      </vt:variant>
      <vt:variant>
        <vt:i4>0</vt:i4>
      </vt:variant>
      <vt:variant>
        <vt:i4>5</vt:i4>
      </vt:variant>
      <vt:variant>
        <vt:lpwstr>mailto:C.Wickramaratne@cgiar.org</vt:lpwstr>
      </vt:variant>
      <vt:variant>
        <vt:lpwstr/>
      </vt:variant>
      <vt:variant>
        <vt:i4>6881363</vt:i4>
      </vt:variant>
      <vt:variant>
        <vt:i4>6</vt:i4>
      </vt:variant>
      <vt:variant>
        <vt:i4>0</vt:i4>
      </vt:variant>
      <vt:variant>
        <vt:i4>5</vt:i4>
      </vt:variant>
      <vt:variant>
        <vt:lpwstr>mailto:chrisdickens7979@gmail.com</vt:lpwstr>
      </vt:variant>
      <vt:variant>
        <vt:lpwstr/>
      </vt:variant>
      <vt:variant>
        <vt:i4>5308463</vt:i4>
      </vt:variant>
      <vt:variant>
        <vt:i4>3</vt:i4>
      </vt:variant>
      <vt:variant>
        <vt:i4>0</vt:i4>
      </vt:variant>
      <vt:variant>
        <vt:i4>5</vt:i4>
      </vt:variant>
      <vt:variant>
        <vt:lpwstr>mailto:andrea.sanchez@cgiar.org</vt:lpwstr>
      </vt:variant>
      <vt:variant>
        <vt:lpwstr/>
      </vt:variant>
      <vt:variant>
        <vt:i4>1441908</vt:i4>
      </vt:variant>
      <vt:variant>
        <vt:i4>0</vt:i4>
      </vt:variant>
      <vt:variant>
        <vt:i4>0</vt:i4>
      </vt:variant>
      <vt:variant>
        <vt:i4>5</vt:i4>
      </vt:variant>
      <vt:variant>
        <vt:lpwstr>mailto:s.jones@cgiar.org</vt:lpwstr>
      </vt:variant>
      <vt:variant>
        <vt:lpwstr/>
      </vt:variant>
      <vt:variant>
        <vt:i4>6291582</vt:i4>
      </vt:variant>
      <vt:variant>
        <vt:i4>3</vt:i4>
      </vt:variant>
      <vt:variant>
        <vt:i4>0</vt:i4>
      </vt:variant>
      <vt:variant>
        <vt:i4>5</vt:i4>
      </vt:variant>
      <vt:variant>
        <vt:lpwstr>https://www.sciencedirect.com/science/article/pii/S030438782200044X</vt:lpwstr>
      </vt:variant>
      <vt:variant>
        <vt:lpwstr/>
      </vt:variant>
      <vt:variant>
        <vt:i4>6029405</vt:i4>
      </vt:variant>
      <vt:variant>
        <vt:i4>0</vt:i4>
      </vt:variant>
      <vt:variant>
        <vt:i4>0</vt:i4>
      </vt:variant>
      <vt:variant>
        <vt:i4>5</vt:i4>
      </vt:variant>
      <vt:variant>
        <vt:lpwstr>https://weai.ifpri.info/files/2023/07/Pro-WEAI-Guide.pdf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Sarah (Alliance Bioversity-CIAT)</dc:creator>
  <cp:keywords/>
  <dc:description/>
  <cp:lastModifiedBy>Dave Mills</cp:lastModifiedBy>
  <cp:revision>145</cp:revision>
  <dcterms:created xsi:type="dcterms:W3CDTF">2025-11-20T11:13:00Z</dcterms:created>
  <dcterms:modified xsi:type="dcterms:W3CDTF">2025-12-05T17:41:00Z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0x010100D59F63169AC1244C85F08B0265F4A59A</vt:lpwstr>
  </property>
  <property fmtid="{D5CDD505-2E9C-101B-9397-08002B2CF9AE}" pid="3" name="MediaServiceImageTags">
    <vt:lpwstr/>
  </property>
  <property fmtid="{D5CDD505-2E9C-101B-9397-08002B2CF9AE}" pid="4" name="ZOTERO_PREF_1">
    <vt:lpwstr>&lt;data data-version="3" zotero-version="6.0.36"&gt;&lt;session id="PKjnWeTD"/&gt;&lt;style id="http://www.zotero.org/styles/one-earth" hasBibliography="1" bibliographyStyleHasBeenSet="1"/&gt;&lt;prefs&gt;&lt;pref name="fieldType" value="Field"/&gt;&lt;pref name="automaticJournalAbbrevi</vt:lpwstr>
  </property>
  <property fmtid="{D5CDD505-2E9C-101B-9397-08002B2CF9AE}" pid="5" name="ZOTERO_PREF_2">
    <vt:lpwstr>ations" value="true"/&gt;&lt;/prefs&gt;&lt;/data&gt;</vt:lpwstr>
  </property>
</Properties>
</file>